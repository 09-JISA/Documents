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95CCA" w14:textId="085129FE" w:rsidR="007E0056" w:rsidRPr="00A06E26" w:rsidRDefault="007E0056" w:rsidP="007E0056">
      <w:pPr>
        <w:jc w:val="center"/>
        <w:rPr>
          <w:rFonts w:asciiTheme="majorHAnsi" w:eastAsiaTheme="majorHAnsi" w:hAnsiTheme="majorHAnsi"/>
          <w:sz w:val="28"/>
          <w:szCs w:val="28"/>
        </w:rPr>
      </w:pPr>
    </w:p>
    <w:p w14:paraId="4C29B64E" w14:textId="6CC23ABF" w:rsidR="007E0056" w:rsidRPr="00A06E26" w:rsidRDefault="007E0056" w:rsidP="007E0056">
      <w:pPr>
        <w:jc w:val="center"/>
        <w:rPr>
          <w:rFonts w:asciiTheme="majorHAnsi" w:eastAsiaTheme="majorHAnsi" w:hAnsiTheme="majorHAnsi"/>
          <w:sz w:val="28"/>
          <w:szCs w:val="28"/>
        </w:rPr>
      </w:pPr>
    </w:p>
    <w:p w14:paraId="7743B12A" w14:textId="0DFB6A9D" w:rsidR="007E0056" w:rsidRPr="00A06E26" w:rsidRDefault="007E0056" w:rsidP="007E0056">
      <w:pPr>
        <w:jc w:val="center"/>
        <w:rPr>
          <w:rFonts w:asciiTheme="majorHAnsi" w:eastAsiaTheme="majorHAnsi" w:hAnsiTheme="majorHAnsi"/>
          <w:sz w:val="28"/>
          <w:szCs w:val="28"/>
        </w:rPr>
      </w:pPr>
    </w:p>
    <w:p w14:paraId="7AF0887F" w14:textId="7157535D" w:rsidR="007E0056" w:rsidRPr="00A06E26" w:rsidRDefault="007E0056" w:rsidP="007E0056">
      <w:pPr>
        <w:jc w:val="center"/>
        <w:rPr>
          <w:rFonts w:asciiTheme="majorHAnsi" w:eastAsiaTheme="majorHAnsi" w:hAnsiTheme="majorHAnsi"/>
          <w:sz w:val="28"/>
          <w:szCs w:val="28"/>
        </w:rPr>
      </w:pPr>
    </w:p>
    <w:p w14:paraId="78B1743B" w14:textId="77777777" w:rsidR="007E0056" w:rsidRPr="00A06E26" w:rsidRDefault="007E0056" w:rsidP="007D566A">
      <w:pPr>
        <w:rPr>
          <w:rFonts w:asciiTheme="majorHAnsi" w:eastAsiaTheme="majorHAnsi" w:hAnsiTheme="majorHAnsi"/>
          <w:b/>
          <w:color w:val="000000"/>
          <w:sz w:val="28"/>
          <w:szCs w:val="28"/>
        </w:rPr>
      </w:pPr>
    </w:p>
    <w:p w14:paraId="4AC504A1" w14:textId="71248845" w:rsidR="007E0056" w:rsidRPr="00A06E26" w:rsidRDefault="007E0056" w:rsidP="007E0056">
      <w:pPr>
        <w:jc w:val="center"/>
        <w:rPr>
          <w:rFonts w:asciiTheme="majorHAnsi" w:eastAsiaTheme="majorHAnsi" w:hAnsiTheme="majorHAnsi"/>
          <w:b/>
          <w:color w:val="000000"/>
          <w:sz w:val="32"/>
          <w:szCs w:val="28"/>
        </w:rPr>
      </w:pPr>
      <w:r w:rsidRPr="00A06E26">
        <w:rPr>
          <w:rFonts w:asciiTheme="majorHAnsi" w:eastAsiaTheme="majorHAnsi" w:hAnsiTheme="majorHAnsi"/>
          <w:b/>
          <w:color w:val="000000"/>
          <w:sz w:val="32"/>
          <w:szCs w:val="28"/>
        </w:rPr>
        <w:t>Trusted Web の実現に向けたユースケース実証事業</w:t>
      </w:r>
    </w:p>
    <w:p w14:paraId="034F5E72" w14:textId="70C9FB06" w:rsidR="007E0056" w:rsidRPr="00A06E26" w:rsidRDefault="007E0056" w:rsidP="007E0056">
      <w:pPr>
        <w:jc w:val="center"/>
        <w:rPr>
          <w:rFonts w:asciiTheme="majorHAnsi" w:eastAsiaTheme="majorHAnsi" w:hAnsiTheme="majorHAnsi"/>
          <w:sz w:val="32"/>
          <w:szCs w:val="28"/>
        </w:rPr>
      </w:pPr>
      <w:r w:rsidRPr="00A06E26">
        <w:rPr>
          <w:rFonts w:asciiTheme="majorHAnsi" w:eastAsiaTheme="majorHAnsi" w:hAnsiTheme="majorHAnsi" w:hint="eastAsia"/>
          <w:b/>
          <w:color w:val="000000"/>
          <w:sz w:val="32"/>
          <w:szCs w:val="28"/>
        </w:rPr>
        <w:t>成果報告</w:t>
      </w:r>
      <w:r w:rsidRPr="00A06E26">
        <w:rPr>
          <w:rFonts w:asciiTheme="majorHAnsi" w:eastAsiaTheme="majorHAnsi" w:hAnsiTheme="majorHAnsi"/>
          <w:b/>
          <w:color w:val="000000"/>
          <w:sz w:val="32"/>
          <w:szCs w:val="28"/>
        </w:rPr>
        <w:t>書</w:t>
      </w:r>
    </w:p>
    <w:p w14:paraId="16E6F99B" w14:textId="4059AC23" w:rsidR="007E0056" w:rsidRPr="00A06E26" w:rsidRDefault="007E0056" w:rsidP="007D566A">
      <w:pPr>
        <w:rPr>
          <w:rFonts w:asciiTheme="majorHAnsi" w:eastAsiaTheme="majorHAnsi" w:hAnsiTheme="majorHAnsi"/>
          <w:sz w:val="28"/>
          <w:szCs w:val="28"/>
        </w:rPr>
      </w:pPr>
    </w:p>
    <w:p w14:paraId="77AC34FE" w14:textId="062B64FE" w:rsidR="00B91460" w:rsidRPr="00A06E26" w:rsidRDefault="00B91460" w:rsidP="00B91460">
      <w:pPr>
        <w:rPr>
          <w:rFonts w:asciiTheme="majorHAnsi" w:eastAsiaTheme="majorHAnsi" w:hAnsiTheme="majorHAnsi"/>
          <w:sz w:val="28"/>
          <w:szCs w:val="28"/>
        </w:rPr>
      </w:pPr>
    </w:p>
    <w:p w14:paraId="75993E95" w14:textId="0A2364F6" w:rsidR="00B91460" w:rsidRPr="00A06E26" w:rsidRDefault="00B91460" w:rsidP="00B91460">
      <w:pPr>
        <w:rPr>
          <w:rFonts w:asciiTheme="majorHAnsi" w:eastAsiaTheme="majorHAnsi" w:hAnsiTheme="majorHAnsi"/>
          <w:sz w:val="28"/>
          <w:szCs w:val="28"/>
        </w:rPr>
      </w:pPr>
    </w:p>
    <w:p w14:paraId="184D81A1" w14:textId="3EEE7592" w:rsidR="00B91460" w:rsidRPr="00A06E26" w:rsidRDefault="00B91460" w:rsidP="00B91460">
      <w:pPr>
        <w:rPr>
          <w:rFonts w:asciiTheme="majorHAnsi" w:eastAsiaTheme="majorHAnsi" w:hAnsiTheme="majorHAnsi"/>
          <w:sz w:val="28"/>
          <w:szCs w:val="28"/>
        </w:rPr>
      </w:pPr>
    </w:p>
    <w:p w14:paraId="5D213DD3" w14:textId="77777777" w:rsidR="00F70048" w:rsidRPr="00A06E26" w:rsidRDefault="00F70048" w:rsidP="00B91460">
      <w:pPr>
        <w:rPr>
          <w:rFonts w:asciiTheme="majorHAnsi" w:eastAsiaTheme="majorHAnsi" w:hAnsiTheme="majorHAnsi"/>
          <w:sz w:val="28"/>
          <w:szCs w:val="28"/>
        </w:rPr>
      </w:pPr>
    </w:p>
    <w:p w14:paraId="24514B59" w14:textId="645914F6" w:rsidR="007E0056" w:rsidRPr="00A06E26" w:rsidRDefault="007E0056" w:rsidP="00F70048">
      <w:pPr>
        <w:jc w:val="center"/>
        <w:rPr>
          <w:rFonts w:asciiTheme="majorHAnsi" w:eastAsiaTheme="majorHAnsi" w:hAnsiTheme="majorHAnsi"/>
          <w:color w:val="000000" w:themeColor="text1"/>
          <w:sz w:val="28"/>
          <w:szCs w:val="28"/>
        </w:rPr>
      </w:pPr>
      <w:r w:rsidRPr="00A06E26">
        <w:rPr>
          <w:rFonts w:asciiTheme="majorHAnsi" w:eastAsiaTheme="majorHAnsi" w:hAnsiTheme="majorHAnsi"/>
          <w:color w:val="000000" w:themeColor="text1"/>
          <w:sz w:val="28"/>
          <w:szCs w:val="28"/>
        </w:rPr>
        <w:t>[</w:t>
      </w:r>
      <w:r w:rsidRPr="00A06E26">
        <w:rPr>
          <w:rFonts w:asciiTheme="majorHAnsi" w:eastAsiaTheme="majorHAnsi" w:hAnsiTheme="majorHAnsi" w:hint="eastAsia"/>
          <w:color w:val="000000" w:themeColor="text1"/>
          <w:sz w:val="28"/>
          <w:szCs w:val="28"/>
        </w:rPr>
        <w:t>ユースケース名]</w:t>
      </w:r>
      <w:bookmarkStart w:id="0" w:name="_Hlk126585706"/>
      <w:r w:rsidR="00927689" w:rsidRPr="00A06E26">
        <w:rPr>
          <w:rFonts w:asciiTheme="majorHAnsi" w:eastAsiaTheme="majorHAnsi" w:hAnsiTheme="majorHAnsi" w:hint="eastAsia"/>
          <w:color w:val="000000" w:themeColor="text1"/>
        </w:rPr>
        <w:t xml:space="preserve"> </w:t>
      </w:r>
      <w:r w:rsidR="00927689" w:rsidRPr="00A06E26">
        <w:rPr>
          <w:rFonts w:asciiTheme="majorHAnsi" w:eastAsiaTheme="majorHAnsi" w:hAnsiTheme="majorHAnsi" w:hint="eastAsia"/>
          <w:color w:val="000000" w:themeColor="text1"/>
          <w:sz w:val="28"/>
          <w:szCs w:val="28"/>
        </w:rPr>
        <w:t>法人税制と工業会証明書</w:t>
      </w:r>
      <w:bookmarkEnd w:id="0"/>
    </w:p>
    <w:p w14:paraId="5DC45D09" w14:textId="7F9D1732" w:rsidR="007E0056" w:rsidRPr="00A06E26" w:rsidRDefault="007E0056" w:rsidP="007D566A">
      <w:pPr>
        <w:jc w:val="center"/>
        <w:rPr>
          <w:rFonts w:asciiTheme="majorHAnsi" w:eastAsiaTheme="majorHAnsi" w:hAnsiTheme="majorHAnsi"/>
          <w:color w:val="000000" w:themeColor="text1"/>
          <w:sz w:val="28"/>
          <w:szCs w:val="28"/>
        </w:rPr>
      </w:pPr>
      <w:r w:rsidRPr="00A06E26">
        <w:rPr>
          <w:rFonts w:asciiTheme="majorHAnsi" w:eastAsiaTheme="majorHAnsi" w:hAnsiTheme="majorHAnsi"/>
          <w:color w:val="000000" w:themeColor="text1"/>
          <w:sz w:val="28"/>
          <w:szCs w:val="28"/>
        </w:rPr>
        <w:t>2023年</w:t>
      </w:r>
      <w:r w:rsidR="00927689" w:rsidRPr="00A06E26">
        <w:rPr>
          <w:rFonts w:asciiTheme="majorHAnsi" w:eastAsiaTheme="majorHAnsi" w:hAnsiTheme="majorHAnsi" w:hint="eastAsia"/>
          <w:color w:val="000000" w:themeColor="text1"/>
          <w:sz w:val="28"/>
          <w:szCs w:val="28"/>
        </w:rPr>
        <w:t>2</w:t>
      </w:r>
      <w:r w:rsidRPr="00A06E26">
        <w:rPr>
          <w:rFonts w:asciiTheme="majorHAnsi" w:eastAsiaTheme="majorHAnsi" w:hAnsiTheme="majorHAnsi"/>
          <w:color w:val="000000" w:themeColor="text1"/>
          <w:sz w:val="28"/>
          <w:szCs w:val="28"/>
        </w:rPr>
        <w:t>月</w:t>
      </w:r>
      <w:r w:rsidR="007F4366">
        <w:rPr>
          <w:rFonts w:asciiTheme="majorHAnsi" w:eastAsiaTheme="majorHAnsi" w:hAnsiTheme="majorHAnsi" w:hint="eastAsia"/>
          <w:color w:val="000000" w:themeColor="text1"/>
          <w:sz w:val="28"/>
          <w:szCs w:val="28"/>
        </w:rPr>
        <w:t>24</w:t>
      </w:r>
      <w:r w:rsidRPr="00A06E26">
        <w:rPr>
          <w:rFonts w:asciiTheme="majorHAnsi" w:eastAsiaTheme="majorHAnsi" w:hAnsiTheme="majorHAnsi"/>
          <w:color w:val="000000" w:themeColor="text1"/>
          <w:sz w:val="28"/>
          <w:szCs w:val="28"/>
        </w:rPr>
        <w:t>日（提出日）</w:t>
      </w:r>
    </w:p>
    <w:p w14:paraId="51321BF4" w14:textId="5123139A" w:rsidR="007E0056" w:rsidRPr="00A06E26" w:rsidRDefault="00927689" w:rsidP="007D566A">
      <w:pPr>
        <w:jc w:val="center"/>
        <w:rPr>
          <w:rFonts w:asciiTheme="majorHAnsi" w:eastAsiaTheme="majorHAnsi" w:hAnsiTheme="majorHAnsi"/>
          <w:color w:val="000000" w:themeColor="text1"/>
          <w:sz w:val="28"/>
          <w:szCs w:val="28"/>
        </w:rPr>
      </w:pPr>
      <w:r w:rsidRPr="00A06E26">
        <w:rPr>
          <w:rFonts w:asciiTheme="majorHAnsi" w:eastAsiaTheme="majorHAnsi" w:hAnsiTheme="majorHAnsi" w:hint="eastAsia"/>
          <w:color w:val="000000" w:themeColor="text1"/>
          <w:sz w:val="28"/>
          <w:szCs w:val="28"/>
        </w:rPr>
        <w:t>一般社団法人情報サービス産業協会</w:t>
      </w:r>
    </w:p>
    <w:p w14:paraId="0A6738E2" w14:textId="6449718F" w:rsidR="00E84C03" w:rsidRPr="00A06E26" w:rsidRDefault="00927689" w:rsidP="00F70048">
      <w:pPr>
        <w:jc w:val="center"/>
        <w:rPr>
          <w:rFonts w:asciiTheme="majorHAnsi" w:eastAsiaTheme="majorHAnsi" w:hAnsiTheme="majorHAnsi"/>
          <w:color w:val="000000" w:themeColor="text1"/>
          <w:sz w:val="28"/>
          <w:szCs w:val="28"/>
        </w:rPr>
      </w:pPr>
      <w:r w:rsidRPr="00A06E26">
        <w:rPr>
          <w:rFonts w:asciiTheme="majorHAnsi" w:eastAsiaTheme="majorHAnsi" w:hAnsiTheme="majorHAnsi" w:hint="eastAsia"/>
          <w:color w:val="000000" w:themeColor="text1"/>
          <w:sz w:val="28"/>
          <w:szCs w:val="28"/>
        </w:rPr>
        <w:t>工業会証明書デジタル化コンソーシアム</w:t>
      </w:r>
    </w:p>
    <w:p w14:paraId="00444B84" w14:textId="3D98F0A4" w:rsidR="00B91460" w:rsidRPr="00A06E26" w:rsidRDefault="00B91460" w:rsidP="00996B5B">
      <w:pPr>
        <w:rPr>
          <w:rFonts w:asciiTheme="majorHAnsi" w:eastAsiaTheme="majorHAnsi" w:hAnsiTheme="majorHAnsi"/>
          <w:color w:val="FF0000"/>
          <w:sz w:val="28"/>
          <w:szCs w:val="28"/>
        </w:rPr>
      </w:pPr>
    </w:p>
    <w:p w14:paraId="2F54AA28" w14:textId="32789559" w:rsidR="00996B5B" w:rsidRPr="00A06E26" w:rsidRDefault="00996B5B" w:rsidP="00996B5B">
      <w:pPr>
        <w:rPr>
          <w:rFonts w:asciiTheme="majorHAnsi" w:eastAsiaTheme="majorHAnsi" w:hAnsiTheme="majorHAnsi"/>
          <w:color w:val="FF0000"/>
          <w:sz w:val="28"/>
          <w:szCs w:val="28"/>
        </w:rPr>
      </w:pPr>
    </w:p>
    <w:p w14:paraId="6693FE29" w14:textId="3BC6D79B" w:rsidR="00F82054" w:rsidRPr="00A06E26" w:rsidRDefault="00F82054" w:rsidP="00F911B7">
      <w:pPr>
        <w:pStyle w:val="a5"/>
      </w:pPr>
      <w:r w:rsidRPr="00A06E26">
        <w:lastRenderedPageBreak/>
        <w:t>目次</w:t>
      </w:r>
    </w:p>
    <w:p w14:paraId="16DBF061" w14:textId="6DE013BB" w:rsidR="00F25324" w:rsidRDefault="00F82054">
      <w:pPr>
        <w:pStyle w:val="12"/>
        <w:rPr>
          <w:rFonts w:asciiTheme="minorHAnsi" w:hAnsiTheme="minorHAnsi" w:cstheme="minorBidi"/>
          <w:noProof/>
          <w:kern w:val="2"/>
          <w:szCs w:val="22"/>
        </w:rPr>
      </w:pPr>
      <w:r w:rsidRPr="00A06E26">
        <w:rPr>
          <w:rFonts w:asciiTheme="majorHAnsi" w:eastAsiaTheme="majorHAnsi" w:hAnsiTheme="majorHAnsi"/>
        </w:rPr>
        <w:fldChar w:fldCharType="begin"/>
      </w:r>
      <w:r w:rsidRPr="00A06E26">
        <w:rPr>
          <w:rFonts w:asciiTheme="majorHAnsi" w:eastAsiaTheme="majorHAnsi" w:hAnsiTheme="majorHAnsi"/>
        </w:rPr>
        <w:instrText xml:space="preserve"> TOC \o "1-3" \h \z \u </w:instrText>
      </w:r>
      <w:r w:rsidRPr="00A06E26">
        <w:rPr>
          <w:rFonts w:asciiTheme="majorHAnsi" w:eastAsiaTheme="majorHAnsi" w:hAnsiTheme="majorHAnsi"/>
        </w:rPr>
        <w:fldChar w:fldCharType="separate"/>
      </w:r>
      <w:hyperlink w:anchor="_Toc128560503" w:history="1">
        <w:r w:rsidR="00F25324" w:rsidRPr="00595BF1">
          <w:rPr>
            <w:rStyle w:val="a6"/>
            <w:noProof/>
          </w:rPr>
          <w:t>1</w:t>
        </w:r>
        <w:r w:rsidR="00F25324">
          <w:rPr>
            <w:rFonts w:asciiTheme="minorHAnsi" w:hAnsiTheme="minorHAnsi" w:cstheme="minorBidi"/>
            <w:noProof/>
            <w:kern w:val="2"/>
            <w:szCs w:val="22"/>
          </w:rPr>
          <w:tab/>
        </w:r>
        <w:r w:rsidR="00F25324" w:rsidRPr="00595BF1">
          <w:rPr>
            <w:rStyle w:val="a6"/>
            <w:noProof/>
          </w:rPr>
          <w:t>背景と目的</w:t>
        </w:r>
        <w:r w:rsidR="00F25324">
          <w:rPr>
            <w:noProof/>
            <w:webHidden/>
          </w:rPr>
          <w:tab/>
        </w:r>
        <w:r w:rsidR="00F25324">
          <w:rPr>
            <w:noProof/>
            <w:webHidden/>
          </w:rPr>
          <w:fldChar w:fldCharType="begin"/>
        </w:r>
        <w:r w:rsidR="00F25324">
          <w:rPr>
            <w:noProof/>
            <w:webHidden/>
          </w:rPr>
          <w:instrText xml:space="preserve"> PAGEREF _Toc128560503 \h </w:instrText>
        </w:r>
        <w:r w:rsidR="00F25324">
          <w:rPr>
            <w:noProof/>
            <w:webHidden/>
          </w:rPr>
        </w:r>
        <w:r w:rsidR="00F25324">
          <w:rPr>
            <w:noProof/>
            <w:webHidden/>
          </w:rPr>
          <w:fldChar w:fldCharType="separate"/>
        </w:r>
        <w:r w:rsidR="00F25324">
          <w:rPr>
            <w:noProof/>
            <w:webHidden/>
          </w:rPr>
          <w:t>1</w:t>
        </w:r>
        <w:r w:rsidR="00F25324">
          <w:rPr>
            <w:noProof/>
            <w:webHidden/>
          </w:rPr>
          <w:fldChar w:fldCharType="end"/>
        </w:r>
      </w:hyperlink>
    </w:p>
    <w:p w14:paraId="0EA17CFA" w14:textId="0F88FD88" w:rsidR="00F25324" w:rsidRDefault="00000000">
      <w:pPr>
        <w:pStyle w:val="21"/>
        <w:tabs>
          <w:tab w:val="left" w:pos="840"/>
          <w:tab w:val="right" w:leader="dot" w:pos="8494"/>
        </w:tabs>
        <w:rPr>
          <w:rFonts w:asciiTheme="minorHAnsi" w:hAnsiTheme="minorHAnsi" w:cstheme="minorBidi"/>
          <w:noProof/>
          <w:kern w:val="2"/>
          <w:szCs w:val="22"/>
        </w:rPr>
      </w:pPr>
      <w:hyperlink w:anchor="_Toc128560504" w:history="1">
        <w:r w:rsidR="00F25324" w:rsidRPr="00595BF1">
          <w:rPr>
            <w:rStyle w:val="a6"/>
            <w:noProof/>
          </w:rPr>
          <w:t>1.1</w:t>
        </w:r>
        <w:r w:rsidR="00F25324">
          <w:rPr>
            <w:rFonts w:asciiTheme="minorHAnsi" w:hAnsiTheme="minorHAnsi" w:cstheme="minorBidi"/>
            <w:noProof/>
            <w:kern w:val="2"/>
            <w:szCs w:val="22"/>
          </w:rPr>
          <w:tab/>
        </w:r>
        <w:r w:rsidR="00F25324" w:rsidRPr="00595BF1">
          <w:rPr>
            <w:rStyle w:val="a6"/>
            <w:noProof/>
          </w:rPr>
          <w:t>事業の背景</w:t>
        </w:r>
        <w:r w:rsidR="00F25324">
          <w:rPr>
            <w:noProof/>
            <w:webHidden/>
          </w:rPr>
          <w:tab/>
        </w:r>
        <w:r w:rsidR="00F25324">
          <w:rPr>
            <w:noProof/>
            <w:webHidden/>
          </w:rPr>
          <w:fldChar w:fldCharType="begin"/>
        </w:r>
        <w:r w:rsidR="00F25324">
          <w:rPr>
            <w:noProof/>
            <w:webHidden/>
          </w:rPr>
          <w:instrText xml:space="preserve"> PAGEREF _Toc128560504 \h </w:instrText>
        </w:r>
        <w:r w:rsidR="00F25324">
          <w:rPr>
            <w:noProof/>
            <w:webHidden/>
          </w:rPr>
        </w:r>
        <w:r w:rsidR="00F25324">
          <w:rPr>
            <w:noProof/>
            <w:webHidden/>
          </w:rPr>
          <w:fldChar w:fldCharType="separate"/>
        </w:r>
        <w:r w:rsidR="00F25324">
          <w:rPr>
            <w:noProof/>
            <w:webHidden/>
          </w:rPr>
          <w:t>1</w:t>
        </w:r>
        <w:r w:rsidR="00F25324">
          <w:rPr>
            <w:noProof/>
            <w:webHidden/>
          </w:rPr>
          <w:fldChar w:fldCharType="end"/>
        </w:r>
      </w:hyperlink>
    </w:p>
    <w:p w14:paraId="64443E16" w14:textId="79F25CB5" w:rsidR="00F25324" w:rsidRDefault="00000000">
      <w:pPr>
        <w:pStyle w:val="21"/>
        <w:tabs>
          <w:tab w:val="left" w:pos="840"/>
          <w:tab w:val="right" w:leader="dot" w:pos="8494"/>
        </w:tabs>
        <w:rPr>
          <w:rFonts w:asciiTheme="minorHAnsi" w:hAnsiTheme="minorHAnsi" w:cstheme="minorBidi"/>
          <w:noProof/>
          <w:kern w:val="2"/>
          <w:szCs w:val="22"/>
        </w:rPr>
      </w:pPr>
      <w:hyperlink w:anchor="_Toc128560505" w:history="1">
        <w:r w:rsidR="00F25324" w:rsidRPr="00595BF1">
          <w:rPr>
            <w:rStyle w:val="a6"/>
            <w:noProof/>
          </w:rPr>
          <w:t>1.2</w:t>
        </w:r>
        <w:r w:rsidR="00F25324">
          <w:rPr>
            <w:rFonts w:asciiTheme="minorHAnsi" w:hAnsiTheme="minorHAnsi" w:cstheme="minorBidi"/>
            <w:noProof/>
            <w:kern w:val="2"/>
            <w:szCs w:val="22"/>
          </w:rPr>
          <w:tab/>
        </w:r>
        <w:r w:rsidR="00F25324" w:rsidRPr="00595BF1">
          <w:rPr>
            <w:rStyle w:val="a6"/>
            <w:noProof/>
          </w:rPr>
          <w:t>事業の目的</w:t>
        </w:r>
        <w:r w:rsidR="00F25324">
          <w:rPr>
            <w:noProof/>
            <w:webHidden/>
          </w:rPr>
          <w:tab/>
        </w:r>
        <w:r w:rsidR="00F25324">
          <w:rPr>
            <w:noProof/>
            <w:webHidden/>
          </w:rPr>
          <w:fldChar w:fldCharType="begin"/>
        </w:r>
        <w:r w:rsidR="00F25324">
          <w:rPr>
            <w:noProof/>
            <w:webHidden/>
          </w:rPr>
          <w:instrText xml:space="preserve"> PAGEREF _Toc128560505 \h </w:instrText>
        </w:r>
        <w:r w:rsidR="00F25324">
          <w:rPr>
            <w:noProof/>
            <w:webHidden/>
          </w:rPr>
        </w:r>
        <w:r w:rsidR="00F25324">
          <w:rPr>
            <w:noProof/>
            <w:webHidden/>
          </w:rPr>
          <w:fldChar w:fldCharType="separate"/>
        </w:r>
        <w:r w:rsidR="00F25324">
          <w:rPr>
            <w:noProof/>
            <w:webHidden/>
          </w:rPr>
          <w:t>3</w:t>
        </w:r>
        <w:r w:rsidR="00F25324">
          <w:rPr>
            <w:noProof/>
            <w:webHidden/>
          </w:rPr>
          <w:fldChar w:fldCharType="end"/>
        </w:r>
      </w:hyperlink>
    </w:p>
    <w:p w14:paraId="290EC5D5" w14:textId="3CBABD2A" w:rsidR="00F25324" w:rsidRDefault="00000000">
      <w:pPr>
        <w:pStyle w:val="21"/>
        <w:tabs>
          <w:tab w:val="left" w:pos="840"/>
          <w:tab w:val="right" w:leader="dot" w:pos="8494"/>
        </w:tabs>
        <w:rPr>
          <w:rFonts w:asciiTheme="minorHAnsi" w:hAnsiTheme="minorHAnsi" w:cstheme="minorBidi"/>
          <w:noProof/>
          <w:kern w:val="2"/>
          <w:szCs w:val="22"/>
        </w:rPr>
      </w:pPr>
      <w:hyperlink w:anchor="_Toc128560506" w:history="1">
        <w:r w:rsidR="00F25324" w:rsidRPr="00595BF1">
          <w:rPr>
            <w:rStyle w:val="a6"/>
            <w:noProof/>
          </w:rPr>
          <w:t>1.3</w:t>
        </w:r>
        <w:r w:rsidR="00F25324">
          <w:rPr>
            <w:rFonts w:asciiTheme="minorHAnsi" w:hAnsiTheme="minorHAnsi" w:cstheme="minorBidi"/>
            <w:noProof/>
            <w:kern w:val="2"/>
            <w:szCs w:val="22"/>
          </w:rPr>
          <w:tab/>
        </w:r>
        <w:r w:rsidR="00F25324" w:rsidRPr="00595BF1">
          <w:rPr>
            <w:rStyle w:val="a6"/>
            <w:noProof/>
          </w:rPr>
          <w:t>ユースケースの概要</w:t>
        </w:r>
        <w:r w:rsidR="00F25324">
          <w:rPr>
            <w:noProof/>
            <w:webHidden/>
          </w:rPr>
          <w:tab/>
        </w:r>
        <w:r w:rsidR="00F25324">
          <w:rPr>
            <w:noProof/>
            <w:webHidden/>
          </w:rPr>
          <w:fldChar w:fldCharType="begin"/>
        </w:r>
        <w:r w:rsidR="00F25324">
          <w:rPr>
            <w:noProof/>
            <w:webHidden/>
          </w:rPr>
          <w:instrText xml:space="preserve"> PAGEREF _Toc128560506 \h </w:instrText>
        </w:r>
        <w:r w:rsidR="00F25324">
          <w:rPr>
            <w:noProof/>
            <w:webHidden/>
          </w:rPr>
        </w:r>
        <w:r w:rsidR="00F25324">
          <w:rPr>
            <w:noProof/>
            <w:webHidden/>
          </w:rPr>
          <w:fldChar w:fldCharType="separate"/>
        </w:r>
        <w:r w:rsidR="00F25324">
          <w:rPr>
            <w:noProof/>
            <w:webHidden/>
          </w:rPr>
          <w:t>3</w:t>
        </w:r>
        <w:r w:rsidR="00F25324">
          <w:rPr>
            <w:noProof/>
            <w:webHidden/>
          </w:rPr>
          <w:fldChar w:fldCharType="end"/>
        </w:r>
      </w:hyperlink>
    </w:p>
    <w:p w14:paraId="36C84F2D" w14:textId="581A81B6" w:rsidR="00F25324" w:rsidRDefault="00000000">
      <w:pPr>
        <w:pStyle w:val="12"/>
        <w:rPr>
          <w:rFonts w:asciiTheme="minorHAnsi" w:hAnsiTheme="minorHAnsi" w:cstheme="minorBidi"/>
          <w:noProof/>
          <w:kern w:val="2"/>
          <w:szCs w:val="22"/>
        </w:rPr>
      </w:pPr>
      <w:hyperlink w:anchor="_Toc128560507" w:history="1">
        <w:r w:rsidR="00F25324" w:rsidRPr="00595BF1">
          <w:rPr>
            <w:rStyle w:val="a6"/>
            <w:noProof/>
          </w:rPr>
          <w:t>2</w:t>
        </w:r>
        <w:r w:rsidR="00F25324">
          <w:rPr>
            <w:rFonts w:asciiTheme="minorHAnsi" w:hAnsiTheme="minorHAnsi" w:cstheme="minorBidi"/>
            <w:noProof/>
            <w:kern w:val="2"/>
            <w:szCs w:val="22"/>
          </w:rPr>
          <w:tab/>
        </w:r>
        <w:r w:rsidR="00F25324" w:rsidRPr="00595BF1">
          <w:rPr>
            <w:rStyle w:val="a6"/>
            <w:noProof/>
          </w:rPr>
          <w:t>事業の概要</w:t>
        </w:r>
        <w:r w:rsidR="00F25324">
          <w:rPr>
            <w:noProof/>
            <w:webHidden/>
          </w:rPr>
          <w:tab/>
        </w:r>
        <w:r w:rsidR="00F25324">
          <w:rPr>
            <w:noProof/>
            <w:webHidden/>
          </w:rPr>
          <w:fldChar w:fldCharType="begin"/>
        </w:r>
        <w:r w:rsidR="00F25324">
          <w:rPr>
            <w:noProof/>
            <w:webHidden/>
          </w:rPr>
          <w:instrText xml:space="preserve"> PAGEREF _Toc128560507 \h </w:instrText>
        </w:r>
        <w:r w:rsidR="00F25324">
          <w:rPr>
            <w:noProof/>
            <w:webHidden/>
          </w:rPr>
        </w:r>
        <w:r w:rsidR="00F25324">
          <w:rPr>
            <w:noProof/>
            <w:webHidden/>
          </w:rPr>
          <w:fldChar w:fldCharType="separate"/>
        </w:r>
        <w:r w:rsidR="00F25324">
          <w:rPr>
            <w:noProof/>
            <w:webHidden/>
          </w:rPr>
          <w:t>4</w:t>
        </w:r>
        <w:r w:rsidR="00F25324">
          <w:rPr>
            <w:noProof/>
            <w:webHidden/>
          </w:rPr>
          <w:fldChar w:fldCharType="end"/>
        </w:r>
      </w:hyperlink>
    </w:p>
    <w:p w14:paraId="3D92402C" w14:textId="694301FE" w:rsidR="00F25324" w:rsidRDefault="00000000">
      <w:pPr>
        <w:pStyle w:val="21"/>
        <w:tabs>
          <w:tab w:val="left" w:pos="840"/>
          <w:tab w:val="right" w:leader="dot" w:pos="8494"/>
        </w:tabs>
        <w:rPr>
          <w:rFonts w:asciiTheme="minorHAnsi" w:hAnsiTheme="minorHAnsi" w:cstheme="minorBidi"/>
          <w:noProof/>
          <w:kern w:val="2"/>
          <w:szCs w:val="22"/>
        </w:rPr>
      </w:pPr>
      <w:hyperlink w:anchor="_Toc128560508" w:history="1">
        <w:r w:rsidR="00F25324" w:rsidRPr="00595BF1">
          <w:rPr>
            <w:rStyle w:val="a6"/>
            <w:noProof/>
          </w:rPr>
          <w:t>2.1</w:t>
        </w:r>
        <w:r w:rsidR="00F25324">
          <w:rPr>
            <w:rFonts w:asciiTheme="minorHAnsi" w:hAnsiTheme="minorHAnsi" w:cstheme="minorBidi"/>
            <w:noProof/>
            <w:kern w:val="2"/>
            <w:szCs w:val="22"/>
          </w:rPr>
          <w:tab/>
        </w:r>
        <w:r w:rsidR="00F25324" w:rsidRPr="00595BF1">
          <w:rPr>
            <w:rStyle w:val="a6"/>
            <w:noProof/>
          </w:rPr>
          <w:t>事業概要及び実証の範囲</w:t>
        </w:r>
        <w:r w:rsidR="00F25324">
          <w:rPr>
            <w:noProof/>
            <w:webHidden/>
          </w:rPr>
          <w:tab/>
        </w:r>
        <w:r w:rsidR="00F25324">
          <w:rPr>
            <w:noProof/>
            <w:webHidden/>
          </w:rPr>
          <w:fldChar w:fldCharType="begin"/>
        </w:r>
        <w:r w:rsidR="00F25324">
          <w:rPr>
            <w:noProof/>
            <w:webHidden/>
          </w:rPr>
          <w:instrText xml:space="preserve"> PAGEREF _Toc128560508 \h </w:instrText>
        </w:r>
        <w:r w:rsidR="00F25324">
          <w:rPr>
            <w:noProof/>
            <w:webHidden/>
          </w:rPr>
        </w:r>
        <w:r w:rsidR="00F25324">
          <w:rPr>
            <w:noProof/>
            <w:webHidden/>
          </w:rPr>
          <w:fldChar w:fldCharType="separate"/>
        </w:r>
        <w:r w:rsidR="00F25324">
          <w:rPr>
            <w:noProof/>
            <w:webHidden/>
          </w:rPr>
          <w:t>4</w:t>
        </w:r>
        <w:r w:rsidR="00F25324">
          <w:rPr>
            <w:noProof/>
            <w:webHidden/>
          </w:rPr>
          <w:fldChar w:fldCharType="end"/>
        </w:r>
      </w:hyperlink>
    </w:p>
    <w:p w14:paraId="2EB4B51F" w14:textId="6DB24F7F" w:rsidR="00F25324" w:rsidRDefault="00000000">
      <w:pPr>
        <w:pStyle w:val="31"/>
        <w:rPr>
          <w:rFonts w:asciiTheme="minorHAnsi" w:hAnsiTheme="minorHAnsi" w:cstheme="minorBidi"/>
          <w:kern w:val="2"/>
          <w:szCs w:val="22"/>
        </w:rPr>
      </w:pPr>
      <w:hyperlink w:anchor="_Toc128560509" w:history="1">
        <w:r w:rsidR="00F25324" w:rsidRPr="00595BF1">
          <w:rPr>
            <w:rStyle w:val="a6"/>
          </w:rPr>
          <w:t>2.1.1</w:t>
        </w:r>
        <w:r w:rsidR="00F25324">
          <w:rPr>
            <w:rFonts w:asciiTheme="minorHAnsi" w:hAnsiTheme="minorHAnsi" w:cstheme="minorBidi"/>
            <w:kern w:val="2"/>
            <w:szCs w:val="22"/>
          </w:rPr>
          <w:tab/>
        </w:r>
        <w:r w:rsidR="00F25324" w:rsidRPr="00595BF1">
          <w:rPr>
            <w:rStyle w:val="a6"/>
          </w:rPr>
          <w:t>事業スキーム</w:t>
        </w:r>
        <w:r w:rsidR="00F25324">
          <w:rPr>
            <w:webHidden/>
          </w:rPr>
          <w:tab/>
        </w:r>
        <w:r w:rsidR="00F25324">
          <w:rPr>
            <w:webHidden/>
          </w:rPr>
          <w:fldChar w:fldCharType="begin"/>
        </w:r>
        <w:r w:rsidR="00F25324">
          <w:rPr>
            <w:webHidden/>
          </w:rPr>
          <w:instrText xml:space="preserve"> PAGEREF _Toc128560509 \h </w:instrText>
        </w:r>
        <w:r w:rsidR="00F25324">
          <w:rPr>
            <w:webHidden/>
          </w:rPr>
        </w:r>
        <w:r w:rsidR="00F25324">
          <w:rPr>
            <w:webHidden/>
          </w:rPr>
          <w:fldChar w:fldCharType="separate"/>
        </w:r>
        <w:r w:rsidR="00F25324">
          <w:rPr>
            <w:webHidden/>
          </w:rPr>
          <w:t>4</w:t>
        </w:r>
        <w:r w:rsidR="00F25324">
          <w:rPr>
            <w:webHidden/>
          </w:rPr>
          <w:fldChar w:fldCharType="end"/>
        </w:r>
      </w:hyperlink>
    </w:p>
    <w:p w14:paraId="659537A2" w14:textId="6DC12475" w:rsidR="00F25324" w:rsidRDefault="00000000">
      <w:pPr>
        <w:pStyle w:val="31"/>
        <w:rPr>
          <w:rFonts w:asciiTheme="minorHAnsi" w:hAnsiTheme="minorHAnsi" w:cstheme="minorBidi"/>
          <w:kern w:val="2"/>
          <w:szCs w:val="22"/>
        </w:rPr>
      </w:pPr>
      <w:hyperlink w:anchor="_Toc128560510" w:history="1">
        <w:r w:rsidR="00F25324" w:rsidRPr="00595BF1">
          <w:rPr>
            <w:rStyle w:val="a6"/>
          </w:rPr>
          <w:t>2.1.2</w:t>
        </w:r>
        <w:r w:rsidR="00F25324">
          <w:rPr>
            <w:rFonts w:asciiTheme="minorHAnsi" w:hAnsiTheme="minorHAnsi" w:cstheme="minorBidi"/>
            <w:kern w:val="2"/>
            <w:szCs w:val="22"/>
          </w:rPr>
          <w:tab/>
        </w:r>
        <w:r w:rsidR="00F25324" w:rsidRPr="00595BF1">
          <w:rPr>
            <w:rStyle w:val="a6"/>
          </w:rPr>
          <w:t>事業スキームに登場する主体とその概要（事業スキームにおける設定・役割）</w:t>
        </w:r>
        <w:r w:rsidR="00F25324">
          <w:rPr>
            <w:webHidden/>
          </w:rPr>
          <w:tab/>
        </w:r>
        <w:r w:rsidR="00F25324">
          <w:rPr>
            <w:webHidden/>
          </w:rPr>
          <w:fldChar w:fldCharType="begin"/>
        </w:r>
        <w:r w:rsidR="00F25324">
          <w:rPr>
            <w:webHidden/>
          </w:rPr>
          <w:instrText xml:space="preserve"> PAGEREF _Toc128560510 \h </w:instrText>
        </w:r>
        <w:r w:rsidR="00F25324">
          <w:rPr>
            <w:webHidden/>
          </w:rPr>
        </w:r>
        <w:r w:rsidR="00F25324">
          <w:rPr>
            <w:webHidden/>
          </w:rPr>
          <w:fldChar w:fldCharType="separate"/>
        </w:r>
        <w:r w:rsidR="00F25324">
          <w:rPr>
            <w:webHidden/>
          </w:rPr>
          <w:t>5</w:t>
        </w:r>
        <w:r w:rsidR="00F25324">
          <w:rPr>
            <w:webHidden/>
          </w:rPr>
          <w:fldChar w:fldCharType="end"/>
        </w:r>
      </w:hyperlink>
    </w:p>
    <w:p w14:paraId="288425BC" w14:textId="18CED55F" w:rsidR="00F25324" w:rsidRDefault="00000000">
      <w:pPr>
        <w:pStyle w:val="31"/>
        <w:rPr>
          <w:rFonts w:asciiTheme="minorHAnsi" w:hAnsiTheme="minorHAnsi" w:cstheme="minorBidi"/>
          <w:kern w:val="2"/>
          <w:szCs w:val="22"/>
        </w:rPr>
      </w:pPr>
      <w:hyperlink w:anchor="_Toc128560511" w:history="1">
        <w:r w:rsidR="00F25324" w:rsidRPr="00595BF1">
          <w:rPr>
            <w:rStyle w:val="a6"/>
          </w:rPr>
          <w:t>2.1.3</w:t>
        </w:r>
        <w:r w:rsidR="00F25324">
          <w:rPr>
            <w:rFonts w:asciiTheme="minorHAnsi" w:hAnsiTheme="minorHAnsi" w:cstheme="minorBidi"/>
            <w:kern w:val="2"/>
            <w:szCs w:val="22"/>
          </w:rPr>
          <w:tab/>
        </w:r>
        <w:r w:rsidR="00F25324" w:rsidRPr="00595BF1">
          <w:rPr>
            <w:rStyle w:val="a6"/>
          </w:rPr>
          <w:t>事業内容</w:t>
        </w:r>
        <w:r w:rsidR="00F25324">
          <w:rPr>
            <w:webHidden/>
          </w:rPr>
          <w:tab/>
        </w:r>
        <w:r w:rsidR="00F25324">
          <w:rPr>
            <w:webHidden/>
          </w:rPr>
          <w:fldChar w:fldCharType="begin"/>
        </w:r>
        <w:r w:rsidR="00F25324">
          <w:rPr>
            <w:webHidden/>
          </w:rPr>
          <w:instrText xml:space="preserve"> PAGEREF _Toc128560511 \h </w:instrText>
        </w:r>
        <w:r w:rsidR="00F25324">
          <w:rPr>
            <w:webHidden/>
          </w:rPr>
        </w:r>
        <w:r w:rsidR="00F25324">
          <w:rPr>
            <w:webHidden/>
          </w:rPr>
          <w:fldChar w:fldCharType="separate"/>
        </w:r>
        <w:r w:rsidR="00F25324">
          <w:rPr>
            <w:webHidden/>
          </w:rPr>
          <w:t>8</w:t>
        </w:r>
        <w:r w:rsidR="00F25324">
          <w:rPr>
            <w:webHidden/>
          </w:rPr>
          <w:fldChar w:fldCharType="end"/>
        </w:r>
      </w:hyperlink>
    </w:p>
    <w:p w14:paraId="70A855A4" w14:textId="0F6BC56F" w:rsidR="00F25324" w:rsidRDefault="00000000">
      <w:pPr>
        <w:pStyle w:val="31"/>
        <w:rPr>
          <w:rFonts w:asciiTheme="minorHAnsi" w:hAnsiTheme="minorHAnsi" w:cstheme="minorBidi"/>
          <w:kern w:val="2"/>
          <w:szCs w:val="22"/>
        </w:rPr>
      </w:pPr>
      <w:hyperlink w:anchor="_Toc128560512" w:history="1">
        <w:r w:rsidR="00F25324" w:rsidRPr="00595BF1">
          <w:rPr>
            <w:rStyle w:val="a6"/>
          </w:rPr>
          <w:t>2.1.4</w:t>
        </w:r>
        <w:r w:rsidR="00F25324">
          <w:rPr>
            <w:rFonts w:asciiTheme="minorHAnsi" w:hAnsiTheme="minorHAnsi" w:cstheme="minorBidi"/>
            <w:kern w:val="2"/>
            <w:szCs w:val="22"/>
          </w:rPr>
          <w:tab/>
        </w:r>
        <w:r w:rsidR="00F25324" w:rsidRPr="00595BF1">
          <w:rPr>
            <w:rStyle w:val="a6"/>
          </w:rPr>
          <w:t>企画・開発するプロトタイプシステムにおけるユースケースの検証範囲</w:t>
        </w:r>
        <w:r w:rsidR="00F25324">
          <w:rPr>
            <w:webHidden/>
          </w:rPr>
          <w:tab/>
        </w:r>
        <w:r w:rsidR="00F25324">
          <w:rPr>
            <w:webHidden/>
          </w:rPr>
          <w:fldChar w:fldCharType="begin"/>
        </w:r>
        <w:r w:rsidR="00F25324">
          <w:rPr>
            <w:webHidden/>
          </w:rPr>
          <w:instrText xml:space="preserve"> PAGEREF _Toc128560512 \h </w:instrText>
        </w:r>
        <w:r w:rsidR="00F25324">
          <w:rPr>
            <w:webHidden/>
          </w:rPr>
        </w:r>
        <w:r w:rsidR="00F25324">
          <w:rPr>
            <w:webHidden/>
          </w:rPr>
          <w:fldChar w:fldCharType="separate"/>
        </w:r>
        <w:r w:rsidR="00F25324">
          <w:rPr>
            <w:webHidden/>
          </w:rPr>
          <w:t>11</w:t>
        </w:r>
        <w:r w:rsidR="00F25324">
          <w:rPr>
            <w:webHidden/>
          </w:rPr>
          <w:fldChar w:fldCharType="end"/>
        </w:r>
      </w:hyperlink>
    </w:p>
    <w:p w14:paraId="04EA6533" w14:textId="7837E45B" w:rsidR="00F25324" w:rsidRDefault="00000000">
      <w:pPr>
        <w:pStyle w:val="21"/>
        <w:tabs>
          <w:tab w:val="left" w:pos="840"/>
          <w:tab w:val="right" w:leader="dot" w:pos="8494"/>
        </w:tabs>
        <w:rPr>
          <w:rFonts w:asciiTheme="minorHAnsi" w:hAnsiTheme="minorHAnsi" w:cstheme="minorBidi"/>
          <w:noProof/>
          <w:kern w:val="2"/>
          <w:szCs w:val="22"/>
        </w:rPr>
      </w:pPr>
      <w:hyperlink w:anchor="_Toc128560513" w:history="1">
        <w:r w:rsidR="00F25324" w:rsidRPr="00595BF1">
          <w:rPr>
            <w:rStyle w:val="a6"/>
            <w:noProof/>
          </w:rPr>
          <w:t>2.2</w:t>
        </w:r>
        <w:r w:rsidR="00F25324">
          <w:rPr>
            <w:rFonts w:asciiTheme="minorHAnsi" w:hAnsiTheme="minorHAnsi" w:cstheme="minorBidi"/>
            <w:noProof/>
            <w:kern w:val="2"/>
            <w:szCs w:val="22"/>
          </w:rPr>
          <w:tab/>
        </w:r>
        <w:r w:rsidR="00F25324" w:rsidRPr="00595BF1">
          <w:rPr>
            <w:rStyle w:val="a6"/>
            <w:noProof/>
          </w:rPr>
          <w:t>社会・経済に与える価値・影響</w:t>
        </w:r>
        <w:r w:rsidR="00F25324">
          <w:rPr>
            <w:noProof/>
            <w:webHidden/>
          </w:rPr>
          <w:tab/>
        </w:r>
        <w:r w:rsidR="00F25324">
          <w:rPr>
            <w:noProof/>
            <w:webHidden/>
          </w:rPr>
          <w:fldChar w:fldCharType="begin"/>
        </w:r>
        <w:r w:rsidR="00F25324">
          <w:rPr>
            <w:noProof/>
            <w:webHidden/>
          </w:rPr>
          <w:instrText xml:space="preserve"> PAGEREF _Toc128560513 \h </w:instrText>
        </w:r>
        <w:r w:rsidR="00F25324">
          <w:rPr>
            <w:noProof/>
            <w:webHidden/>
          </w:rPr>
        </w:r>
        <w:r w:rsidR="00F25324">
          <w:rPr>
            <w:noProof/>
            <w:webHidden/>
          </w:rPr>
          <w:fldChar w:fldCharType="separate"/>
        </w:r>
        <w:r w:rsidR="00F25324">
          <w:rPr>
            <w:noProof/>
            <w:webHidden/>
          </w:rPr>
          <w:t>12</w:t>
        </w:r>
        <w:r w:rsidR="00F25324">
          <w:rPr>
            <w:noProof/>
            <w:webHidden/>
          </w:rPr>
          <w:fldChar w:fldCharType="end"/>
        </w:r>
      </w:hyperlink>
    </w:p>
    <w:p w14:paraId="2F39094E" w14:textId="2899D4C7" w:rsidR="00F25324" w:rsidRDefault="00000000">
      <w:pPr>
        <w:pStyle w:val="21"/>
        <w:tabs>
          <w:tab w:val="left" w:pos="840"/>
          <w:tab w:val="right" w:leader="dot" w:pos="8494"/>
        </w:tabs>
        <w:rPr>
          <w:rFonts w:asciiTheme="minorHAnsi" w:hAnsiTheme="minorHAnsi" w:cstheme="minorBidi"/>
          <w:noProof/>
          <w:kern w:val="2"/>
          <w:szCs w:val="22"/>
        </w:rPr>
      </w:pPr>
      <w:hyperlink w:anchor="_Toc128560514" w:history="1">
        <w:r w:rsidR="00F25324" w:rsidRPr="00595BF1">
          <w:rPr>
            <w:rStyle w:val="a6"/>
            <w:noProof/>
          </w:rPr>
          <w:t>2.3</w:t>
        </w:r>
        <w:r w:rsidR="00F25324">
          <w:rPr>
            <w:rFonts w:asciiTheme="minorHAnsi" w:hAnsiTheme="minorHAnsi" w:cstheme="minorBidi"/>
            <w:noProof/>
            <w:kern w:val="2"/>
            <w:szCs w:val="22"/>
          </w:rPr>
          <w:tab/>
        </w:r>
        <w:r w:rsidR="00F25324" w:rsidRPr="00595BF1">
          <w:rPr>
            <w:rStyle w:val="a6"/>
            <w:noProof/>
          </w:rPr>
          <w:t>コンソーシアムの体制</w:t>
        </w:r>
        <w:r w:rsidR="00F25324">
          <w:rPr>
            <w:noProof/>
            <w:webHidden/>
          </w:rPr>
          <w:tab/>
        </w:r>
        <w:r w:rsidR="00F25324">
          <w:rPr>
            <w:noProof/>
            <w:webHidden/>
          </w:rPr>
          <w:fldChar w:fldCharType="begin"/>
        </w:r>
        <w:r w:rsidR="00F25324">
          <w:rPr>
            <w:noProof/>
            <w:webHidden/>
          </w:rPr>
          <w:instrText xml:space="preserve"> PAGEREF _Toc128560514 \h </w:instrText>
        </w:r>
        <w:r w:rsidR="00F25324">
          <w:rPr>
            <w:noProof/>
            <w:webHidden/>
          </w:rPr>
        </w:r>
        <w:r w:rsidR="00F25324">
          <w:rPr>
            <w:noProof/>
            <w:webHidden/>
          </w:rPr>
          <w:fldChar w:fldCharType="separate"/>
        </w:r>
        <w:r w:rsidR="00F25324">
          <w:rPr>
            <w:noProof/>
            <w:webHidden/>
          </w:rPr>
          <w:t>15</w:t>
        </w:r>
        <w:r w:rsidR="00F25324">
          <w:rPr>
            <w:noProof/>
            <w:webHidden/>
          </w:rPr>
          <w:fldChar w:fldCharType="end"/>
        </w:r>
      </w:hyperlink>
    </w:p>
    <w:p w14:paraId="3A26BC85" w14:textId="6D1DFD41" w:rsidR="00F25324" w:rsidRDefault="00000000">
      <w:pPr>
        <w:pStyle w:val="21"/>
        <w:tabs>
          <w:tab w:val="left" w:pos="840"/>
          <w:tab w:val="right" w:leader="dot" w:pos="8494"/>
        </w:tabs>
        <w:rPr>
          <w:rFonts w:asciiTheme="minorHAnsi" w:hAnsiTheme="minorHAnsi" w:cstheme="minorBidi"/>
          <w:noProof/>
          <w:kern w:val="2"/>
          <w:szCs w:val="22"/>
        </w:rPr>
      </w:pPr>
      <w:hyperlink w:anchor="_Toc128560515" w:history="1">
        <w:r w:rsidR="00F25324" w:rsidRPr="00595BF1">
          <w:rPr>
            <w:rStyle w:val="a6"/>
            <w:noProof/>
          </w:rPr>
          <w:t>2.4</w:t>
        </w:r>
        <w:r w:rsidR="00F25324">
          <w:rPr>
            <w:rFonts w:asciiTheme="minorHAnsi" w:hAnsiTheme="minorHAnsi" w:cstheme="minorBidi"/>
            <w:noProof/>
            <w:kern w:val="2"/>
            <w:szCs w:val="22"/>
          </w:rPr>
          <w:tab/>
        </w:r>
        <w:r w:rsidR="00F25324" w:rsidRPr="00595BF1">
          <w:rPr>
            <w:rStyle w:val="a6"/>
            <w:noProof/>
          </w:rPr>
          <w:t>実証全体のスケジュール</w:t>
        </w:r>
        <w:r w:rsidR="00F25324">
          <w:rPr>
            <w:noProof/>
            <w:webHidden/>
          </w:rPr>
          <w:tab/>
        </w:r>
        <w:r w:rsidR="00F25324">
          <w:rPr>
            <w:noProof/>
            <w:webHidden/>
          </w:rPr>
          <w:fldChar w:fldCharType="begin"/>
        </w:r>
        <w:r w:rsidR="00F25324">
          <w:rPr>
            <w:noProof/>
            <w:webHidden/>
          </w:rPr>
          <w:instrText xml:space="preserve"> PAGEREF _Toc128560515 \h </w:instrText>
        </w:r>
        <w:r w:rsidR="00F25324">
          <w:rPr>
            <w:noProof/>
            <w:webHidden/>
          </w:rPr>
        </w:r>
        <w:r w:rsidR="00F25324">
          <w:rPr>
            <w:noProof/>
            <w:webHidden/>
          </w:rPr>
          <w:fldChar w:fldCharType="separate"/>
        </w:r>
        <w:r w:rsidR="00F25324">
          <w:rPr>
            <w:noProof/>
            <w:webHidden/>
          </w:rPr>
          <w:t>15</w:t>
        </w:r>
        <w:r w:rsidR="00F25324">
          <w:rPr>
            <w:noProof/>
            <w:webHidden/>
          </w:rPr>
          <w:fldChar w:fldCharType="end"/>
        </w:r>
      </w:hyperlink>
    </w:p>
    <w:p w14:paraId="7B1B0338" w14:textId="63F16731" w:rsidR="00F25324" w:rsidRDefault="00000000">
      <w:pPr>
        <w:pStyle w:val="12"/>
        <w:rPr>
          <w:rFonts w:asciiTheme="minorHAnsi" w:hAnsiTheme="minorHAnsi" w:cstheme="minorBidi"/>
          <w:noProof/>
          <w:kern w:val="2"/>
          <w:szCs w:val="22"/>
        </w:rPr>
      </w:pPr>
      <w:hyperlink w:anchor="_Toc128560516" w:history="1">
        <w:r w:rsidR="00F25324" w:rsidRPr="00595BF1">
          <w:rPr>
            <w:rStyle w:val="a6"/>
            <w:noProof/>
          </w:rPr>
          <w:t>3</w:t>
        </w:r>
        <w:r w:rsidR="00F25324">
          <w:rPr>
            <w:rFonts w:asciiTheme="minorHAnsi" w:hAnsiTheme="minorHAnsi" w:cstheme="minorBidi"/>
            <w:noProof/>
            <w:kern w:val="2"/>
            <w:szCs w:val="22"/>
          </w:rPr>
          <w:tab/>
        </w:r>
        <w:r w:rsidR="00F25324" w:rsidRPr="00595BF1">
          <w:rPr>
            <w:rStyle w:val="a6"/>
            <w:noProof/>
          </w:rPr>
          <w:t>実証内容</w:t>
        </w:r>
        <w:r w:rsidR="00F25324">
          <w:rPr>
            <w:noProof/>
            <w:webHidden/>
          </w:rPr>
          <w:tab/>
        </w:r>
        <w:r w:rsidR="00F25324">
          <w:rPr>
            <w:noProof/>
            <w:webHidden/>
          </w:rPr>
          <w:fldChar w:fldCharType="begin"/>
        </w:r>
        <w:r w:rsidR="00F25324">
          <w:rPr>
            <w:noProof/>
            <w:webHidden/>
          </w:rPr>
          <w:instrText xml:space="preserve"> PAGEREF _Toc128560516 \h </w:instrText>
        </w:r>
        <w:r w:rsidR="00F25324">
          <w:rPr>
            <w:noProof/>
            <w:webHidden/>
          </w:rPr>
        </w:r>
        <w:r w:rsidR="00F25324">
          <w:rPr>
            <w:noProof/>
            <w:webHidden/>
          </w:rPr>
          <w:fldChar w:fldCharType="separate"/>
        </w:r>
        <w:r w:rsidR="00F25324">
          <w:rPr>
            <w:noProof/>
            <w:webHidden/>
          </w:rPr>
          <w:t>17</w:t>
        </w:r>
        <w:r w:rsidR="00F25324">
          <w:rPr>
            <w:noProof/>
            <w:webHidden/>
          </w:rPr>
          <w:fldChar w:fldCharType="end"/>
        </w:r>
      </w:hyperlink>
    </w:p>
    <w:p w14:paraId="5657716E" w14:textId="00AB73D3" w:rsidR="00F25324" w:rsidRDefault="00000000">
      <w:pPr>
        <w:pStyle w:val="21"/>
        <w:tabs>
          <w:tab w:val="left" w:pos="840"/>
          <w:tab w:val="right" w:leader="dot" w:pos="8494"/>
        </w:tabs>
        <w:rPr>
          <w:rFonts w:asciiTheme="minorHAnsi" w:hAnsiTheme="minorHAnsi" w:cstheme="minorBidi"/>
          <w:noProof/>
          <w:kern w:val="2"/>
          <w:szCs w:val="22"/>
        </w:rPr>
      </w:pPr>
      <w:hyperlink w:anchor="_Toc128560517" w:history="1">
        <w:r w:rsidR="00F25324" w:rsidRPr="00595BF1">
          <w:rPr>
            <w:rStyle w:val="a6"/>
            <w:noProof/>
          </w:rPr>
          <w:t>3.1</w:t>
        </w:r>
        <w:r w:rsidR="00F25324">
          <w:rPr>
            <w:rFonts w:asciiTheme="minorHAnsi" w:hAnsiTheme="minorHAnsi" w:cstheme="minorBidi"/>
            <w:noProof/>
            <w:kern w:val="2"/>
            <w:szCs w:val="22"/>
          </w:rPr>
          <w:tab/>
        </w:r>
        <w:r w:rsidR="00F25324" w:rsidRPr="00595BF1">
          <w:rPr>
            <w:rStyle w:val="a6"/>
            <w:noProof/>
          </w:rPr>
          <w:t>実証の実施事項、論点及び判断</w:t>
        </w:r>
        <w:r w:rsidR="00F25324">
          <w:rPr>
            <w:noProof/>
            <w:webHidden/>
          </w:rPr>
          <w:tab/>
        </w:r>
        <w:r w:rsidR="00F25324">
          <w:rPr>
            <w:noProof/>
            <w:webHidden/>
          </w:rPr>
          <w:fldChar w:fldCharType="begin"/>
        </w:r>
        <w:r w:rsidR="00F25324">
          <w:rPr>
            <w:noProof/>
            <w:webHidden/>
          </w:rPr>
          <w:instrText xml:space="preserve"> PAGEREF _Toc128560517 \h </w:instrText>
        </w:r>
        <w:r w:rsidR="00F25324">
          <w:rPr>
            <w:noProof/>
            <w:webHidden/>
          </w:rPr>
        </w:r>
        <w:r w:rsidR="00F25324">
          <w:rPr>
            <w:noProof/>
            <w:webHidden/>
          </w:rPr>
          <w:fldChar w:fldCharType="separate"/>
        </w:r>
        <w:r w:rsidR="00F25324">
          <w:rPr>
            <w:noProof/>
            <w:webHidden/>
          </w:rPr>
          <w:t>17</w:t>
        </w:r>
        <w:r w:rsidR="00F25324">
          <w:rPr>
            <w:noProof/>
            <w:webHidden/>
          </w:rPr>
          <w:fldChar w:fldCharType="end"/>
        </w:r>
      </w:hyperlink>
    </w:p>
    <w:p w14:paraId="73A76CFD" w14:textId="75A53B1E" w:rsidR="00F25324" w:rsidRDefault="00000000">
      <w:pPr>
        <w:pStyle w:val="31"/>
        <w:rPr>
          <w:rFonts w:asciiTheme="minorHAnsi" w:hAnsiTheme="minorHAnsi" w:cstheme="minorBidi"/>
          <w:kern w:val="2"/>
          <w:szCs w:val="22"/>
        </w:rPr>
      </w:pPr>
      <w:hyperlink w:anchor="_Toc128560518" w:history="1">
        <w:r w:rsidR="00F25324" w:rsidRPr="00595BF1">
          <w:rPr>
            <w:rStyle w:val="a6"/>
          </w:rPr>
          <w:t>3.1.1</w:t>
        </w:r>
        <w:r w:rsidR="00F25324">
          <w:rPr>
            <w:rFonts w:asciiTheme="minorHAnsi" w:hAnsiTheme="minorHAnsi" w:cstheme="minorBidi"/>
            <w:kern w:val="2"/>
            <w:szCs w:val="22"/>
          </w:rPr>
          <w:tab/>
        </w:r>
        <w:r w:rsidR="00F25324" w:rsidRPr="00595BF1">
          <w:rPr>
            <w:rStyle w:val="a6"/>
          </w:rPr>
          <w:t>プロトタイプの企画・開発</w:t>
        </w:r>
        <w:r w:rsidR="00F25324">
          <w:rPr>
            <w:webHidden/>
          </w:rPr>
          <w:tab/>
        </w:r>
        <w:r w:rsidR="00F25324">
          <w:rPr>
            <w:webHidden/>
          </w:rPr>
          <w:fldChar w:fldCharType="begin"/>
        </w:r>
        <w:r w:rsidR="00F25324">
          <w:rPr>
            <w:webHidden/>
          </w:rPr>
          <w:instrText xml:space="preserve"> PAGEREF _Toc128560518 \h </w:instrText>
        </w:r>
        <w:r w:rsidR="00F25324">
          <w:rPr>
            <w:webHidden/>
          </w:rPr>
        </w:r>
        <w:r w:rsidR="00F25324">
          <w:rPr>
            <w:webHidden/>
          </w:rPr>
          <w:fldChar w:fldCharType="separate"/>
        </w:r>
        <w:r w:rsidR="00F25324">
          <w:rPr>
            <w:webHidden/>
          </w:rPr>
          <w:t>17</w:t>
        </w:r>
        <w:r w:rsidR="00F25324">
          <w:rPr>
            <w:webHidden/>
          </w:rPr>
          <w:fldChar w:fldCharType="end"/>
        </w:r>
      </w:hyperlink>
    </w:p>
    <w:p w14:paraId="790D128E" w14:textId="65B359AE" w:rsidR="00F25324" w:rsidRDefault="00000000">
      <w:pPr>
        <w:pStyle w:val="31"/>
        <w:rPr>
          <w:rFonts w:asciiTheme="minorHAnsi" w:hAnsiTheme="minorHAnsi" w:cstheme="minorBidi"/>
          <w:kern w:val="2"/>
          <w:szCs w:val="22"/>
        </w:rPr>
      </w:pPr>
      <w:hyperlink w:anchor="_Toc128560519" w:history="1">
        <w:r w:rsidR="00F25324" w:rsidRPr="00595BF1">
          <w:rPr>
            <w:rStyle w:val="a6"/>
          </w:rPr>
          <w:t>3.1.2</w:t>
        </w:r>
        <w:r w:rsidR="00F25324">
          <w:rPr>
            <w:rFonts w:asciiTheme="minorHAnsi" w:hAnsiTheme="minorHAnsi" w:cstheme="minorBidi"/>
            <w:kern w:val="2"/>
            <w:szCs w:val="22"/>
          </w:rPr>
          <w:tab/>
        </w:r>
        <w:r w:rsidR="00F25324" w:rsidRPr="00595BF1">
          <w:rPr>
            <w:rStyle w:val="a6"/>
          </w:rPr>
          <w:t>ヒアリングの実施</w:t>
        </w:r>
        <w:r w:rsidR="00F25324">
          <w:rPr>
            <w:webHidden/>
          </w:rPr>
          <w:tab/>
        </w:r>
        <w:r w:rsidR="00F25324">
          <w:rPr>
            <w:webHidden/>
          </w:rPr>
          <w:fldChar w:fldCharType="begin"/>
        </w:r>
        <w:r w:rsidR="00F25324">
          <w:rPr>
            <w:webHidden/>
          </w:rPr>
          <w:instrText xml:space="preserve"> PAGEREF _Toc128560519 \h </w:instrText>
        </w:r>
        <w:r w:rsidR="00F25324">
          <w:rPr>
            <w:webHidden/>
          </w:rPr>
        </w:r>
        <w:r w:rsidR="00F25324">
          <w:rPr>
            <w:webHidden/>
          </w:rPr>
          <w:fldChar w:fldCharType="separate"/>
        </w:r>
        <w:r w:rsidR="00F25324">
          <w:rPr>
            <w:webHidden/>
          </w:rPr>
          <w:t>23</w:t>
        </w:r>
        <w:r w:rsidR="00F25324">
          <w:rPr>
            <w:webHidden/>
          </w:rPr>
          <w:fldChar w:fldCharType="end"/>
        </w:r>
      </w:hyperlink>
    </w:p>
    <w:p w14:paraId="058DBA1D" w14:textId="699BD63F" w:rsidR="00F25324" w:rsidRDefault="00000000">
      <w:pPr>
        <w:pStyle w:val="31"/>
        <w:rPr>
          <w:rFonts w:asciiTheme="minorHAnsi" w:hAnsiTheme="minorHAnsi" w:cstheme="minorBidi"/>
          <w:kern w:val="2"/>
          <w:szCs w:val="22"/>
        </w:rPr>
      </w:pPr>
      <w:hyperlink w:anchor="_Toc128560520" w:history="1">
        <w:r w:rsidR="00F25324" w:rsidRPr="00595BF1">
          <w:rPr>
            <w:rStyle w:val="a6"/>
          </w:rPr>
          <w:t>3.1.3</w:t>
        </w:r>
        <w:r w:rsidR="00F25324">
          <w:rPr>
            <w:rFonts w:asciiTheme="minorHAnsi" w:hAnsiTheme="minorHAnsi" w:cstheme="minorBidi"/>
            <w:kern w:val="2"/>
            <w:szCs w:val="22"/>
          </w:rPr>
          <w:tab/>
        </w:r>
        <w:r w:rsidR="00F25324" w:rsidRPr="00595BF1">
          <w:rPr>
            <w:rStyle w:val="a6"/>
          </w:rPr>
          <w:t>国際標準規格の調査</w:t>
        </w:r>
        <w:r w:rsidR="00F25324">
          <w:rPr>
            <w:webHidden/>
          </w:rPr>
          <w:tab/>
        </w:r>
        <w:r w:rsidR="00F25324">
          <w:rPr>
            <w:webHidden/>
          </w:rPr>
          <w:fldChar w:fldCharType="begin"/>
        </w:r>
        <w:r w:rsidR="00F25324">
          <w:rPr>
            <w:webHidden/>
          </w:rPr>
          <w:instrText xml:space="preserve"> PAGEREF _Toc128560520 \h </w:instrText>
        </w:r>
        <w:r w:rsidR="00F25324">
          <w:rPr>
            <w:webHidden/>
          </w:rPr>
        </w:r>
        <w:r w:rsidR="00F25324">
          <w:rPr>
            <w:webHidden/>
          </w:rPr>
          <w:fldChar w:fldCharType="separate"/>
        </w:r>
        <w:r w:rsidR="00F25324">
          <w:rPr>
            <w:webHidden/>
          </w:rPr>
          <w:t>23</w:t>
        </w:r>
        <w:r w:rsidR="00F25324">
          <w:rPr>
            <w:webHidden/>
          </w:rPr>
          <w:fldChar w:fldCharType="end"/>
        </w:r>
      </w:hyperlink>
    </w:p>
    <w:p w14:paraId="2929AD00" w14:textId="64DB6AA0" w:rsidR="00F25324" w:rsidRDefault="00000000">
      <w:pPr>
        <w:pStyle w:val="21"/>
        <w:tabs>
          <w:tab w:val="left" w:pos="840"/>
          <w:tab w:val="right" w:leader="dot" w:pos="8494"/>
        </w:tabs>
        <w:rPr>
          <w:rFonts w:asciiTheme="minorHAnsi" w:hAnsiTheme="minorHAnsi" w:cstheme="minorBidi"/>
          <w:noProof/>
          <w:kern w:val="2"/>
          <w:szCs w:val="22"/>
        </w:rPr>
      </w:pPr>
      <w:hyperlink w:anchor="_Toc128560521" w:history="1">
        <w:r w:rsidR="00F25324" w:rsidRPr="00595BF1">
          <w:rPr>
            <w:rStyle w:val="a6"/>
            <w:noProof/>
          </w:rPr>
          <w:t>3.2</w:t>
        </w:r>
        <w:r w:rsidR="00F25324">
          <w:rPr>
            <w:rFonts w:asciiTheme="minorHAnsi" w:hAnsiTheme="minorHAnsi" w:cstheme="minorBidi"/>
            <w:noProof/>
            <w:kern w:val="2"/>
            <w:szCs w:val="22"/>
          </w:rPr>
          <w:tab/>
        </w:r>
        <w:r w:rsidR="00F25324" w:rsidRPr="00595BF1">
          <w:rPr>
            <w:rStyle w:val="a6"/>
            <w:noProof/>
          </w:rPr>
          <w:t>検証できる領域を拡大する仕組み</w:t>
        </w:r>
        <w:r w:rsidR="00F25324">
          <w:rPr>
            <w:noProof/>
            <w:webHidden/>
          </w:rPr>
          <w:tab/>
        </w:r>
        <w:r w:rsidR="00F25324">
          <w:rPr>
            <w:noProof/>
            <w:webHidden/>
          </w:rPr>
          <w:fldChar w:fldCharType="begin"/>
        </w:r>
        <w:r w:rsidR="00F25324">
          <w:rPr>
            <w:noProof/>
            <w:webHidden/>
          </w:rPr>
          <w:instrText xml:space="preserve"> PAGEREF _Toc128560521 \h </w:instrText>
        </w:r>
        <w:r w:rsidR="00F25324">
          <w:rPr>
            <w:noProof/>
            <w:webHidden/>
          </w:rPr>
        </w:r>
        <w:r w:rsidR="00F25324">
          <w:rPr>
            <w:noProof/>
            <w:webHidden/>
          </w:rPr>
          <w:fldChar w:fldCharType="separate"/>
        </w:r>
        <w:r w:rsidR="00F25324">
          <w:rPr>
            <w:noProof/>
            <w:webHidden/>
          </w:rPr>
          <w:t>24</w:t>
        </w:r>
        <w:r w:rsidR="00F25324">
          <w:rPr>
            <w:noProof/>
            <w:webHidden/>
          </w:rPr>
          <w:fldChar w:fldCharType="end"/>
        </w:r>
      </w:hyperlink>
    </w:p>
    <w:p w14:paraId="3EDE90E6" w14:textId="374F1E25" w:rsidR="00F25324" w:rsidRDefault="00000000">
      <w:pPr>
        <w:pStyle w:val="31"/>
        <w:rPr>
          <w:rFonts w:asciiTheme="minorHAnsi" w:hAnsiTheme="minorHAnsi" w:cstheme="minorBidi"/>
          <w:kern w:val="2"/>
          <w:szCs w:val="22"/>
        </w:rPr>
      </w:pPr>
      <w:hyperlink w:anchor="_Toc128560522" w:history="1">
        <w:r w:rsidR="00F25324" w:rsidRPr="00595BF1">
          <w:rPr>
            <w:rStyle w:val="a6"/>
          </w:rPr>
          <w:t>3.2.1</w:t>
        </w:r>
        <w:r w:rsidR="00F25324">
          <w:rPr>
            <w:rFonts w:asciiTheme="minorHAnsi" w:hAnsiTheme="minorHAnsi" w:cstheme="minorBidi"/>
            <w:kern w:val="2"/>
            <w:szCs w:val="22"/>
          </w:rPr>
          <w:tab/>
        </w:r>
        <w:r w:rsidR="00F25324" w:rsidRPr="00595BF1">
          <w:rPr>
            <w:rStyle w:val="a6"/>
          </w:rPr>
          <w:t>データフロー</w:t>
        </w:r>
        <w:r w:rsidR="00F25324">
          <w:rPr>
            <w:webHidden/>
          </w:rPr>
          <w:tab/>
        </w:r>
        <w:r w:rsidR="00F25324">
          <w:rPr>
            <w:webHidden/>
          </w:rPr>
          <w:fldChar w:fldCharType="begin"/>
        </w:r>
        <w:r w:rsidR="00F25324">
          <w:rPr>
            <w:webHidden/>
          </w:rPr>
          <w:instrText xml:space="preserve"> PAGEREF _Toc128560522 \h </w:instrText>
        </w:r>
        <w:r w:rsidR="00F25324">
          <w:rPr>
            <w:webHidden/>
          </w:rPr>
        </w:r>
        <w:r w:rsidR="00F25324">
          <w:rPr>
            <w:webHidden/>
          </w:rPr>
          <w:fldChar w:fldCharType="separate"/>
        </w:r>
        <w:r w:rsidR="00F25324">
          <w:rPr>
            <w:webHidden/>
          </w:rPr>
          <w:t>24</w:t>
        </w:r>
        <w:r w:rsidR="00F25324">
          <w:rPr>
            <w:webHidden/>
          </w:rPr>
          <w:fldChar w:fldCharType="end"/>
        </w:r>
      </w:hyperlink>
    </w:p>
    <w:p w14:paraId="7B698E5C" w14:textId="658729A0" w:rsidR="00F25324" w:rsidRDefault="00000000">
      <w:pPr>
        <w:pStyle w:val="31"/>
        <w:rPr>
          <w:rFonts w:asciiTheme="minorHAnsi" w:hAnsiTheme="minorHAnsi" w:cstheme="minorBidi"/>
          <w:kern w:val="2"/>
          <w:szCs w:val="22"/>
        </w:rPr>
      </w:pPr>
      <w:hyperlink w:anchor="_Toc128560523" w:history="1">
        <w:r w:rsidR="00F25324" w:rsidRPr="00595BF1">
          <w:rPr>
            <w:rStyle w:val="a6"/>
          </w:rPr>
          <w:t>3.2.2</w:t>
        </w:r>
        <w:r w:rsidR="00F25324">
          <w:rPr>
            <w:rFonts w:asciiTheme="minorHAnsi" w:hAnsiTheme="minorHAnsi" w:cstheme="minorBidi"/>
            <w:kern w:val="2"/>
            <w:szCs w:val="22"/>
          </w:rPr>
          <w:tab/>
        </w:r>
        <w:r w:rsidR="00F25324" w:rsidRPr="00595BF1">
          <w:rPr>
            <w:rStyle w:val="a6"/>
          </w:rPr>
          <w:t>データフローに登場する主体とその概要</w:t>
        </w:r>
        <w:r w:rsidR="00F25324">
          <w:rPr>
            <w:webHidden/>
          </w:rPr>
          <w:tab/>
        </w:r>
        <w:r w:rsidR="00F25324">
          <w:rPr>
            <w:webHidden/>
          </w:rPr>
          <w:fldChar w:fldCharType="begin"/>
        </w:r>
        <w:r w:rsidR="00F25324">
          <w:rPr>
            <w:webHidden/>
          </w:rPr>
          <w:instrText xml:space="preserve"> PAGEREF _Toc128560523 \h </w:instrText>
        </w:r>
        <w:r w:rsidR="00F25324">
          <w:rPr>
            <w:webHidden/>
          </w:rPr>
        </w:r>
        <w:r w:rsidR="00F25324">
          <w:rPr>
            <w:webHidden/>
          </w:rPr>
          <w:fldChar w:fldCharType="separate"/>
        </w:r>
        <w:r w:rsidR="00F25324">
          <w:rPr>
            <w:webHidden/>
          </w:rPr>
          <w:t>25</w:t>
        </w:r>
        <w:r w:rsidR="00F25324">
          <w:rPr>
            <w:webHidden/>
          </w:rPr>
          <w:fldChar w:fldCharType="end"/>
        </w:r>
      </w:hyperlink>
    </w:p>
    <w:p w14:paraId="1B875237" w14:textId="0A537ED9" w:rsidR="00F25324" w:rsidRDefault="00000000">
      <w:pPr>
        <w:pStyle w:val="31"/>
        <w:rPr>
          <w:rFonts w:asciiTheme="minorHAnsi" w:hAnsiTheme="minorHAnsi" w:cstheme="minorBidi"/>
          <w:kern w:val="2"/>
          <w:szCs w:val="22"/>
        </w:rPr>
      </w:pPr>
      <w:hyperlink w:anchor="_Toc128560524" w:history="1">
        <w:r w:rsidR="00F25324" w:rsidRPr="00595BF1">
          <w:rPr>
            <w:rStyle w:val="a6"/>
          </w:rPr>
          <w:t>3.2.3</w:t>
        </w:r>
        <w:r w:rsidR="00F25324">
          <w:rPr>
            <w:rFonts w:asciiTheme="minorHAnsi" w:hAnsiTheme="minorHAnsi" w:cstheme="minorBidi"/>
            <w:kern w:val="2"/>
            <w:szCs w:val="22"/>
          </w:rPr>
          <w:tab/>
        </w:r>
        <w:r w:rsidR="00F25324" w:rsidRPr="00595BF1">
          <w:rPr>
            <w:rStyle w:val="a6"/>
          </w:rPr>
          <w:t>検証できる領域を拡大し、Trustを向上するために本システムで検証を行うデータ及びデータのやり取りの内容</w:t>
        </w:r>
        <w:r w:rsidR="00F25324">
          <w:rPr>
            <w:webHidden/>
          </w:rPr>
          <w:tab/>
        </w:r>
        <w:r w:rsidR="00F25324">
          <w:rPr>
            <w:webHidden/>
          </w:rPr>
          <w:fldChar w:fldCharType="begin"/>
        </w:r>
        <w:r w:rsidR="00F25324">
          <w:rPr>
            <w:webHidden/>
          </w:rPr>
          <w:instrText xml:space="preserve"> PAGEREF _Toc128560524 \h </w:instrText>
        </w:r>
        <w:r w:rsidR="00F25324">
          <w:rPr>
            <w:webHidden/>
          </w:rPr>
        </w:r>
        <w:r w:rsidR="00F25324">
          <w:rPr>
            <w:webHidden/>
          </w:rPr>
          <w:fldChar w:fldCharType="separate"/>
        </w:r>
        <w:r w:rsidR="00F25324">
          <w:rPr>
            <w:webHidden/>
          </w:rPr>
          <w:t>26</w:t>
        </w:r>
        <w:r w:rsidR="00F25324">
          <w:rPr>
            <w:webHidden/>
          </w:rPr>
          <w:fldChar w:fldCharType="end"/>
        </w:r>
      </w:hyperlink>
    </w:p>
    <w:p w14:paraId="3169C5F3" w14:textId="743B996B" w:rsidR="00F25324" w:rsidRDefault="00000000">
      <w:pPr>
        <w:pStyle w:val="31"/>
        <w:rPr>
          <w:rFonts w:asciiTheme="minorHAnsi" w:hAnsiTheme="minorHAnsi" w:cstheme="minorBidi"/>
          <w:kern w:val="2"/>
          <w:szCs w:val="22"/>
        </w:rPr>
      </w:pPr>
      <w:hyperlink w:anchor="_Toc128560525" w:history="1">
        <w:r w:rsidR="00F25324" w:rsidRPr="00595BF1">
          <w:rPr>
            <w:rStyle w:val="a6"/>
          </w:rPr>
          <w:t>3.2.4</w:t>
        </w:r>
        <w:r w:rsidR="00F25324">
          <w:rPr>
            <w:rFonts w:asciiTheme="minorHAnsi" w:hAnsiTheme="minorHAnsi" w:cstheme="minorBidi"/>
            <w:kern w:val="2"/>
            <w:szCs w:val="22"/>
          </w:rPr>
          <w:tab/>
        </w:r>
        <w:r w:rsidR="00F25324" w:rsidRPr="00595BF1">
          <w:rPr>
            <w:rStyle w:val="a6"/>
          </w:rPr>
          <w:t>本システムで形成を目指す合意とその履行のトレースの内容</w:t>
        </w:r>
        <w:r w:rsidR="00F25324">
          <w:rPr>
            <w:webHidden/>
          </w:rPr>
          <w:tab/>
        </w:r>
        <w:r w:rsidR="00F25324">
          <w:rPr>
            <w:webHidden/>
          </w:rPr>
          <w:fldChar w:fldCharType="begin"/>
        </w:r>
        <w:r w:rsidR="00F25324">
          <w:rPr>
            <w:webHidden/>
          </w:rPr>
          <w:instrText xml:space="preserve"> PAGEREF _Toc128560525 \h </w:instrText>
        </w:r>
        <w:r w:rsidR="00F25324">
          <w:rPr>
            <w:webHidden/>
          </w:rPr>
        </w:r>
        <w:r w:rsidR="00F25324">
          <w:rPr>
            <w:webHidden/>
          </w:rPr>
          <w:fldChar w:fldCharType="separate"/>
        </w:r>
        <w:r w:rsidR="00F25324">
          <w:rPr>
            <w:webHidden/>
          </w:rPr>
          <w:t>27</w:t>
        </w:r>
        <w:r w:rsidR="00F25324">
          <w:rPr>
            <w:webHidden/>
          </w:rPr>
          <w:fldChar w:fldCharType="end"/>
        </w:r>
      </w:hyperlink>
    </w:p>
    <w:p w14:paraId="41DBB712" w14:textId="2B50AC11" w:rsidR="00F25324" w:rsidRDefault="00000000">
      <w:pPr>
        <w:pStyle w:val="21"/>
        <w:tabs>
          <w:tab w:val="left" w:pos="840"/>
          <w:tab w:val="right" w:leader="dot" w:pos="8494"/>
        </w:tabs>
        <w:rPr>
          <w:rFonts w:asciiTheme="minorHAnsi" w:hAnsiTheme="minorHAnsi" w:cstheme="minorBidi"/>
          <w:noProof/>
          <w:kern w:val="2"/>
          <w:szCs w:val="22"/>
        </w:rPr>
      </w:pPr>
      <w:hyperlink w:anchor="_Toc128560526" w:history="1">
        <w:r w:rsidR="00F25324" w:rsidRPr="00595BF1">
          <w:rPr>
            <w:rStyle w:val="a6"/>
            <w:noProof/>
          </w:rPr>
          <w:t>3.3</w:t>
        </w:r>
        <w:r w:rsidR="00F25324">
          <w:rPr>
            <w:rFonts w:asciiTheme="minorHAnsi" w:hAnsiTheme="minorHAnsi" w:cstheme="minorBidi"/>
            <w:noProof/>
            <w:kern w:val="2"/>
            <w:szCs w:val="22"/>
          </w:rPr>
          <w:tab/>
        </w:r>
        <w:r w:rsidR="00F25324" w:rsidRPr="00595BF1">
          <w:rPr>
            <w:rStyle w:val="a6"/>
            <w:noProof/>
          </w:rPr>
          <w:t>6</w:t>
        </w:r>
        <w:r w:rsidR="00F25324" w:rsidRPr="00595BF1">
          <w:rPr>
            <w:rStyle w:val="a6"/>
            <w:noProof/>
          </w:rPr>
          <w:t>構成要素との対応</w:t>
        </w:r>
        <w:r w:rsidR="00F25324">
          <w:rPr>
            <w:noProof/>
            <w:webHidden/>
          </w:rPr>
          <w:tab/>
        </w:r>
        <w:r w:rsidR="00F25324">
          <w:rPr>
            <w:noProof/>
            <w:webHidden/>
          </w:rPr>
          <w:fldChar w:fldCharType="begin"/>
        </w:r>
        <w:r w:rsidR="00F25324">
          <w:rPr>
            <w:noProof/>
            <w:webHidden/>
          </w:rPr>
          <w:instrText xml:space="preserve"> PAGEREF _Toc128560526 \h </w:instrText>
        </w:r>
        <w:r w:rsidR="00F25324">
          <w:rPr>
            <w:noProof/>
            <w:webHidden/>
          </w:rPr>
        </w:r>
        <w:r w:rsidR="00F25324">
          <w:rPr>
            <w:noProof/>
            <w:webHidden/>
          </w:rPr>
          <w:fldChar w:fldCharType="separate"/>
        </w:r>
        <w:r w:rsidR="00F25324">
          <w:rPr>
            <w:noProof/>
            <w:webHidden/>
          </w:rPr>
          <w:t>28</w:t>
        </w:r>
        <w:r w:rsidR="00F25324">
          <w:rPr>
            <w:noProof/>
            <w:webHidden/>
          </w:rPr>
          <w:fldChar w:fldCharType="end"/>
        </w:r>
      </w:hyperlink>
    </w:p>
    <w:p w14:paraId="250B056F" w14:textId="1DC928E1" w:rsidR="00F25324" w:rsidRDefault="00000000">
      <w:pPr>
        <w:pStyle w:val="31"/>
        <w:rPr>
          <w:rFonts w:asciiTheme="minorHAnsi" w:hAnsiTheme="minorHAnsi" w:cstheme="minorBidi"/>
          <w:kern w:val="2"/>
          <w:szCs w:val="22"/>
        </w:rPr>
      </w:pPr>
      <w:hyperlink w:anchor="_Toc128560527" w:history="1">
        <w:r w:rsidR="00F25324" w:rsidRPr="00595BF1">
          <w:rPr>
            <w:rStyle w:val="a6"/>
          </w:rPr>
          <w:t>3.3.1</w:t>
        </w:r>
        <w:r w:rsidR="00F25324">
          <w:rPr>
            <w:rFonts w:asciiTheme="minorHAnsi" w:hAnsiTheme="minorHAnsi" w:cstheme="minorBidi"/>
            <w:kern w:val="2"/>
            <w:szCs w:val="22"/>
          </w:rPr>
          <w:tab/>
        </w:r>
        <w:r w:rsidR="00F25324" w:rsidRPr="00595BF1">
          <w:rPr>
            <w:rStyle w:val="a6"/>
          </w:rPr>
          <w:t>検証可能なデータ</w:t>
        </w:r>
        <w:r w:rsidR="00F25324">
          <w:rPr>
            <w:webHidden/>
          </w:rPr>
          <w:tab/>
        </w:r>
        <w:r w:rsidR="00F25324">
          <w:rPr>
            <w:webHidden/>
          </w:rPr>
          <w:fldChar w:fldCharType="begin"/>
        </w:r>
        <w:r w:rsidR="00F25324">
          <w:rPr>
            <w:webHidden/>
          </w:rPr>
          <w:instrText xml:space="preserve"> PAGEREF _Toc128560527 \h </w:instrText>
        </w:r>
        <w:r w:rsidR="00F25324">
          <w:rPr>
            <w:webHidden/>
          </w:rPr>
        </w:r>
        <w:r w:rsidR="00F25324">
          <w:rPr>
            <w:webHidden/>
          </w:rPr>
          <w:fldChar w:fldCharType="separate"/>
        </w:r>
        <w:r w:rsidR="00F25324">
          <w:rPr>
            <w:webHidden/>
          </w:rPr>
          <w:t>29</w:t>
        </w:r>
        <w:r w:rsidR="00F25324">
          <w:rPr>
            <w:webHidden/>
          </w:rPr>
          <w:fldChar w:fldCharType="end"/>
        </w:r>
      </w:hyperlink>
    </w:p>
    <w:p w14:paraId="32DC2946" w14:textId="1CE4AFCD" w:rsidR="00F25324" w:rsidRDefault="00000000">
      <w:pPr>
        <w:pStyle w:val="31"/>
        <w:rPr>
          <w:rFonts w:asciiTheme="minorHAnsi" w:hAnsiTheme="minorHAnsi" w:cstheme="minorBidi"/>
          <w:kern w:val="2"/>
          <w:szCs w:val="22"/>
        </w:rPr>
      </w:pPr>
      <w:hyperlink w:anchor="_Toc128560528" w:history="1">
        <w:r w:rsidR="00F25324" w:rsidRPr="00595BF1">
          <w:rPr>
            <w:rStyle w:val="a6"/>
          </w:rPr>
          <w:t>3.3.2</w:t>
        </w:r>
        <w:r w:rsidR="00F25324">
          <w:rPr>
            <w:rFonts w:asciiTheme="minorHAnsi" w:hAnsiTheme="minorHAnsi" w:cstheme="minorBidi"/>
            <w:kern w:val="2"/>
            <w:szCs w:val="22"/>
          </w:rPr>
          <w:tab/>
        </w:r>
        <w:r w:rsidR="00F25324" w:rsidRPr="00595BF1">
          <w:rPr>
            <w:rStyle w:val="a6"/>
          </w:rPr>
          <w:t>アイデンティティ</w:t>
        </w:r>
        <w:r w:rsidR="00F25324">
          <w:rPr>
            <w:webHidden/>
          </w:rPr>
          <w:tab/>
        </w:r>
        <w:r w:rsidR="00F25324">
          <w:rPr>
            <w:webHidden/>
          </w:rPr>
          <w:fldChar w:fldCharType="begin"/>
        </w:r>
        <w:r w:rsidR="00F25324">
          <w:rPr>
            <w:webHidden/>
          </w:rPr>
          <w:instrText xml:space="preserve"> PAGEREF _Toc128560528 \h </w:instrText>
        </w:r>
        <w:r w:rsidR="00F25324">
          <w:rPr>
            <w:webHidden/>
          </w:rPr>
        </w:r>
        <w:r w:rsidR="00F25324">
          <w:rPr>
            <w:webHidden/>
          </w:rPr>
          <w:fldChar w:fldCharType="separate"/>
        </w:r>
        <w:r w:rsidR="00F25324">
          <w:rPr>
            <w:webHidden/>
          </w:rPr>
          <w:t>30</w:t>
        </w:r>
        <w:r w:rsidR="00F25324">
          <w:rPr>
            <w:webHidden/>
          </w:rPr>
          <w:fldChar w:fldCharType="end"/>
        </w:r>
      </w:hyperlink>
    </w:p>
    <w:p w14:paraId="432833E0" w14:textId="034B8E6D" w:rsidR="00F25324" w:rsidRDefault="00000000">
      <w:pPr>
        <w:pStyle w:val="31"/>
        <w:rPr>
          <w:rFonts w:asciiTheme="minorHAnsi" w:hAnsiTheme="minorHAnsi" w:cstheme="minorBidi"/>
          <w:kern w:val="2"/>
          <w:szCs w:val="22"/>
        </w:rPr>
      </w:pPr>
      <w:hyperlink w:anchor="_Toc128560529" w:history="1">
        <w:r w:rsidR="00F25324" w:rsidRPr="00595BF1">
          <w:rPr>
            <w:rStyle w:val="a6"/>
          </w:rPr>
          <w:t>3.3.3</w:t>
        </w:r>
        <w:r w:rsidR="00F25324">
          <w:rPr>
            <w:rFonts w:asciiTheme="minorHAnsi" w:hAnsiTheme="minorHAnsi" w:cstheme="minorBidi"/>
            <w:kern w:val="2"/>
            <w:szCs w:val="22"/>
          </w:rPr>
          <w:tab/>
        </w:r>
        <w:r w:rsidR="00F25324" w:rsidRPr="00595BF1">
          <w:rPr>
            <w:rStyle w:val="a6"/>
          </w:rPr>
          <w:t>ノード</w:t>
        </w:r>
        <w:r w:rsidR="00F25324">
          <w:rPr>
            <w:webHidden/>
          </w:rPr>
          <w:tab/>
        </w:r>
        <w:r w:rsidR="00F25324">
          <w:rPr>
            <w:webHidden/>
          </w:rPr>
          <w:fldChar w:fldCharType="begin"/>
        </w:r>
        <w:r w:rsidR="00F25324">
          <w:rPr>
            <w:webHidden/>
          </w:rPr>
          <w:instrText xml:space="preserve"> PAGEREF _Toc128560529 \h </w:instrText>
        </w:r>
        <w:r w:rsidR="00F25324">
          <w:rPr>
            <w:webHidden/>
          </w:rPr>
        </w:r>
        <w:r w:rsidR="00F25324">
          <w:rPr>
            <w:webHidden/>
          </w:rPr>
          <w:fldChar w:fldCharType="separate"/>
        </w:r>
        <w:r w:rsidR="00F25324">
          <w:rPr>
            <w:webHidden/>
          </w:rPr>
          <w:t>33</w:t>
        </w:r>
        <w:r w:rsidR="00F25324">
          <w:rPr>
            <w:webHidden/>
          </w:rPr>
          <w:fldChar w:fldCharType="end"/>
        </w:r>
      </w:hyperlink>
    </w:p>
    <w:p w14:paraId="785B0338" w14:textId="12C45CF8" w:rsidR="00F25324" w:rsidRDefault="00000000">
      <w:pPr>
        <w:pStyle w:val="31"/>
        <w:rPr>
          <w:rFonts w:asciiTheme="minorHAnsi" w:hAnsiTheme="minorHAnsi" w:cstheme="minorBidi"/>
          <w:kern w:val="2"/>
          <w:szCs w:val="22"/>
        </w:rPr>
      </w:pPr>
      <w:hyperlink w:anchor="_Toc128560530" w:history="1">
        <w:r w:rsidR="00F25324" w:rsidRPr="00595BF1">
          <w:rPr>
            <w:rStyle w:val="a6"/>
          </w:rPr>
          <w:t>3.3.4</w:t>
        </w:r>
        <w:r w:rsidR="00F25324">
          <w:rPr>
            <w:rFonts w:asciiTheme="minorHAnsi" w:hAnsiTheme="minorHAnsi" w:cstheme="minorBidi"/>
            <w:kern w:val="2"/>
            <w:szCs w:val="22"/>
          </w:rPr>
          <w:tab/>
        </w:r>
        <w:r w:rsidR="00F25324" w:rsidRPr="00595BF1">
          <w:rPr>
            <w:rStyle w:val="a6"/>
          </w:rPr>
          <w:t>メッセージ</w:t>
        </w:r>
        <w:r w:rsidR="00F25324">
          <w:rPr>
            <w:webHidden/>
          </w:rPr>
          <w:tab/>
        </w:r>
        <w:r w:rsidR="00F25324">
          <w:rPr>
            <w:webHidden/>
          </w:rPr>
          <w:fldChar w:fldCharType="begin"/>
        </w:r>
        <w:r w:rsidR="00F25324">
          <w:rPr>
            <w:webHidden/>
          </w:rPr>
          <w:instrText xml:space="preserve"> PAGEREF _Toc128560530 \h </w:instrText>
        </w:r>
        <w:r w:rsidR="00F25324">
          <w:rPr>
            <w:webHidden/>
          </w:rPr>
        </w:r>
        <w:r w:rsidR="00F25324">
          <w:rPr>
            <w:webHidden/>
          </w:rPr>
          <w:fldChar w:fldCharType="separate"/>
        </w:r>
        <w:r w:rsidR="00F25324">
          <w:rPr>
            <w:webHidden/>
          </w:rPr>
          <w:t>33</w:t>
        </w:r>
        <w:r w:rsidR="00F25324">
          <w:rPr>
            <w:webHidden/>
          </w:rPr>
          <w:fldChar w:fldCharType="end"/>
        </w:r>
      </w:hyperlink>
    </w:p>
    <w:p w14:paraId="56977C4B" w14:textId="3D48032A" w:rsidR="00F25324" w:rsidRDefault="00000000">
      <w:pPr>
        <w:pStyle w:val="31"/>
        <w:rPr>
          <w:rFonts w:asciiTheme="minorHAnsi" w:hAnsiTheme="minorHAnsi" w:cstheme="minorBidi"/>
          <w:kern w:val="2"/>
          <w:szCs w:val="22"/>
        </w:rPr>
      </w:pPr>
      <w:hyperlink w:anchor="_Toc128560531" w:history="1">
        <w:r w:rsidR="00F25324" w:rsidRPr="00595BF1">
          <w:rPr>
            <w:rStyle w:val="a6"/>
          </w:rPr>
          <w:t>3.3.5</w:t>
        </w:r>
        <w:r w:rsidR="00F25324">
          <w:rPr>
            <w:rFonts w:asciiTheme="minorHAnsi" w:hAnsiTheme="minorHAnsi" w:cstheme="minorBidi"/>
            <w:kern w:val="2"/>
            <w:szCs w:val="22"/>
          </w:rPr>
          <w:tab/>
        </w:r>
        <w:r w:rsidR="00F25324" w:rsidRPr="00595BF1">
          <w:rPr>
            <w:rStyle w:val="a6"/>
          </w:rPr>
          <w:t>トランザクション</w:t>
        </w:r>
        <w:r w:rsidR="00F25324">
          <w:rPr>
            <w:webHidden/>
          </w:rPr>
          <w:tab/>
        </w:r>
        <w:r w:rsidR="00F25324">
          <w:rPr>
            <w:webHidden/>
          </w:rPr>
          <w:fldChar w:fldCharType="begin"/>
        </w:r>
        <w:r w:rsidR="00F25324">
          <w:rPr>
            <w:webHidden/>
          </w:rPr>
          <w:instrText xml:space="preserve"> PAGEREF _Toc128560531 \h </w:instrText>
        </w:r>
        <w:r w:rsidR="00F25324">
          <w:rPr>
            <w:webHidden/>
          </w:rPr>
        </w:r>
        <w:r w:rsidR="00F25324">
          <w:rPr>
            <w:webHidden/>
          </w:rPr>
          <w:fldChar w:fldCharType="separate"/>
        </w:r>
        <w:r w:rsidR="00F25324">
          <w:rPr>
            <w:webHidden/>
          </w:rPr>
          <w:t>34</w:t>
        </w:r>
        <w:r w:rsidR="00F25324">
          <w:rPr>
            <w:webHidden/>
          </w:rPr>
          <w:fldChar w:fldCharType="end"/>
        </w:r>
      </w:hyperlink>
    </w:p>
    <w:p w14:paraId="0C883A51" w14:textId="4DEC8526" w:rsidR="00F25324" w:rsidRDefault="00000000">
      <w:pPr>
        <w:pStyle w:val="31"/>
        <w:rPr>
          <w:rFonts w:asciiTheme="minorHAnsi" w:hAnsiTheme="minorHAnsi" w:cstheme="minorBidi"/>
          <w:kern w:val="2"/>
          <w:szCs w:val="22"/>
        </w:rPr>
      </w:pPr>
      <w:hyperlink w:anchor="_Toc128560532" w:history="1">
        <w:r w:rsidR="00F25324" w:rsidRPr="00595BF1">
          <w:rPr>
            <w:rStyle w:val="a6"/>
          </w:rPr>
          <w:t>3.3.6</w:t>
        </w:r>
        <w:r w:rsidR="00F25324">
          <w:rPr>
            <w:rFonts w:asciiTheme="minorHAnsi" w:hAnsiTheme="minorHAnsi" w:cstheme="minorBidi"/>
            <w:kern w:val="2"/>
            <w:szCs w:val="22"/>
          </w:rPr>
          <w:tab/>
        </w:r>
        <w:r w:rsidR="00F25324" w:rsidRPr="00595BF1">
          <w:rPr>
            <w:rStyle w:val="a6"/>
          </w:rPr>
          <w:t>トランスポート</w:t>
        </w:r>
        <w:r w:rsidR="00F25324">
          <w:rPr>
            <w:webHidden/>
          </w:rPr>
          <w:tab/>
        </w:r>
        <w:r w:rsidR="00F25324">
          <w:rPr>
            <w:webHidden/>
          </w:rPr>
          <w:fldChar w:fldCharType="begin"/>
        </w:r>
        <w:r w:rsidR="00F25324">
          <w:rPr>
            <w:webHidden/>
          </w:rPr>
          <w:instrText xml:space="preserve"> PAGEREF _Toc128560532 \h </w:instrText>
        </w:r>
        <w:r w:rsidR="00F25324">
          <w:rPr>
            <w:webHidden/>
          </w:rPr>
        </w:r>
        <w:r w:rsidR="00F25324">
          <w:rPr>
            <w:webHidden/>
          </w:rPr>
          <w:fldChar w:fldCharType="separate"/>
        </w:r>
        <w:r w:rsidR="00F25324">
          <w:rPr>
            <w:webHidden/>
          </w:rPr>
          <w:t>34</w:t>
        </w:r>
        <w:r w:rsidR="00F25324">
          <w:rPr>
            <w:webHidden/>
          </w:rPr>
          <w:fldChar w:fldCharType="end"/>
        </w:r>
      </w:hyperlink>
    </w:p>
    <w:p w14:paraId="6131EC92" w14:textId="3CF00F01" w:rsidR="00F25324" w:rsidRDefault="00000000">
      <w:pPr>
        <w:pStyle w:val="31"/>
        <w:rPr>
          <w:rFonts w:asciiTheme="minorHAnsi" w:hAnsiTheme="minorHAnsi" w:cstheme="minorBidi"/>
          <w:kern w:val="2"/>
          <w:szCs w:val="22"/>
        </w:rPr>
      </w:pPr>
      <w:hyperlink w:anchor="_Toc128560533" w:history="1">
        <w:r w:rsidR="00F25324" w:rsidRPr="00595BF1">
          <w:rPr>
            <w:rStyle w:val="a6"/>
          </w:rPr>
          <w:t>3.3.7</w:t>
        </w:r>
        <w:r w:rsidR="00F25324">
          <w:rPr>
            <w:rFonts w:asciiTheme="minorHAnsi" w:hAnsiTheme="minorHAnsi" w:cstheme="minorBidi"/>
            <w:kern w:val="2"/>
            <w:szCs w:val="22"/>
          </w:rPr>
          <w:tab/>
        </w:r>
        <w:r w:rsidR="00F25324" w:rsidRPr="00595BF1">
          <w:rPr>
            <w:rStyle w:val="a6"/>
          </w:rPr>
          <w:t>その他</w:t>
        </w:r>
        <w:r w:rsidR="00F25324">
          <w:rPr>
            <w:webHidden/>
          </w:rPr>
          <w:tab/>
        </w:r>
        <w:r w:rsidR="00F25324">
          <w:rPr>
            <w:webHidden/>
          </w:rPr>
          <w:fldChar w:fldCharType="begin"/>
        </w:r>
        <w:r w:rsidR="00F25324">
          <w:rPr>
            <w:webHidden/>
          </w:rPr>
          <w:instrText xml:space="preserve"> PAGEREF _Toc128560533 \h </w:instrText>
        </w:r>
        <w:r w:rsidR="00F25324">
          <w:rPr>
            <w:webHidden/>
          </w:rPr>
        </w:r>
        <w:r w:rsidR="00F25324">
          <w:rPr>
            <w:webHidden/>
          </w:rPr>
          <w:fldChar w:fldCharType="separate"/>
        </w:r>
        <w:r w:rsidR="00F25324">
          <w:rPr>
            <w:webHidden/>
          </w:rPr>
          <w:t>34</w:t>
        </w:r>
        <w:r w:rsidR="00F25324">
          <w:rPr>
            <w:webHidden/>
          </w:rPr>
          <w:fldChar w:fldCharType="end"/>
        </w:r>
      </w:hyperlink>
    </w:p>
    <w:p w14:paraId="534D9141" w14:textId="22D7D27E" w:rsidR="00F25324" w:rsidRDefault="00000000">
      <w:pPr>
        <w:pStyle w:val="21"/>
        <w:tabs>
          <w:tab w:val="left" w:pos="840"/>
          <w:tab w:val="right" w:leader="dot" w:pos="8494"/>
        </w:tabs>
        <w:rPr>
          <w:rFonts w:asciiTheme="minorHAnsi" w:hAnsiTheme="minorHAnsi" w:cstheme="minorBidi"/>
          <w:noProof/>
          <w:kern w:val="2"/>
          <w:szCs w:val="22"/>
        </w:rPr>
      </w:pPr>
      <w:hyperlink w:anchor="_Toc128560534" w:history="1">
        <w:r w:rsidR="00F25324" w:rsidRPr="00595BF1">
          <w:rPr>
            <w:rStyle w:val="a6"/>
            <w:noProof/>
          </w:rPr>
          <w:t>3.4</w:t>
        </w:r>
        <w:r w:rsidR="00F25324">
          <w:rPr>
            <w:rFonts w:asciiTheme="minorHAnsi" w:hAnsiTheme="minorHAnsi" w:cstheme="minorBidi"/>
            <w:noProof/>
            <w:kern w:val="2"/>
            <w:szCs w:val="22"/>
          </w:rPr>
          <w:tab/>
        </w:r>
        <w:r w:rsidR="00F25324" w:rsidRPr="00595BF1">
          <w:rPr>
            <w:rStyle w:val="a6"/>
            <w:noProof/>
          </w:rPr>
          <w:t>本実証で企画・開発したシステムの概要</w:t>
        </w:r>
        <w:r w:rsidR="00F25324">
          <w:rPr>
            <w:noProof/>
            <w:webHidden/>
          </w:rPr>
          <w:tab/>
        </w:r>
        <w:r w:rsidR="00F25324">
          <w:rPr>
            <w:noProof/>
            <w:webHidden/>
          </w:rPr>
          <w:fldChar w:fldCharType="begin"/>
        </w:r>
        <w:r w:rsidR="00F25324">
          <w:rPr>
            <w:noProof/>
            <w:webHidden/>
          </w:rPr>
          <w:instrText xml:space="preserve"> PAGEREF _Toc128560534 \h </w:instrText>
        </w:r>
        <w:r w:rsidR="00F25324">
          <w:rPr>
            <w:noProof/>
            <w:webHidden/>
          </w:rPr>
        </w:r>
        <w:r w:rsidR="00F25324">
          <w:rPr>
            <w:noProof/>
            <w:webHidden/>
          </w:rPr>
          <w:fldChar w:fldCharType="separate"/>
        </w:r>
        <w:r w:rsidR="00F25324">
          <w:rPr>
            <w:noProof/>
            <w:webHidden/>
          </w:rPr>
          <w:t>34</w:t>
        </w:r>
        <w:r w:rsidR="00F25324">
          <w:rPr>
            <w:noProof/>
            <w:webHidden/>
          </w:rPr>
          <w:fldChar w:fldCharType="end"/>
        </w:r>
      </w:hyperlink>
    </w:p>
    <w:p w14:paraId="61CA39E3" w14:textId="09D17662" w:rsidR="00F25324" w:rsidRDefault="00000000">
      <w:pPr>
        <w:pStyle w:val="31"/>
        <w:rPr>
          <w:rFonts w:asciiTheme="minorHAnsi" w:hAnsiTheme="minorHAnsi" w:cstheme="minorBidi"/>
          <w:kern w:val="2"/>
          <w:szCs w:val="22"/>
        </w:rPr>
      </w:pPr>
      <w:hyperlink w:anchor="_Toc128560535" w:history="1">
        <w:r w:rsidR="00F25324" w:rsidRPr="00595BF1">
          <w:rPr>
            <w:rStyle w:val="a6"/>
          </w:rPr>
          <w:t>3.4.1</w:t>
        </w:r>
        <w:r w:rsidR="00F25324">
          <w:rPr>
            <w:rFonts w:asciiTheme="minorHAnsi" w:hAnsiTheme="minorHAnsi" w:cstheme="minorBidi"/>
            <w:kern w:val="2"/>
            <w:szCs w:val="22"/>
          </w:rPr>
          <w:tab/>
        </w:r>
        <w:r w:rsidR="00F25324" w:rsidRPr="00595BF1">
          <w:rPr>
            <w:rStyle w:val="a6"/>
          </w:rPr>
          <w:t>業務フロー</w:t>
        </w:r>
        <w:r w:rsidR="00F25324">
          <w:rPr>
            <w:webHidden/>
          </w:rPr>
          <w:tab/>
        </w:r>
        <w:r w:rsidR="00F25324">
          <w:rPr>
            <w:webHidden/>
          </w:rPr>
          <w:fldChar w:fldCharType="begin"/>
        </w:r>
        <w:r w:rsidR="00F25324">
          <w:rPr>
            <w:webHidden/>
          </w:rPr>
          <w:instrText xml:space="preserve"> PAGEREF _Toc128560535 \h </w:instrText>
        </w:r>
        <w:r w:rsidR="00F25324">
          <w:rPr>
            <w:webHidden/>
          </w:rPr>
        </w:r>
        <w:r w:rsidR="00F25324">
          <w:rPr>
            <w:webHidden/>
          </w:rPr>
          <w:fldChar w:fldCharType="separate"/>
        </w:r>
        <w:r w:rsidR="00F25324">
          <w:rPr>
            <w:webHidden/>
          </w:rPr>
          <w:t>34</w:t>
        </w:r>
        <w:r w:rsidR="00F25324">
          <w:rPr>
            <w:webHidden/>
          </w:rPr>
          <w:fldChar w:fldCharType="end"/>
        </w:r>
      </w:hyperlink>
    </w:p>
    <w:p w14:paraId="261B9A0D" w14:textId="6B3F4BCB" w:rsidR="00F25324" w:rsidRDefault="00000000">
      <w:pPr>
        <w:pStyle w:val="31"/>
        <w:rPr>
          <w:rFonts w:asciiTheme="minorHAnsi" w:hAnsiTheme="minorHAnsi" w:cstheme="minorBidi"/>
          <w:kern w:val="2"/>
          <w:szCs w:val="22"/>
        </w:rPr>
      </w:pPr>
      <w:hyperlink w:anchor="_Toc128560536" w:history="1">
        <w:r w:rsidR="00F25324" w:rsidRPr="00595BF1">
          <w:rPr>
            <w:rStyle w:val="a6"/>
          </w:rPr>
          <w:t>3.4.2</w:t>
        </w:r>
        <w:r w:rsidR="00F25324">
          <w:rPr>
            <w:rFonts w:asciiTheme="minorHAnsi" w:hAnsiTheme="minorHAnsi" w:cstheme="minorBidi"/>
            <w:kern w:val="2"/>
            <w:szCs w:val="22"/>
          </w:rPr>
          <w:tab/>
        </w:r>
        <w:r w:rsidR="00F25324" w:rsidRPr="00595BF1">
          <w:rPr>
            <w:rStyle w:val="a6"/>
          </w:rPr>
          <w:t>ユースケース図</w:t>
        </w:r>
        <w:r w:rsidR="00F25324">
          <w:rPr>
            <w:webHidden/>
          </w:rPr>
          <w:tab/>
        </w:r>
        <w:r w:rsidR="00F25324">
          <w:rPr>
            <w:webHidden/>
          </w:rPr>
          <w:fldChar w:fldCharType="begin"/>
        </w:r>
        <w:r w:rsidR="00F25324">
          <w:rPr>
            <w:webHidden/>
          </w:rPr>
          <w:instrText xml:space="preserve"> PAGEREF _Toc128560536 \h </w:instrText>
        </w:r>
        <w:r w:rsidR="00F25324">
          <w:rPr>
            <w:webHidden/>
          </w:rPr>
        </w:r>
        <w:r w:rsidR="00F25324">
          <w:rPr>
            <w:webHidden/>
          </w:rPr>
          <w:fldChar w:fldCharType="separate"/>
        </w:r>
        <w:r w:rsidR="00F25324">
          <w:rPr>
            <w:webHidden/>
          </w:rPr>
          <w:t>35</w:t>
        </w:r>
        <w:r w:rsidR="00F25324">
          <w:rPr>
            <w:webHidden/>
          </w:rPr>
          <w:fldChar w:fldCharType="end"/>
        </w:r>
      </w:hyperlink>
    </w:p>
    <w:p w14:paraId="0BF19D5F" w14:textId="4DC7D698" w:rsidR="00F25324" w:rsidRDefault="00000000">
      <w:pPr>
        <w:pStyle w:val="31"/>
        <w:rPr>
          <w:rFonts w:asciiTheme="minorHAnsi" w:hAnsiTheme="minorHAnsi" w:cstheme="minorBidi"/>
          <w:kern w:val="2"/>
          <w:szCs w:val="22"/>
        </w:rPr>
      </w:pPr>
      <w:hyperlink w:anchor="_Toc128560537" w:history="1">
        <w:r w:rsidR="00F25324" w:rsidRPr="00595BF1">
          <w:rPr>
            <w:rStyle w:val="a6"/>
          </w:rPr>
          <w:t>3.4.3</w:t>
        </w:r>
        <w:r w:rsidR="00F25324">
          <w:rPr>
            <w:rFonts w:asciiTheme="minorHAnsi" w:hAnsiTheme="minorHAnsi" w:cstheme="minorBidi"/>
            <w:kern w:val="2"/>
            <w:szCs w:val="22"/>
          </w:rPr>
          <w:tab/>
        </w:r>
        <w:r w:rsidR="00F25324" w:rsidRPr="00595BF1">
          <w:rPr>
            <w:rStyle w:val="a6"/>
          </w:rPr>
          <w:t>操作画面（UI）</w:t>
        </w:r>
        <w:r w:rsidR="00F25324">
          <w:rPr>
            <w:webHidden/>
          </w:rPr>
          <w:tab/>
        </w:r>
        <w:r w:rsidR="00F25324">
          <w:rPr>
            <w:webHidden/>
          </w:rPr>
          <w:fldChar w:fldCharType="begin"/>
        </w:r>
        <w:r w:rsidR="00F25324">
          <w:rPr>
            <w:webHidden/>
          </w:rPr>
          <w:instrText xml:space="preserve"> PAGEREF _Toc128560537 \h </w:instrText>
        </w:r>
        <w:r w:rsidR="00F25324">
          <w:rPr>
            <w:webHidden/>
          </w:rPr>
        </w:r>
        <w:r w:rsidR="00F25324">
          <w:rPr>
            <w:webHidden/>
          </w:rPr>
          <w:fldChar w:fldCharType="separate"/>
        </w:r>
        <w:r w:rsidR="00F25324">
          <w:rPr>
            <w:webHidden/>
          </w:rPr>
          <w:t>35</w:t>
        </w:r>
        <w:r w:rsidR="00F25324">
          <w:rPr>
            <w:webHidden/>
          </w:rPr>
          <w:fldChar w:fldCharType="end"/>
        </w:r>
      </w:hyperlink>
    </w:p>
    <w:p w14:paraId="4F2F0546" w14:textId="09242D96" w:rsidR="00F25324" w:rsidRDefault="00000000">
      <w:pPr>
        <w:pStyle w:val="31"/>
        <w:rPr>
          <w:rFonts w:asciiTheme="minorHAnsi" w:hAnsiTheme="minorHAnsi" w:cstheme="minorBidi"/>
          <w:kern w:val="2"/>
          <w:szCs w:val="22"/>
        </w:rPr>
      </w:pPr>
      <w:hyperlink w:anchor="_Toc128560538" w:history="1">
        <w:r w:rsidR="00F25324" w:rsidRPr="00595BF1">
          <w:rPr>
            <w:rStyle w:val="a6"/>
          </w:rPr>
          <w:t>3.4.4</w:t>
        </w:r>
        <w:r w:rsidR="00F25324">
          <w:rPr>
            <w:rFonts w:asciiTheme="minorHAnsi" w:hAnsiTheme="minorHAnsi" w:cstheme="minorBidi"/>
            <w:kern w:val="2"/>
            <w:szCs w:val="22"/>
          </w:rPr>
          <w:tab/>
        </w:r>
        <w:r w:rsidR="00F25324" w:rsidRPr="00595BF1">
          <w:rPr>
            <w:rStyle w:val="a6"/>
          </w:rPr>
          <w:t>機能一覧/非機能一覧</w:t>
        </w:r>
        <w:r w:rsidR="00F25324">
          <w:rPr>
            <w:webHidden/>
          </w:rPr>
          <w:tab/>
        </w:r>
        <w:r w:rsidR="00F25324">
          <w:rPr>
            <w:webHidden/>
          </w:rPr>
          <w:fldChar w:fldCharType="begin"/>
        </w:r>
        <w:r w:rsidR="00F25324">
          <w:rPr>
            <w:webHidden/>
          </w:rPr>
          <w:instrText xml:space="preserve"> PAGEREF _Toc128560538 \h </w:instrText>
        </w:r>
        <w:r w:rsidR="00F25324">
          <w:rPr>
            <w:webHidden/>
          </w:rPr>
        </w:r>
        <w:r w:rsidR="00F25324">
          <w:rPr>
            <w:webHidden/>
          </w:rPr>
          <w:fldChar w:fldCharType="separate"/>
        </w:r>
        <w:r w:rsidR="00F25324">
          <w:rPr>
            <w:webHidden/>
          </w:rPr>
          <w:t>36</w:t>
        </w:r>
        <w:r w:rsidR="00F25324">
          <w:rPr>
            <w:webHidden/>
          </w:rPr>
          <w:fldChar w:fldCharType="end"/>
        </w:r>
      </w:hyperlink>
    </w:p>
    <w:p w14:paraId="59EA3E5F" w14:textId="25252B52" w:rsidR="00F25324" w:rsidRDefault="00000000">
      <w:pPr>
        <w:pStyle w:val="31"/>
        <w:rPr>
          <w:rFonts w:asciiTheme="minorHAnsi" w:hAnsiTheme="minorHAnsi" w:cstheme="minorBidi"/>
          <w:kern w:val="2"/>
          <w:szCs w:val="22"/>
        </w:rPr>
      </w:pPr>
      <w:hyperlink w:anchor="_Toc128560539" w:history="1">
        <w:r w:rsidR="00F25324" w:rsidRPr="00595BF1">
          <w:rPr>
            <w:rStyle w:val="a6"/>
          </w:rPr>
          <w:t>3.4.5</w:t>
        </w:r>
        <w:r w:rsidR="00F25324">
          <w:rPr>
            <w:rFonts w:asciiTheme="minorHAnsi" w:hAnsiTheme="minorHAnsi" w:cstheme="minorBidi"/>
            <w:kern w:val="2"/>
            <w:szCs w:val="22"/>
          </w:rPr>
          <w:tab/>
        </w:r>
        <w:r w:rsidR="00F25324" w:rsidRPr="00595BF1">
          <w:rPr>
            <w:rStyle w:val="a6"/>
          </w:rPr>
          <w:t>データモデル定義(VCデータモデルを採用する場合)</w:t>
        </w:r>
        <w:r w:rsidR="00F25324">
          <w:rPr>
            <w:webHidden/>
          </w:rPr>
          <w:tab/>
        </w:r>
        <w:r w:rsidR="00F25324">
          <w:rPr>
            <w:webHidden/>
          </w:rPr>
          <w:fldChar w:fldCharType="begin"/>
        </w:r>
        <w:r w:rsidR="00F25324">
          <w:rPr>
            <w:webHidden/>
          </w:rPr>
          <w:instrText xml:space="preserve"> PAGEREF _Toc128560539 \h </w:instrText>
        </w:r>
        <w:r w:rsidR="00F25324">
          <w:rPr>
            <w:webHidden/>
          </w:rPr>
        </w:r>
        <w:r w:rsidR="00F25324">
          <w:rPr>
            <w:webHidden/>
          </w:rPr>
          <w:fldChar w:fldCharType="separate"/>
        </w:r>
        <w:r w:rsidR="00F25324">
          <w:rPr>
            <w:webHidden/>
          </w:rPr>
          <w:t>38</w:t>
        </w:r>
        <w:r w:rsidR="00F25324">
          <w:rPr>
            <w:webHidden/>
          </w:rPr>
          <w:fldChar w:fldCharType="end"/>
        </w:r>
      </w:hyperlink>
    </w:p>
    <w:p w14:paraId="0A67AA97" w14:textId="5A3EDC02" w:rsidR="00F25324" w:rsidRDefault="00000000">
      <w:pPr>
        <w:pStyle w:val="31"/>
        <w:rPr>
          <w:rFonts w:asciiTheme="minorHAnsi" w:hAnsiTheme="minorHAnsi" w:cstheme="minorBidi"/>
          <w:kern w:val="2"/>
          <w:szCs w:val="22"/>
        </w:rPr>
      </w:pPr>
      <w:hyperlink w:anchor="_Toc128560540" w:history="1">
        <w:r w:rsidR="00F25324" w:rsidRPr="00595BF1">
          <w:rPr>
            <w:rStyle w:val="a6"/>
          </w:rPr>
          <w:t>3.4.6</w:t>
        </w:r>
        <w:r w:rsidR="00F25324">
          <w:rPr>
            <w:rFonts w:asciiTheme="minorHAnsi" w:hAnsiTheme="minorHAnsi" w:cstheme="minorBidi"/>
            <w:kern w:val="2"/>
            <w:szCs w:val="22"/>
          </w:rPr>
          <w:tab/>
        </w:r>
        <w:r w:rsidR="00F25324" w:rsidRPr="00595BF1">
          <w:rPr>
            <w:rStyle w:val="a6"/>
          </w:rPr>
          <w:t>実験環境</w:t>
        </w:r>
        <w:r w:rsidR="00F25324">
          <w:rPr>
            <w:webHidden/>
          </w:rPr>
          <w:tab/>
        </w:r>
        <w:r w:rsidR="00F25324">
          <w:rPr>
            <w:webHidden/>
          </w:rPr>
          <w:fldChar w:fldCharType="begin"/>
        </w:r>
        <w:r w:rsidR="00F25324">
          <w:rPr>
            <w:webHidden/>
          </w:rPr>
          <w:instrText xml:space="preserve"> PAGEREF _Toc128560540 \h </w:instrText>
        </w:r>
        <w:r w:rsidR="00F25324">
          <w:rPr>
            <w:webHidden/>
          </w:rPr>
        </w:r>
        <w:r w:rsidR="00F25324">
          <w:rPr>
            <w:webHidden/>
          </w:rPr>
          <w:fldChar w:fldCharType="separate"/>
        </w:r>
        <w:r w:rsidR="00F25324">
          <w:rPr>
            <w:webHidden/>
          </w:rPr>
          <w:t>40</w:t>
        </w:r>
        <w:r w:rsidR="00F25324">
          <w:rPr>
            <w:webHidden/>
          </w:rPr>
          <w:fldChar w:fldCharType="end"/>
        </w:r>
      </w:hyperlink>
    </w:p>
    <w:p w14:paraId="460821CC" w14:textId="4E8CE5B8" w:rsidR="00F25324" w:rsidRDefault="00000000">
      <w:pPr>
        <w:pStyle w:val="31"/>
        <w:rPr>
          <w:rFonts w:asciiTheme="minorHAnsi" w:hAnsiTheme="minorHAnsi" w:cstheme="minorBidi"/>
          <w:kern w:val="2"/>
          <w:szCs w:val="22"/>
        </w:rPr>
      </w:pPr>
      <w:hyperlink w:anchor="_Toc128560541" w:history="1">
        <w:r w:rsidR="00F25324" w:rsidRPr="00595BF1">
          <w:rPr>
            <w:rStyle w:val="a6"/>
          </w:rPr>
          <w:t>3.4.7</w:t>
        </w:r>
        <w:r w:rsidR="00F25324">
          <w:rPr>
            <w:rFonts w:asciiTheme="minorHAnsi" w:hAnsiTheme="minorHAnsi" w:cstheme="minorBidi"/>
            <w:kern w:val="2"/>
            <w:szCs w:val="22"/>
          </w:rPr>
          <w:tab/>
        </w:r>
        <w:r w:rsidR="00F25324" w:rsidRPr="00595BF1">
          <w:rPr>
            <w:rStyle w:val="a6"/>
          </w:rPr>
          <w:t>システムの構成要素</w:t>
        </w:r>
        <w:r w:rsidR="00F25324">
          <w:rPr>
            <w:webHidden/>
          </w:rPr>
          <w:tab/>
        </w:r>
        <w:r w:rsidR="00F25324">
          <w:rPr>
            <w:webHidden/>
          </w:rPr>
          <w:fldChar w:fldCharType="begin"/>
        </w:r>
        <w:r w:rsidR="00F25324">
          <w:rPr>
            <w:webHidden/>
          </w:rPr>
          <w:instrText xml:space="preserve"> PAGEREF _Toc128560541 \h </w:instrText>
        </w:r>
        <w:r w:rsidR="00F25324">
          <w:rPr>
            <w:webHidden/>
          </w:rPr>
        </w:r>
        <w:r w:rsidR="00F25324">
          <w:rPr>
            <w:webHidden/>
          </w:rPr>
          <w:fldChar w:fldCharType="separate"/>
        </w:r>
        <w:r w:rsidR="00F25324">
          <w:rPr>
            <w:webHidden/>
          </w:rPr>
          <w:t>41</w:t>
        </w:r>
        <w:r w:rsidR="00F25324">
          <w:rPr>
            <w:webHidden/>
          </w:rPr>
          <w:fldChar w:fldCharType="end"/>
        </w:r>
      </w:hyperlink>
    </w:p>
    <w:p w14:paraId="410558C4" w14:textId="08FEACAD" w:rsidR="00F25324" w:rsidRDefault="00000000">
      <w:pPr>
        <w:pStyle w:val="21"/>
        <w:tabs>
          <w:tab w:val="left" w:pos="840"/>
          <w:tab w:val="right" w:leader="dot" w:pos="8494"/>
        </w:tabs>
        <w:rPr>
          <w:rFonts w:asciiTheme="minorHAnsi" w:hAnsiTheme="minorHAnsi" w:cstheme="minorBidi"/>
          <w:noProof/>
          <w:kern w:val="2"/>
          <w:szCs w:val="22"/>
        </w:rPr>
      </w:pPr>
      <w:hyperlink w:anchor="_Toc128560542" w:history="1">
        <w:r w:rsidR="00F25324" w:rsidRPr="00595BF1">
          <w:rPr>
            <w:rStyle w:val="a6"/>
            <w:noProof/>
          </w:rPr>
          <w:t>3.5</w:t>
        </w:r>
        <w:r w:rsidR="00F25324">
          <w:rPr>
            <w:rFonts w:asciiTheme="minorHAnsi" w:hAnsiTheme="minorHAnsi" w:cstheme="minorBidi"/>
            <w:noProof/>
            <w:kern w:val="2"/>
            <w:szCs w:val="22"/>
          </w:rPr>
          <w:tab/>
        </w:r>
        <w:r w:rsidR="00F25324" w:rsidRPr="00595BF1">
          <w:rPr>
            <w:rStyle w:val="a6"/>
            <w:noProof/>
          </w:rPr>
          <w:t>実証を通じて得られた主な成果</w:t>
        </w:r>
        <w:r w:rsidR="00F25324">
          <w:rPr>
            <w:noProof/>
            <w:webHidden/>
          </w:rPr>
          <w:tab/>
        </w:r>
        <w:r w:rsidR="00F25324">
          <w:rPr>
            <w:noProof/>
            <w:webHidden/>
          </w:rPr>
          <w:fldChar w:fldCharType="begin"/>
        </w:r>
        <w:r w:rsidR="00F25324">
          <w:rPr>
            <w:noProof/>
            <w:webHidden/>
          </w:rPr>
          <w:instrText xml:space="preserve"> PAGEREF _Toc128560542 \h </w:instrText>
        </w:r>
        <w:r w:rsidR="00F25324">
          <w:rPr>
            <w:noProof/>
            <w:webHidden/>
          </w:rPr>
        </w:r>
        <w:r w:rsidR="00F25324">
          <w:rPr>
            <w:noProof/>
            <w:webHidden/>
          </w:rPr>
          <w:fldChar w:fldCharType="separate"/>
        </w:r>
        <w:r w:rsidR="00F25324">
          <w:rPr>
            <w:noProof/>
            <w:webHidden/>
          </w:rPr>
          <w:t>41</w:t>
        </w:r>
        <w:r w:rsidR="00F25324">
          <w:rPr>
            <w:noProof/>
            <w:webHidden/>
          </w:rPr>
          <w:fldChar w:fldCharType="end"/>
        </w:r>
      </w:hyperlink>
    </w:p>
    <w:p w14:paraId="052B1FE3" w14:textId="1D7EE611" w:rsidR="00F25324" w:rsidRDefault="00000000">
      <w:pPr>
        <w:pStyle w:val="31"/>
        <w:rPr>
          <w:rFonts w:asciiTheme="minorHAnsi" w:hAnsiTheme="minorHAnsi" w:cstheme="minorBidi"/>
          <w:kern w:val="2"/>
          <w:szCs w:val="22"/>
        </w:rPr>
      </w:pPr>
      <w:hyperlink w:anchor="_Toc128560543" w:history="1">
        <w:r w:rsidR="00F25324" w:rsidRPr="00595BF1">
          <w:rPr>
            <w:rStyle w:val="a6"/>
          </w:rPr>
          <w:t>3.5.1</w:t>
        </w:r>
        <w:r w:rsidR="00F25324">
          <w:rPr>
            <w:rFonts w:asciiTheme="minorHAnsi" w:hAnsiTheme="minorHAnsi" w:cstheme="minorBidi"/>
            <w:kern w:val="2"/>
            <w:szCs w:val="22"/>
          </w:rPr>
          <w:tab/>
        </w:r>
        <w:r w:rsidR="00F25324" w:rsidRPr="00595BF1">
          <w:rPr>
            <w:rStyle w:val="a6"/>
          </w:rPr>
          <w:t>システムの企画・開発に関する実証内容・得られた主な成果</w:t>
        </w:r>
        <w:r w:rsidR="00F25324">
          <w:rPr>
            <w:webHidden/>
          </w:rPr>
          <w:tab/>
        </w:r>
        <w:r w:rsidR="00F25324">
          <w:rPr>
            <w:webHidden/>
          </w:rPr>
          <w:fldChar w:fldCharType="begin"/>
        </w:r>
        <w:r w:rsidR="00F25324">
          <w:rPr>
            <w:webHidden/>
          </w:rPr>
          <w:instrText xml:space="preserve"> PAGEREF _Toc128560543 \h </w:instrText>
        </w:r>
        <w:r w:rsidR="00F25324">
          <w:rPr>
            <w:webHidden/>
          </w:rPr>
        </w:r>
        <w:r w:rsidR="00F25324">
          <w:rPr>
            <w:webHidden/>
          </w:rPr>
          <w:fldChar w:fldCharType="separate"/>
        </w:r>
        <w:r w:rsidR="00F25324">
          <w:rPr>
            <w:webHidden/>
          </w:rPr>
          <w:t>41</w:t>
        </w:r>
        <w:r w:rsidR="00F25324">
          <w:rPr>
            <w:webHidden/>
          </w:rPr>
          <w:fldChar w:fldCharType="end"/>
        </w:r>
      </w:hyperlink>
    </w:p>
    <w:p w14:paraId="62730248" w14:textId="28996D64" w:rsidR="00F25324" w:rsidRDefault="00000000">
      <w:pPr>
        <w:pStyle w:val="31"/>
        <w:rPr>
          <w:rFonts w:asciiTheme="minorHAnsi" w:hAnsiTheme="minorHAnsi" w:cstheme="minorBidi"/>
          <w:kern w:val="2"/>
          <w:szCs w:val="22"/>
        </w:rPr>
      </w:pPr>
      <w:hyperlink w:anchor="_Toc128560544" w:history="1">
        <w:r w:rsidR="00F25324" w:rsidRPr="00595BF1">
          <w:rPr>
            <w:rStyle w:val="a6"/>
          </w:rPr>
          <w:t>3.5.2</w:t>
        </w:r>
        <w:r w:rsidR="00F25324">
          <w:rPr>
            <w:rFonts w:asciiTheme="minorHAnsi" w:hAnsiTheme="minorHAnsi" w:cstheme="minorBidi"/>
            <w:kern w:val="2"/>
            <w:szCs w:val="22"/>
          </w:rPr>
          <w:tab/>
        </w:r>
        <w:r w:rsidR="00F25324" w:rsidRPr="00595BF1">
          <w:rPr>
            <w:rStyle w:val="a6"/>
          </w:rPr>
          <w:t>ビジネスモデルに関する実証内容・得られた成果</w:t>
        </w:r>
        <w:r w:rsidR="00F25324">
          <w:rPr>
            <w:webHidden/>
          </w:rPr>
          <w:tab/>
        </w:r>
        <w:r w:rsidR="00F25324">
          <w:rPr>
            <w:webHidden/>
          </w:rPr>
          <w:fldChar w:fldCharType="begin"/>
        </w:r>
        <w:r w:rsidR="00F25324">
          <w:rPr>
            <w:webHidden/>
          </w:rPr>
          <w:instrText xml:space="preserve"> PAGEREF _Toc128560544 \h </w:instrText>
        </w:r>
        <w:r w:rsidR="00F25324">
          <w:rPr>
            <w:webHidden/>
          </w:rPr>
        </w:r>
        <w:r w:rsidR="00F25324">
          <w:rPr>
            <w:webHidden/>
          </w:rPr>
          <w:fldChar w:fldCharType="separate"/>
        </w:r>
        <w:r w:rsidR="00F25324">
          <w:rPr>
            <w:webHidden/>
          </w:rPr>
          <w:t>45</w:t>
        </w:r>
        <w:r w:rsidR="00F25324">
          <w:rPr>
            <w:webHidden/>
          </w:rPr>
          <w:fldChar w:fldCharType="end"/>
        </w:r>
      </w:hyperlink>
    </w:p>
    <w:p w14:paraId="712B748C" w14:textId="09DBD03C" w:rsidR="00F25324" w:rsidRDefault="00000000">
      <w:pPr>
        <w:pStyle w:val="21"/>
        <w:tabs>
          <w:tab w:val="left" w:pos="840"/>
          <w:tab w:val="right" w:leader="dot" w:pos="8494"/>
        </w:tabs>
        <w:rPr>
          <w:rFonts w:asciiTheme="minorHAnsi" w:hAnsiTheme="minorHAnsi" w:cstheme="minorBidi"/>
          <w:noProof/>
          <w:kern w:val="2"/>
          <w:szCs w:val="22"/>
        </w:rPr>
      </w:pPr>
      <w:hyperlink w:anchor="_Toc128560545" w:history="1">
        <w:r w:rsidR="00F25324" w:rsidRPr="00595BF1">
          <w:rPr>
            <w:rStyle w:val="a6"/>
            <w:noProof/>
          </w:rPr>
          <w:t>3.6</w:t>
        </w:r>
        <w:r w:rsidR="00F25324">
          <w:rPr>
            <w:rFonts w:asciiTheme="minorHAnsi" w:hAnsiTheme="minorHAnsi" w:cstheme="minorBidi"/>
            <w:noProof/>
            <w:kern w:val="2"/>
            <w:szCs w:val="22"/>
          </w:rPr>
          <w:tab/>
        </w:r>
        <w:r w:rsidR="00F25324" w:rsidRPr="00595BF1">
          <w:rPr>
            <w:rStyle w:val="a6"/>
            <w:noProof/>
          </w:rPr>
          <w:t>本実証で開発したシステムの第三者による再現可能性（</w:t>
        </w:r>
        <w:r w:rsidR="00F25324" w:rsidRPr="00595BF1">
          <w:rPr>
            <w:rStyle w:val="a6"/>
            <w:noProof/>
          </w:rPr>
          <w:t>A</w:t>
        </w:r>
        <w:r w:rsidR="00F25324" w:rsidRPr="00595BF1">
          <w:rPr>
            <w:rStyle w:val="a6"/>
            <w:noProof/>
          </w:rPr>
          <w:t>類型のみ）</w:t>
        </w:r>
        <w:r w:rsidR="00F25324">
          <w:rPr>
            <w:noProof/>
            <w:webHidden/>
          </w:rPr>
          <w:tab/>
        </w:r>
        <w:r w:rsidR="00F25324">
          <w:rPr>
            <w:noProof/>
            <w:webHidden/>
          </w:rPr>
          <w:fldChar w:fldCharType="begin"/>
        </w:r>
        <w:r w:rsidR="00F25324">
          <w:rPr>
            <w:noProof/>
            <w:webHidden/>
          </w:rPr>
          <w:instrText xml:space="preserve"> PAGEREF _Toc128560545 \h </w:instrText>
        </w:r>
        <w:r w:rsidR="00F25324">
          <w:rPr>
            <w:noProof/>
            <w:webHidden/>
          </w:rPr>
        </w:r>
        <w:r w:rsidR="00F25324">
          <w:rPr>
            <w:noProof/>
            <w:webHidden/>
          </w:rPr>
          <w:fldChar w:fldCharType="separate"/>
        </w:r>
        <w:r w:rsidR="00F25324">
          <w:rPr>
            <w:noProof/>
            <w:webHidden/>
          </w:rPr>
          <w:t>46</w:t>
        </w:r>
        <w:r w:rsidR="00F25324">
          <w:rPr>
            <w:noProof/>
            <w:webHidden/>
          </w:rPr>
          <w:fldChar w:fldCharType="end"/>
        </w:r>
      </w:hyperlink>
    </w:p>
    <w:p w14:paraId="2B230A62" w14:textId="610BA499" w:rsidR="00F25324" w:rsidRDefault="00000000">
      <w:pPr>
        <w:pStyle w:val="12"/>
        <w:rPr>
          <w:rFonts w:asciiTheme="minorHAnsi" w:hAnsiTheme="minorHAnsi" w:cstheme="minorBidi"/>
          <w:noProof/>
          <w:kern w:val="2"/>
          <w:szCs w:val="22"/>
        </w:rPr>
      </w:pPr>
      <w:hyperlink w:anchor="_Toc128560546" w:history="1">
        <w:r w:rsidR="00F25324" w:rsidRPr="00595BF1">
          <w:rPr>
            <w:rStyle w:val="a6"/>
            <w:noProof/>
          </w:rPr>
          <w:t>4</w:t>
        </w:r>
        <w:r w:rsidR="00F25324">
          <w:rPr>
            <w:rFonts w:asciiTheme="minorHAnsi" w:hAnsiTheme="minorHAnsi" w:cstheme="minorBidi"/>
            <w:noProof/>
            <w:kern w:val="2"/>
            <w:szCs w:val="22"/>
          </w:rPr>
          <w:tab/>
        </w:r>
        <w:r w:rsidR="00F25324" w:rsidRPr="00595BF1">
          <w:rPr>
            <w:rStyle w:val="a6"/>
            <w:noProof/>
          </w:rPr>
          <w:t>実証終了後の社会実装に向けた見通し</w:t>
        </w:r>
        <w:r w:rsidR="00F25324">
          <w:rPr>
            <w:noProof/>
            <w:webHidden/>
          </w:rPr>
          <w:tab/>
        </w:r>
        <w:r w:rsidR="00F25324">
          <w:rPr>
            <w:noProof/>
            <w:webHidden/>
          </w:rPr>
          <w:fldChar w:fldCharType="begin"/>
        </w:r>
        <w:r w:rsidR="00F25324">
          <w:rPr>
            <w:noProof/>
            <w:webHidden/>
          </w:rPr>
          <w:instrText xml:space="preserve"> PAGEREF _Toc128560546 \h </w:instrText>
        </w:r>
        <w:r w:rsidR="00F25324">
          <w:rPr>
            <w:noProof/>
            <w:webHidden/>
          </w:rPr>
        </w:r>
        <w:r w:rsidR="00F25324">
          <w:rPr>
            <w:noProof/>
            <w:webHidden/>
          </w:rPr>
          <w:fldChar w:fldCharType="separate"/>
        </w:r>
        <w:r w:rsidR="00F25324">
          <w:rPr>
            <w:noProof/>
            <w:webHidden/>
          </w:rPr>
          <w:t>47</w:t>
        </w:r>
        <w:r w:rsidR="00F25324">
          <w:rPr>
            <w:noProof/>
            <w:webHidden/>
          </w:rPr>
          <w:fldChar w:fldCharType="end"/>
        </w:r>
      </w:hyperlink>
    </w:p>
    <w:p w14:paraId="7A521E40" w14:textId="71395DBA" w:rsidR="00F25324" w:rsidRDefault="00000000">
      <w:pPr>
        <w:pStyle w:val="21"/>
        <w:tabs>
          <w:tab w:val="left" w:pos="840"/>
          <w:tab w:val="right" w:leader="dot" w:pos="8494"/>
        </w:tabs>
        <w:rPr>
          <w:rFonts w:asciiTheme="minorHAnsi" w:hAnsiTheme="minorHAnsi" w:cstheme="minorBidi"/>
          <w:noProof/>
          <w:kern w:val="2"/>
          <w:szCs w:val="22"/>
        </w:rPr>
      </w:pPr>
      <w:hyperlink w:anchor="_Toc128560547" w:history="1">
        <w:r w:rsidR="00F25324" w:rsidRPr="00595BF1">
          <w:rPr>
            <w:rStyle w:val="a6"/>
            <w:noProof/>
          </w:rPr>
          <w:t>4.1</w:t>
        </w:r>
        <w:r w:rsidR="00F25324">
          <w:rPr>
            <w:rFonts w:asciiTheme="minorHAnsi" w:hAnsiTheme="minorHAnsi" w:cstheme="minorBidi"/>
            <w:noProof/>
            <w:kern w:val="2"/>
            <w:szCs w:val="22"/>
          </w:rPr>
          <w:tab/>
        </w:r>
        <w:r w:rsidR="00F25324" w:rsidRPr="00595BF1">
          <w:rPr>
            <w:rStyle w:val="a6"/>
            <w:noProof/>
          </w:rPr>
          <w:t>社会実装時に想定しているビジネスモデル・ユーザーのメリット</w:t>
        </w:r>
        <w:r w:rsidR="00F25324">
          <w:rPr>
            <w:noProof/>
            <w:webHidden/>
          </w:rPr>
          <w:tab/>
        </w:r>
        <w:r w:rsidR="00F25324">
          <w:rPr>
            <w:noProof/>
            <w:webHidden/>
          </w:rPr>
          <w:fldChar w:fldCharType="begin"/>
        </w:r>
        <w:r w:rsidR="00F25324">
          <w:rPr>
            <w:noProof/>
            <w:webHidden/>
          </w:rPr>
          <w:instrText xml:space="preserve"> PAGEREF _Toc128560547 \h </w:instrText>
        </w:r>
        <w:r w:rsidR="00F25324">
          <w:rPr>
            <w:noProof/>
            <w:webHidden/>
          </w:rPr>
        </w:r>
        <w:r w:rsidR="00F25324">
          <w:rPr>
            <w:noProof/>
            <w:webHidden/>
          </w:rPr>
          <w:fldChar w:fldCharType="separate"/>
        </w:r>
        <w:r w:rsidR="00F25324">
          <w:rPr>
            <w:noProof/>
            <w:webHidden/>
          </w:rPr>
          <w:t>47</w:t>
        </w:r>
        <w:r w:rsidR="00F25324">
          <w:rPr>
            <w:noProof/>
            <w:webHidden/>
          </w:rPr>
          <w:fldChar w:fldCharType="end"/>
        </w:r>
      </w:hyperlink>
    </w:p>
    <w:p w14:paraId="3B5F767C" w14:textId="28D6F376" w:rsidR="00F25324" w:rsidRDefault="00000000">
      <w:pPr>
        <w:pStyle w:val="21"/>
        <w:tabs>
          <w:tab w:val="left" w:pos="840"/>
          <w:tab w:val="right" w:leader="dot" w:pos="8494"/>
        </w:tabs>
        <w:rPr>
          <w:rFonts w:asciiTheme="minorHAnsi" w:hAnsiTheme="minorHAnsi" w:cstheme="minorBidi"/>
          <w:noProof/>
          <w:kern w:val="2"/>
          <w:szCs w:val="22"/>
        </w:rPr>
      </w:pPr>
      <w:hyperlink w:anchor="_Toc128560548" w:history="1">
        <w:r w:rsidR="00F25324" w:rsidRPr="00595BF1">
          <w:rPr>
            <w:rStyle w:val="a6"/>
            <w:noProof/>
          </w:rPr>
          <w:t>4.2</w:t>
        </w:r>
        <w:r w:rsidR="00F25324">
          <w:rPr>
            <w:rFonts w:asciiTheme="minorHAnsi" w:hAnsiTheme="minorHAnsi" w:cstheme="minorBidi"/>
            <w:noProof/>
            <w:kern w:val="2"/>
            <w:szCs w:val="22"/>
          </w:rPr>
          <w:tab/>
        </w:r>
        <w:r w:rsidR="00F25324" w:rsidRPr="00595BF1">
          <w:rPr>
            <w:rStyle w:val="a6"/>
            <w:noProof/>
          </w:rPr>
          <w:t>実証を通じて判明したユースケースの課題とその解決方針</w:t>
        </w:r>
        <w:r w:rsidR="00F25324">
          <w:rPr>
            <w:noProof/>
            <w:webHidden/>
          </w:rPr>
          <w:tab/>
        </w:r>
        <w:r w:rsidR="00F25324">
          <w:rPr>
            <w:noProof/>
            <w:webHidden/>
          </w:rPr>
          <w:fldChar w:fldCharType="begin"/>
        </w:r>
        <w:r w:rsidR="00F25324">
          <w:rPr>
            <w:noProof/>
            <w:webHidden/>
          </w:rPr>
          <w:instrText xml:space="preserve"> PAGEREF _Toc128560548 \h </w:instrText>
        </w:r>
        <w:r w:rsidR="00F25324">
          <w:rPr>
            <w:noProof/>
            <w:webHidden/>
          </w:rPr>
        </w:r>
        <w:r w:rsidR="00F25324">
          <w:rPr>
            <w:noProof/>
            <w:webHidden/>
          </w:rPr>
          <w:fldChar w:fldCharType="separate"/>
        </w:r>
        <w:r w:rsidR="00F25324">
          <w:rPr>
            <w:noProof/>
            <w:webHidden/>
          </w:rPr>
          <w:t>51</w:t>
        </w:r>
        <w:r w:rsidR="00F25324">
          <w:rPr>
            <w:noProof/>
            <w:webHidden/>
          </w:rPr>
          <w:fldChar w:fldCharType="end"/>
        </w:r>
      </w:hyperlink>
    </w:p>
    <w:p w14:paraId="585148FD" w14:textId="07FDB995" w:rsidR="00F25324" w:rsidRDefault="00000000">
      <w:pPr>
        <w:pStyle w:val="21"/>
        <w:tabs>
          <w:tab w:val="left" w:pos="840"/>
          <w:tab w:val="right" w:leader="dot" w:pos="8494"/>
        </w:tabs>
        <w:rPr>
          <w:rFonts w:asciiTheme="minorHAnsi" w:hAnsiTheme="minorHAnsi" w:cstheme="minorBidi"/>
          <w:noProof/>
          <w:kern w:val="2"/>
          <w:szCs w:val="22"/>
        </w:rPr>
      </w:pPr>
      <w:hyperlink w:anchor="_Toc128560549" w:history="1">
        <w:r w:rsidR="00F25324" w:rsidRPr="00595BF1">
          <w:rPr>
            <w:rStyle w:val="a6"/>
            <w:noProof/>
          </w:rPr>
          <w:t>4.3</w:t>
        </w:r>
        <w:r w:rsidR="00F25324">
          <w:rPr>
            <w:rFonts w:asciiTheme="minorHAnsi" w:hAnsiTheme="minorHAnsi" w:cstheme="minorBidi"/>
            <w:noProof/>
            <w:kern w:val="2"/>
            <w:szCs w:val="22"/>
          </w:rPr>
          <w:tab/>
        </w:r>
        <w:r w:rsidR="00F25324" w:rsidRPr="00595BF1">
          <w:rPr>
            <w:rStyle w:val="a6"/>
            <w:noProof/>
          </w:rPr>
          <w:t>本ユースケースの社会実装に向けたマイルストーン</w:t>
        </w:r>
        <w:r w:rsidR="00F25324">
          <w:rPr>
            <w:noProof/>
            <w:webHidden/>
          </w:rPr>
          <w:tab/>
        </w:r>
        <w:r w:rsidR="00F25324">
          <w:rPr>
            <w:noProof/>
            <w:webHidden/>
          </w:rPr>
          <w:fldChar w:fldCharType="begin"/>
        </w:r>
        <w:r w:rsidR="00F25324">
          <w:rPr>
            <w:noProof/>
            <w:webHidden/>
          </w:rPr>
          <w:instrText xml:space="preserve"> PAGEREF _Toc128560549 \h </w:instrText>
        </w:r>
        <w:r w:rsidR="00F25324">
          <w:rPr>
            <w:noProof/>
            <w:webHidden/>
          </w:rPr>
        </w:r>
        <w:r w:rsidR="00F25324">
          <w:rPr>
            <w:noProof/>
            <w:webHidden/>
          </w:rPr>
          <w:fldChar w:fldCharType="separate"/>
        </w:r>
        <w:r w:rsidR="00F25324">
          <w:rPr>
            <w:noProof/>
            <w:webHidden/>
          </w:rPr>
          <w:t>52</w:t>
        </w:r>
        <w:r w:rsidR="00F25324">
          <w:rPr>
            <w:noProof/>
            <w:webHidden/>
          </w:rPr>
          <w:fldChar w:fldCharType="end"/>
        </w:r>
      </w:hyperlink>
    </w:p>
    <w:p w14:paraId="4169F8DD" w14:textId="497EEECC" w:rsidR="00F25324" w:rsidRDefault="00000000">
      <w:pPr>
        <w:pStyle w:val="12"/>
        <w:rPr>
          <w:rFonts w:asciiTheme="minorHAnsi" w:hAnsiTheme="minorHAnsi" w:cstheme="minorBidi"/>
          <w:noProof/>
          <w:kern w:val="2"/>
          <w:szCs w:val="22"/>
        </w:rPr>
      </w:pPr>
      <w:hyperlink w:anchor="_Toc128560550" w:history="1">
        <w:r w:rsidR="00F25324" w:rsidRPr="00595BF1">
          <w:rPr>
            <w:rStyle w:val="a6"/>
            <w:noProof/>
          </w:rPr>
          <w:t>5</w:t>
        </w:r>
        <w:r w:rsidR="00F25324">
          <w:rPr>
            <w:rFonts w:asciiTheme="minorHAnsi" w:hAnsiTheme="minorHAnsi" w:cstheme="minorBidi"/>
            <w:noProof/>
            <w:kern w:val="2"/>
            <w:szCs w:val="22"/>
          </w:rPr>
          <w:tab/>
        </w:r>
        <w:r w:rsidR="00F25324" w:rsidRPr="00595BF1">
          <w:rPr>
            <w:rStyle w:val="a6"/>
            <w:noProof/>
          </w:rPr>
          <w:t>Trusted Web</w:t>
        </w:r>
        <w:r w:rsidR="00F25324" w:rsidRPr="00595BF1">
          <w:rPr>
            <w:rStyle w:val="a6"/>
            <w:noProof/>
          </w:rPr>
          <w:t>に関する考察</w:t>
        </w:r>
        <w:r w:rsidR="00F25324">
          <w:rPr>
            <w:noProof/>
            <w:webHidden/>
          </w:rPr>
          <w:tab/>
        </w:r>
        <w:r w:rsidR="00F25324">
          <w:rPr>
            <w:noProof/>
            <w:webHidden/>
          </w:rPr>
          <w:fldChar w:fldCharType="begin"/>
        </w:r>
        <w:r w:rsidR="00F25324">
          <w:rPr>
            <w:noProof/>
            <w:webHidden/>
          </w:rPr>
          <w:instrText xml:space="preserve"> PAGEREF _Toc128560550 \h </w:instrText>
        </w:r>
        <w:r w:rsidR="00F25324">
          <w:rPr>
            <w:noProof/>
            <w:webHidden/>
          </w:rPr>
        </w:r>
        <w:r w:rsidR="00F25324">
          <w:rPr>
            <w:noProof/>
            <w:webHidden/>
          </w:rPr>
          <w:fldChar w:fldCharType="separate"/>
        </w:r>
        <w:r w:rsidR="00F25324">
          <w:rPr>
            <w:noProof/>
            <w:webHidden/>
          </w:rPr>
          <w:t>53</w:t>
        </w:r>
        <w:r w:rsidR="00F25324">
          <w:rPr>
            <w:noProof/>
            <w:webHidden/>
          </w:rPr>
          <w:fldChar w:fldCharType="end"/>
        </w:r>
      </w:hyperlink>
    </w:p>
    <w:p w14:paraId="197CFFCB" w14:textId="6A4BC106" w:rsidR="00F25324" w:rsidRDefault="00000000">
      <w:pPr>
        <w:pStyle w:val="21"/>
        <w:tabs>
          <w:tab w:val="left" w:pos="840"/>
          <w:tab w:val="right" w:leader="dot" w:pos="8494"/>
        </w:tabs>
        <w:rPr>
          <w:rFonts w:asciiTheme="minorHAnsi" w:hAnsiTheme="minorHAnsi" w:cstheme="minorBidi"/>
          <w:noProof/>
          <w:kern w:val="2"/>
          <w:szCs w:val="22"/>
        </w:rPr>
      </w:pPr>
      <w:hyperlink w:anchor="_Toc128560551" w:history="1">
        <w:r w:rsidR="00F25324" w:rsidRPr="00595BF1">
          <w:rPr>
            <w:rStyle w:val="a6"/>
            <w:noProof/>
          </w:rPr>
          <w:t>5.1</w:t>
        </w:r>
        <w:r w:rsidR="00F25324">
          <w:rPr>
            <w:rFonts w:asciiTheme="minorHAnsi" w:hAnsiTheme="minorHAnsi" w:cstheme="minorBidi"/>
            <w:noProof/>
            <w:kern w:val="2"/>
            <w:szCs w:val="22"/>
          </w:rPr>
          <w:tab/>
        </w:r>
        <w:r w:rsidR="00F25324" w:rsidRPr="00595BF1">
          <w:rPr>
            <w:rStyle w:val="a6"/>
            <w:noProof/>
          </w:rPr>
          <w:t>Trusted Web</w:t>
        </w:r>
        <w:r w:rsidR="00F25324" w:rsidRPr="00595BF1">
          <w:rPr>
            <w:rStyle w:val="a6"/>
            <w:noProof/>
          </w:rPr>
          <w:t>のアーキテクチャに関する課題と提言</w:t>
        </w:r>
        <w:r w:rsidR="00F25324">
          <w:rPr>
            <w:noProof/>
            <w:webHidden/>
          </w:rPr>
          <w:tab/>
        </w:r>
        <w:r w:rsidR="00F25324">
          <w:rPr>
            <w:noProof/>
            <w:webHidden/>
          </w:rPr>
          <w:fldChar w:fldCharType="begin"/>
        </w:r>
        <w:r w:rsidR="00F25324">
          <w:rPr>
            <w:noProof/>
            <w:webHidden/>
          </w:rPr>
          <w:instrText xml:space="preserve"> PAGEREF _Toc128560551 \h </w:instrText>
        </w:r>
        <w:r w:rsidR="00F25324">
          <w:rPr>
            <w:noProof/>
            <w:webHidden/>
          </w:rPr>
        </w:r>
        <w:r w:rsidR="00F25324">
          <w:rPr>
            <w:noProof/>
            <w:webHidden/>
          </w:rPr>
          <w:fldChar w:fldCharType="separate"/>
        </w:r>
        <w:r w:rsidR="00F25324">
          <w:rPr>
            <w:noProof/>
            <w:webHidden/>
          </w:rPr>
          <w:t>53</w:t>
        </w:r>
        <w:r w:rsidR="00F25324">
          <w:rPr>
            <w:noProof/>
            <w:webHidden/>
          </w:rPr>
          <w:fldChar w:fldCharType="end"/>
        </w:r>
      </w:hyperlink>
    </w:p>
    <w:p w14:paraId="6B6DC97D" w14:textId="5C2D72DB" w:rsidR="00F25324" w:rsidRDefault="00000000">
      <w:pPr>
        <w:pStyle w:val="21"/>
        <w:tabs>
          <w:tab w:val="left" w:pos="840"/>
          <w:tab w:val="right" w:leader="dot" w:pos="8494"/>
        </w:tabs>
        <w:rPr>
          <w:rFonts w:asciiTheme="minorHAnsi" w:hAnsiTheme="minorHAnsi" w:cstheme="minorBidi"/>
          <w:noProof/>
          <w:kern w:val="2"/>
          <w:szCs w:val="22"/>
        </w:rPr>
      </w:pPr>
      <w:hyperlink w:anchor="_Toc128560552" w:history="1">
        <w:r w:rsidR="00F25324" w:rsidRPr="00595BF1">
          <w:rPr>
            <w:rStyle w:val="a6"/>
            <w:noProof/>
          </w:rPr>
          <w:t>5.2</w:t>
        </w:r>
        <w:r w:rsidR="00F25324">
          <w:rPr>
            <w:rFonts w:asciiTheme="minorHAnsi" w:hAnsiTheme="minorHAnsi" w:cstheme="minorBidi"/>
            <w:noProof/>
            <w:kern w:val="2"/>
            <w:szCs w:val="22"/>
          </w:rPr>
          <w:tab/>
        </w:r>
        <w:r w:rsidR="00F25324" w:rsidRPr="00595BF1">
          <w:rPr>
            <w:rStyle w:val="a6"/>
            <w:noProof/>
          </w:rPr>
          <w:t>その他</w:t>
        </w:r>
        <w:r w:rsidR="00F25324" w:rsidRPr="00595BF1">
          <w:rPr>
            <w:rStyle w:val="a6"/>
            <w:noProof/>
          </w:rPr>
          <w:t>Trusted Web</w:t>
        </w:r>
        <w:r w:rsidR="00F25324" w:rsidRPr="00595BF1">
          <w:rPr>
            <w:rStyle w:val="a6"/>
            <w:noProof/>
          </w:rPr>
          <w:t>の課題と提言</w:t>
        </w:r>
        <w:r w:rsidR="00F25324">
          <w:rPr>
            <w:noProof/>
            <w:webHidden/>
          </w:rPr>
          <w:tab/>
        </w:r>
        <w:r w:rsidR="00F25324">
          <w:rPr>
            <w:noProof/>
            <w:webHidden/>
          </w:rPr>
          <w:fldChar w:fldCharType="begin"/>
        </w:r>
        <w:r w:rsidR="00F25324">
          <w:rPr>
            <w:noProof/>
            <w:webHidden/>
          </w:rPr>
          <w:instrText xml:space="preserve"> PAGEREF _Toc128560552 \h </w:instrText>
        </w:r>
        <w:r w:rsidR="00F25324">
          <w:rPr>
            <w:noProof/>
            <w:webHidden/>
          </w:rPr>
        </w:r>
        <w:r w:rsidR="00F25324">
          <w:rPr>
            <w:noProof/>
            <w:webHidden/>
          </w:rPr>
          <w:fldChar w:fldCharType="separate"/>
        </w:r>
        <w:r w:rsidR="00F25324">
          <w:rPr>
            <w:noProof/>
            <w:webHidden/>
          </w:rPr>
          <w:t>55</w:t>
        </w:r>
        <w:r w:rsidR="00F25324">
          <w:rPr>
            <w:noProof/>
            <w:webHidden/>
          </w:rPr>
          <w:fldChar w:fldCharType="end"/>
        </w:r>
      </w:hyperlink>
    </w:p>
    <w:p w14:paraId="75CD46A9" w14:textId="6DD7A9D5" w:rsidR="00F70048" w:rsidRPr="00A06E26" w:rsidRDefault="00F82054" w:rsidP="007E0056">
      <w:pPr>
        <w:rPr>
          <w:rFonts w:asciiTheme="majorHAnsi" w:eastAsiaTheme="majorHAnsi" w:hAnsiTheme="majorHAnsi"/>
          <w:b/>
          <w:bCs/>
          <w:lang w:val="ja-JP"/>
        </w:rPr>
      </w:pPr>
      <w:r w:rsidRPr="00A06E26">
        <w:rPr>
          <w:rFonts w:asciiTheme="majorHAnsi" w:eastAsiaTheme="majorHAnsi" w:hAnsiTheme="majorHAnsi"/>
          <w:b/>
          <w:bCs/>
          <w:lang w:val="ja-JP"/>
        </w:rPr>
        <w:fldChar w:fldCharType="end"/>
      </w:r>
    </w:p>
    <w:p w14:paraId="3B5A876B" w14:textId="006CD00C" w:rsidR="008F7BEE" w:rsidRPr="00A06E26" w:rsidRDefault="008F7BEE" w:rsidP="007E0056">
      <w:pPr>
        <w:rPr>
          <w:rFonts w:asciiTheme="majorHAnsi" w:eastAsiaTheme="majorHAnsi" w:hAnsiTheme="majorHAnsi"/>
          <w:b/>
          <w:bCs/>
          <w:lang w:val="ja-JP"/>
        </w:rPr>
      </w:pPr>
    </w:p>
    <w:p w14:paraId="6976027F" w14:textId="779B5C45" w:rsidR="008F7BEE" w:rsidRPr="00A06E26" w:rsidRDefault="008F7BEE" w:rsidP="007E0056">
      <w:pPr>
        <w:rPr>
          <w:rFonts w:asciiTheme="majorHAnsi" w:eastAsiaTheme="majorHAnsi" w:hAnsiTheme="majorHAnsi"/>
          <w:b/>
          <w:bCs/>
          <w:lang w:val="ja-JP"/>
        </w:rPr>
      </w:pPr>
    </w:p>
    <w:p w14:paraId="1E2FC884" w14:textId="32C3A78B" w:rsidR="008F7BEE" w:rsidRPr="00A06E26" w:rsidRDefault="008F7BEE" w:rsidP="007E0056">
      <w:pPr>
        <w:rPr>
          <w:rFonts w:asciiTheme="majorHAnsi" w:eastAsiaTheme="majorHAnsi" w:hAnsiTheme="majorHAnsi"/>
          <w:b/>
          <w:bCs/>
          <w:lang w:val="ja-JP"/>
        </w:rPr>
      </w:pPr>
    </w:p>
    <w:p w14:paraId="16FF4329" w14:textId="0CE596F3" w:rsidR="008F7BEE" w:rsidRPr="00A06E26" w:rsidRDefault="008F7BEE" w:rsidP="007E0056">
      <w:pPr>
        <w:rPr>
          <w:rFonts w:asciiTheme="majorHAnsi" w:eastAsiaTheme="majorHAnsi" w:hAnsiTheme="majorHAnsi"/>
          <w:b/>
          <w:bCs/>
          <w:lang w:val="ja-JP"/>
        </w:rPr>
      </w:pPr>
    </w:p>
    <w:p w14:paraId="5EDCA74A" w14:textId="1BBBC6E1" w:rsidR="008F7BEE" w:rsidRPr="00A06E26" w:rsidRDefault="008F7BEE" w:rsidP="007E0056">
      <w:pPr>
        <w:rPr>
          <w:rFonts w:asciiTheme="majorHAnsi" w:eastAsiaTheme="majorHAnsi" w:hAnsiTheme="majorHAnsi"/>
          <w:b/>
          <w:bCs/>
          <w:lang w:val="ja-JP"/>
        </w:rPr>
      </w:pPr>
    </w:p>
    <w:p w14:paraId="0A86FDC2" w14:textId="77777777" w:rsidR="008F7BEE" w:rsidRPr="00A06E26" w:rsidRDefault="008F7BEE" w:rsidP="007E0056">
      <w:pPr>
        <w:rPr>
          <w:rFonts w:asciiTheme="majorHAnsi" w:eastAsiaTheme="majorHAnsi" w:hAnsiTheme="majorHAnsi"/>
          <w:b/>
          <w:bCs/>
          <w:lang w:val="ja-JP"/>
        </w:rPr>
        <w:sectPr w:rsidR="008F7BEE" w:rsidRPr="00A06E26" w:rsidSect="00996B5B">
          <w:footerReference w:type="default" r:id="rId11"/>
          <w:type w:val="continuous"/>
          <w:pgSz w:w="11906" w:h="16838"/>
          <w:pgMar w:top="1985" w:right="1701" w:bottom="1701" w:left="1701" w:header="851" w:footer="992" w:gutter="0"/>
          <w:pgNumType w:start="1"/>
          <w:cols w:space="425"/>
          <w:docGrid w:type="lines" w:linePitch="360"/>
        </w:sectPr>
      </w:pPr>
    </w:p>
    <w:p w14:paraId="0DC95D6A" w14:textId="276C8DC1" w:rsidR="008F7BEE" w:rsidRPr="00A06E26" w:rsidRDefault="008F7BEE" w:rsidP="007E0056">
      <w:pPr>
        <w:rPr>
          <w:rFonts w:asciiTheme="majorHAnsi" w:eastAsiaTheme="majorHAnsi" w:hAnsiTheme="majorHAnsi"/>
          <w:b/>
          <w:bCs/>
          <w:lang w:val="ja-JP"/>
        </w:rPr>
      </w:pPr>
    </w:p>
    <w:p w14:paraId="7CA15912" w14:textId="0C795E0C" w:rsidR="008F7BEE" w:rsidRPr="00A06E26" w:rsidRDefault="008F7BEE" w:rsidP="007E0056">
      <w:pPr>
        <w:rPr>
          <w:rFonts w:asciiTheme="majorHAnsi" w:eastAsiaTheme="majorHAnsi" w:hAnsiTheme="majorHAnsi"/>
          <w:b/>
          <w:bCs/>
          <w:lang w:val="ja-JP"/>
        </w:rPr>
      </w:pPr>
    </w:p>
    <w:p w14:paraId="2719A29D" w14:textId="56981ECB" w:rsidR="008F7BEE" w:rsidRPr="00A06E26" w:rsidRDefault="008F7BEE">
      <w:pPr>
        <w:widowControl/>
        <w:jc w:val="left"/>
        <w:rPr>
          <w:rFonts w:asciiTheme="majorHAnsi" w:eastAsiaTheme="majorHAnsi" w:hAnsiTheme="majorHAnsi"/>
          <w:b/>
          <w:bCs/>
          <w:lang w:val="ja-JP"/>
        </w:rPr>
      </w:pPr>
      <w:r w:rsidRPr="00A06E26">
        <w:rPr>
          <w:rFonts w:asciiTheme="majorHAnsi" w:eastAsiaTheme="majorHAnsi" w:hAnsiTheme="majorHAnsi"/>
          <w:b/>
          <w:bCs/>
          <w:lang w:val="ja-JP"/>
        </w:rPr>
        <w:br w:type="page"/>
      </w:r>
    </w:p>
    <w:p w14:paraId="33B96B7F" w14:textId="252F9724" w:rsidR="0038561F" w:rsidRPr="00A06E26" w:rsidRDefault="0038561F" w:rsidP="002035AF">
      <w:pPr>
        <w:pStyle w:val="1"/>
        <w:rPr>
          <w:rFonts w:cs="Century"/>
          <w:color w:val="FF0000"/>
          <w:sz w:val="21"/>
          <w:szCs w:val="21"/>
        </w:rPr>
      </w:pPr>
      <w:bookmarkStart w:id="1" w:name="_Toc128560503"/>
      <w:r w:rsidRPr="00A06E26">
        <w:rPr>
          <w:rFonts w:hint="eastAsia"/>
        </w:rPr>
        <w:lastRenderedPageBreak/>
        <w:t>背景と</w:t>
      </w:r>
      <w:r w:rsidR="0081099E" w:rsidRPr="00A06E26">
        <w:rPr>
          <w:rFonts w:hint="eastAsia"/>
        </w:rPr>
        <w:t>目的</w:t>
      </w:r>
      <w:bookmarkEnd w:id="1"/>
    </w:p>
    <w:p w14:paraId="28072E73" w14:textId="77777777" w:rsidR="00927689" w:rsidRPr="00A06E26" w:rsidRDefault="00927689" w:rsidP="002035AF">
      <w:pPr>
        <w:pStyle w:val="2"/>
      </w:pPr>
      <w:bookmarkStart w:id="2" w:name="_Toc110595921"/>
      <w:bookmarkStart w:id="3" w:name="_Toc128560504"/>
      <w:r w:rsidRPr="00A06E26">
        <w:rPr>
          <w:rFonts w:hint="eastAsia"/>
        </w:rPr>
        <w:t>事業の背景</w:t>
      </w:r>
      <w:bookmarkEnd w:id="2"/>
      <w:bookmarkEnd w:id="3"/>
    </w:p>
    <w:p w14:paraId="368DB49D"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w:t>
      </w:r>
      <w:r w:rsidRPr="00A06E26">
        <w:rPr>
          <w:rFonts w:asciiTheme="majorHAnsi" w:eastAsiaTheme="majorHAnsi" w:hAnsiTheme="majorHAnsi"/>
        </w:rPr>
        <w:t>1</w:t>
      </w:r>
      <w:r w:rsidRPr="00A06E26">
        <w:rPr>
          <w:rFonts w:asciiTheme="majorHAnsi" w:eastAsiaTheme="majorHAnsi" w:hAnsiTheme="majorHAnsi" w:hint="eastAsia"/>
        </w:rPr>
        <w:t>）ユースケースのアウトライン</w:t>
      </w:r>
    </w:p>
    <w:p w14:paraId="7DB1EEDA" w14:textId="77777777" w:rsidR="00B172C5" w:rsidRDefault="00927689" w:rsidP="00461388">
      <w:pPr>
        <w:ind w:firstLineChars="100" w:firstLine="210"/>
        <w:rPr>
          <w:ins w:id="4" w:author="岡本　俊一" w:date="2023-03-17T10:42:00Z"/>
          <w:rFonts w:asciiTheme="majorHAnsi" w:eastAsiaTheme="majorHAnsi" w:hAnsiTheme="majorHAnsi"/>
        </w:rPr>
      </w:pPr>
      <w:r w:rsidRPr="00A06E26">
        <w:rPr>
          <w:rFonts w:asciiTheme="majorHAnsi" w:eastAsiaTheme="majorHAnsi" w:hAnsiTheme="majorHAnsi" w:hint="eastAsia"/>
        </w:rPr>
        <w:t>本ユースケースは、法人税制と工業会証明書である。法人税制には法人税法で規定される課税内容のほか、経済活性化等を目的として課税の軽減措置等が講じられる租税特別措置法上の政策税制がある。本ユースケースでは、この政策税制のうち、中小企業等経営強化法に関連づけがなされている中小企業経営強化税制［</w:t>
      </w:r>
      <w:r w:rsidRPr="00A06E26">
        <w:rPr>
          <w:rFonts w:asciiTheme="majorHAnsi" w:eastAsiaTheme="majorHAnsi" w:hAnsiTheme="majorHAnsi"/>
        </w:rPr>
        <w:t>A</w:t>
      </w:r>
      <w:r w:rsidRPr="00A06E26">
        <w:rPr>
          <w:rFonts w:asciiTheme="majorHAnsi" w:eastAsiaTheme="majorHAnsi" w:hAnsiTheme="majorHAnsi" w:hint="eastAsia"/>
        </w:rPr>
        <w:t>類型］（以下、本税制という。）の工業会証明書交付事業（以下、本事業という）を対象とする。</w:t>
      </w:r>
    </w:p>
    <w:p w14:paraId="7556C5C5" w14:textId="3F1AAED5"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本税制は、中小企業者が適用対象設備を取得し、これを事業の用に供することを目的として、当該設備を販売する製造事業者等の申請により工業会から取得した工業会証明書（以下、証明書という。）を添えて経営力向上計画を申請し、主務大臣の認定を受けると、本税制による特別償却・税額控除を適用できる</w:t>
      </w:r>
      <w:r w:rsidRPr="00A06E26">
        <w:rPr>
          <w:rFonts w:asciiTheme="majorHAnsi" w:eastAsiaTheme="majorHAnsi" w:hAnsiTheme="majorHAnsi"/>
        </w:rPr>
        <w:t>(</w:t>
      </w:r>
      <w:r w:rsidRPr="00A06E26">
        <w:rPr>
          <w:rFonts w:asciiTheme="majorHAnsi" w:eastAsiaTheme="majorHAnsi" w:hAnsiTheme="majorHAnsi" w:hint="eastAsia"/>
        </w:rPr>
        <w:t>租税特別措置法第42条の12の4、68条の15の5</w:t>
      </w:r>
      <w:r w:rsidRPr="00A06E26">
        <w:rPr>
          <w:rFonts w:asciiTheme="majorHAnsi" w:eastAsiaTheme="majorHAnsi" w:hAnsiTheme="majorHAnsi"/>
        </w:rPr>
        <w:t>)</w:t>
      </w:r>
      <w:r w:rsidRPr="00A06E26">
        <w:rPr>
          <w:rFonts w:asciiTheme="majorHAnsi" w:eastAsiaTheme="majorHAnsi" w:hAnsiTheme="majorHAnsi" w:hint="eastAsia"/>
        </w:rPr>
        <w:t>。</w:t>
      </w:r>
    </w:p>
    <w:p w14:paraId="782281B1" w14:textId="347A0320" w:rsidR="00B172C5" w:rsidRDefault="00927689" w:rsidP="00B172C5">
      <w:pPr>
        <w:ind w:firstLineChars="100" w:firstLine="210"/>
        <w:rPr>
          <w:ins w:id="5" w:author="岡本　俊一" w:date="2023-03-17T10:32:00Z"/>
          <w:rFonts w:asciiTheme="majorHAnsi" w:eastAsiaTheme="majorHAnsi" w:hAnsiTheme="majorHAnsi"/>
        </w:rPr>
      </w:pPr>
      <w:r w:rsidRPr="00A06E26">
        <w:rPr>
          <w:rFonts w:asciiTheme="majorHAnsi" w:eastAsiaTheme="majorHAnsi" w:hAnsiTheme="majorHAnsi" w:hint="eastAsia"/>
        </w:rPr>
        <w:t>証明書は約</w:t>
      </w:r>
      <w:r w:rsidRPr="00A06E26">
        <w:rPr>
          <w:rFonts w:asciiTheme="majorHAnsi" w:eastAsiaTheme="majorHAnsi" w:hAnsiTheme="majorHAnsi"/>
        </w:rPr>
        <w:t>150</w:t>
      </w:r>
      <w:r w:rsidRPr="00A06E26">
        <w:rPr>
          <w:rFonts w:asciiTheme="majorHAnsi" w:eastAsiaTheme="majorHAnsi" w:hAnsiTheme="majorHAnsi" w:hint="eastAsia"/>
        </w:rPr>
        <w:t>の工業会が耐用年数表</w:t>
      </w:r>
      <w:r w:rsidRPr="00A06E26">
        <w:rPr>
          <w:rFonts w:asciiTheme="majorHAnsi" w:eastAsiaTheme="majorHAnsi" w:hAnsiTheme="majorHAnsi"/>
        </w:rPr>
        <w:t>(</w:t>
      </w:r>
      <w:r w:rsidRPr="00A06E26">
        <w:rPr>
          <w:rFonts w:asciiTheme="majorHAnsi" w:eastAsiaTheme="majorHAnsi" w:hAnsiTheme="majorHAnsi" w:hint="eastAsia"/>
        </w:rPr>
        <w:t>財務省令別表</w:t>
      </w:r>
      <w:r w:rsidRPr="00A06E26">
        <w:rPr>
          <w:rFonts w:asciiTheme="majorHAnsi" w:eastAsiaTheme="majorHAnsi" w:hAnsiTheme="majorHAnsi"/>
        </w:rPr>
        <w:t>)</w:t>
      </w:r>
      <w:r w:rsidRPr="00A06E26">
        <w:rPr>
          <w:rFonts w:asciiTheme="majorHAnsi" w:eastAsiaTheme="majorHAnsi" w:hAnsiTheme="majorHAnsi" w:hint="eastAsia"/>
        </w:rPr>
        <w:t>に基づいて対象設備別に交付を担当しているが、</w:t>
      </w:r>
      <w:ins w:id="6" w:author="岡本　俊一" w:date="2023-03-17T10:43:00Z">
        <w:r w:rsidR="00B172C5">
          <w:rPr>
            <w:rFonts w:asciiTheme="majorHAnsi" w:eastAsiaTheme="majorHAnsi" w:hAnsiTheme="majorHAnsi" w:hint="eastAsia"/>
          </w:rPr>
          <w:t>その内の1団体として</w:t>
        </w:r>
      </w:ins>
      <w:r w:rsidRPr="00A06E26">
        <w:rPr>
          <w:rFonts w:asciiTheme="majorHAnsi" w:eastAsiaTheme="majorHAnsi" w:hAnsiTheme="majorHAnsi" w:hint="eastAsia"/>
        </w:rPr>
        <w:t>一般社団法人情報サービス産業協会（以下、仕様書に基づき「代表団体」という。）は、対象設備のうち、全国の</w:t>
      </w:r>
      <w:r w:rsidRPr="00A06E26">
        <w:rPr>
          <w:rFonts w:asciiTheme="majorHAnsi" w:eastAsiaTheme="majorHAnsi" w:hAnsiTheme="majorHAnsi"/>
        </w:rPr>
        <w:t>IT</w:t>
      </w:r>
      <w:r w:rsidRPr="00A06E26">
        <w:rPr>
          <w:rFonts w:asciiTheme="majorHAnsi" w:eastAsiaTheme="majorHAnsi" w:hAnsiTheme="majorHAnsi" w:hint="eastAsia"/>
        </w:rPr>
        <w:t>企業が申請者となるソフトウェアの証明書を交付している。</w:t>
      </w:r>
    </w:p>
    <w:p w14:paraId="53C9E7EE" w14:textId="267CBB3C" w:rsidR="00B172C5" w:rsidRPr="00A06E26" w:rsidRDefault="00B172C5" w:rsidP="00461388">
      <w:pPr>
        <w:ind w:firstLineChars="100" w:firstLine="210"/>
        <w:rPr>
          <w:ins w:id="7" w:author="宮島　一樹" w:date="2023-03-20T17:25:00Z"/>
          <w:rFonts w:asciiTheme="majorHAnsi" w:eastAsiaTheme="majorHAnsi" w:hAnsiTheme="majorHAnsi"/>
        </w:rPr>
      </w:pPr>
      <w:ins w:id="8" w:author="岡本　俊一" w:date="2023-03-17T10:36:00Z">
        <w:r>
          <w:rPr>
            <w:rFonts w:asciiTheme="majorHAnsi" w:eastAsiaTheme="majorHAnsi" w:hAnsiTheme="majorHAnsi" w:hint="eastAsia"/>
          </w:rPr>
          <w:t>なお、</w:t>
        </w:r>
      </w:ins>
      <w:ins w:id="9" w:author="岡本　俊一" w:date="2023-03-17T10:35:00Z">
        <w:r>
          <w:rPr>
            <w:rFonts w:asciiTheme="majorHAnsi" w:eastAsiaTheme="majorHAnsi" w:hAnsiTheme="majorHAnsi" w:hint="eastAsia"/>
          </w:rPr>
          <w:t>本ユースケースは、実態的な意味合いで政策税制に係る行政事務の工業会等</w:t>
        </w:r>
      </w:ins>
      <w:ins w:id="10" w:author="岡本　俊一" w:date="2023-03-17T10:36:00Z">
        <w:r>
          <w:rPr>
            <w:rFonts w:asciiTheme="majorHAnsi" w:eastAsiaTheme="majorHAnsi" w:hAnsiTheme="majorHAnsi" w:hint="eastAsia"/>
          </w:rPr>
          <w:t>の民間団体へのアウトソーシングであるが、行政手続の範囲外となっている</w:t>
        </w:r>
      </w:ins>
      <w:ins w:id="11" w:author="岡本　俊一" w:date="2023-03-17T10:51:00Z">
        <w:r>
          <w:rPr>
            <w:rFonts w:asciiTheme="majorHAnsi" w:eastAsiaTheme="majorHAnsi" w:hAnsiTheme="majorHAnsi" w:hint="eastAsia"/>
          </w:rPr>
          <w:t>事も特徴の一つである</w:t>
        </w:r>
      </w:ins>
      <w:ins w:id="12" w:author="岡本　俊一" w:date="2023-03-17T10:36:00Z">
        <w:r>
          <w:rPr>
            <w:rFonts w:asciiTheme="majorHAnsi" w:eastAsiaTheme="majorHAnsi" w:hAnsiTheme="majorHAnsi" w:hint="eastAsia"/>
          </w:rPr>
          <w:t>。</w:t>
        </w:r>
      </w:ins>
    </w:p>
    <w:p w14:paraId="74BB7795" w14:textId="77777777" w:rsidR="00927689" w:rsidRPr="00B172C5" w:rsidRDefault="00927689" w:rsidP="00927689">
      <w:pPr>
        <w:pStyle w:val="a0"/>
        <w:ind w:firstLine="210"/>
        <w:rPr>
          <w:rFonts w:asciiTheme="majorHAnsi" w:hAnsiTheme="majorHAnsi"/>
          <w:lang w:val="en-US"/>
          <w:rPrChange w:id="13" w:author="岡本　俊一" w:date="2023-03-20T17:25:00Z">
            <w:rPr>
              <w:rFonts w:asciiTheme="majorHAnsi" w:hAnsiTheme="majorHAnsi"/>
            </w:rPr>
          </w:rPrChange>
        </w:rPr>
      </w:pPr>
    </w:p>
    <w:p w14:paraId="56E79626"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w:t>
      </w:r>
      <w:r w:rsidRPr="00A06E26">
        <w:rPr>
          <w:rFonts w:asciiTheme="majorHAnsi" w:eastAsiaTheme="majorHAnsi" w:hAnsiTheme="majorHAnsi"/>
        </w:rPr>
        <w:t>2</w:t>
      </w:r>
      <w:r w:rsidRPr="00A06E26">
        <w:rPr>
          <w:rFonts w:asciiTheme="majorHAnsi" w:eastAsiaTheme="majorHAnsi" w:hAnsiTheme="majorHAnsi" w:hint="eastAsia"/>
        </w:rPr>
        <w:t>）ユースケース企画の背景と問題意識</w:t>
      </w:r>
    </w:p>
    <w:p w14:paraId="0D7815EF" w14:textId="77777777"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本事業は、</w:t>
      </w:r>
      <w:r w:rsidRPr="00A06E26">
        <w:rPr>
          <w:rFonts w:asciiTheme="majorHAnsi" w:eastAsiaTheme="majorHAnsi" w:hAnsiTheme="majorHAnsi"/>
        </w:rPr>
        <w:t>2014</w:t>
      </w:r>
      <w:r w:rsidRPr="00A06E26">
        <w:rPr>
          <w:rFonts w:asciiTheme="majorHAnsi" w:eastAsiaTheme="majorHAnsi" w:hAnsiTheme="majorHAnsi" w:hint="eastAsia"/>
        </w:rPr>
        <w:t>年</w:t>
      </w:r>
      <w:r w:rsidRPr="00A06E26">
        <w:rPr>
          <w:rFonts w:asciiTheme="majorHAnsi" w:eastAsiaTheme="majorHAnsi" w:hAnsiTheme="majorHAnsi"/>
        </w:rPr>
        <w:t>1</w:t>
      </w:r>
      <w:r w:rsidRPr="00A06E26">
        <w:rPr>
          <w:rFonts w:asciiTheme="majorHAnsi" w:eastAsiaTheme="majorHAnsi" w:hAnsiTheme="majorHAnsi" w:hint="eastAsia"/>
        </w:rPr>
        <w:t>月に前身の中小企業投資促進税制の上乗せ措置として開始されてから、</w:t>
      </w:r>
      <w:r w:rsidRPr="00A06E26">
        <w:rPr>
          <w:rFonts w:asciiTheme="majorHAnsi" w:eastAsiaTheme="majorHAnsi" w:hAnsiTheme="majorHAnsi"/>
        </w:rPr>
        <w:t>9</w:t>
      </w:r>
      <w:r w:rsidRPr="00A06E26">
        <w:rPr>
          <w:rFonts w:asciiTheme="majorHAnsi" w:eastAsiaTheme="majorHAnsi" w:hAnsiTheme="majorHAnsi" w:hint="eastAsia"/>
        </w:rPr>
        <w:t>年目に入っている。あらゆるものがデジタル化する流れにあり、政府においても押印レス・ペーパーレスをはじめ、デジタル化が推進されるなかで、代表団体が情報サービス産業の事業者団体としてソフトウェアの証明書交付を一手に担当する立場からは、本事業もデジタル化が必要との認識をもっていた。しかし、押印レス・ペーパーレスのいわゆる</w:t>
      </w:r>
      <w:r w:rsidRPr="00A06E26">
        <w:rPr>
          <w:rFonts w:asciiTheme="majorHAnsi" w:eastAsiaTheme="majorHAnsi" w:hAnsiTheme="majorHAnsi"/>
        </w:rPr>
        <w:t>digitization</w:t>
      </w:r>
      <w:r w:rsidRPr="00A06E26">
        <w:rPr>
          <w:rFonts w:asciiTheme="majorHAnsi" w:eastAsiaTheme="majorHAnsi" w:hAnsiTheme="majorHAnsi" w:hint="eastAsia"/>
        </w:rPr>
        <w:t>は実施できても、全体最適を意図した</w:t>
      </w:r>
      <w:r w:rsidRPr="00A06E26">
        <w:rPr>
          <w:rFonts w:asciiTheme="majorHAnsi" w:eastAsiaTheme="majorHAnsi" w:hAnsiTheme="majorHAnsi"/>
        </w:rPr>
        <w:t>digitalization</w:t>
      </w:r>
      <w:r w:rsidRPr="00A06E26">
        <w:rPr>
          <w:rFonts w:asciiTheme="majorHAnsi" w:eastAsiaTheme="majorHAnsi" w:hAnsiTheme="majorHAnsi" w:hint="eastAsia"/>
        </w:rPr>
        <w:t>、</w:t>
      </w:r>
      <w:r w:rsidRPr="00A06E26">
        <w:rPr>
          <w:rFonts w:asciiTheme="majorHAnsi" w:eastAsiaTheme="majorHAnsi" w:hAnsiTheme="majorHAnsi"/>
        </w:rPr>
        <w:t>Digital Transformation</w:t>
      </w:r>
      <w:r w:rsidRPr="00A06E26">
        <w:rPr>
          <w:rFonts w:asciiTheme="majorHAnsi" w:eastAsiaTheme="majorHAnsi" w:hAnsiTheme="majorHAnsi" w:hint="eastAsia"/>
        </w:rPr>
        <w:t>は</w:t>
      </w:r>
      <w:r w:rsidRPr="00A06E26">
        <w:rPr>
          <w:rFonts w:asciiTheme="majorHAnsi" w:eastAsiaTheme="majorHAnsi" w:hAnsiTheme="majorHAnsi"/>
        </w:rPr>
        <w:t>Trusted Web</w:t>
      </w:r>
      <w:r w:rsidRPr="00A06E26">
        <w:rPr>
          <w:rFonts w:asciiTheme="majorHAnsi" w:eastAsiaTheme="majorHAnsi" w:hAnsiTheme="majorHAnsi" w:hint="eastAsia"/>
        </w:rPr>
        <w:t>協議会の</w:t>
      </w:r>
      <w:r w:rsidRPr="00A06E26">
        <w:rPr>
          <w:rFonts w:asciiTheme="majorHAnsi" w:eastAsiaTheme="majorHAnsi" w:hAnsiTheme="majorHAnsi"/>
        </w:rPr>
        <w:t>Web</w:t>
      </w:r>
      <w:r w:rsidRPr="00A06E26">
        <w:rPr>
          <w:rFonts w:asciiTheme="majorHAnsi" w:eastAsiaTheme="majorHAnsi" w:hAnsiTheme="majorHAnsi" w:hint="eastAsia"/>
        </w:rPr>
        <w:t>サイトに掲載されている情報に出会うまで、あるべき方向性、方法論を必ずしも見出せていなかった。そうしたなか、Trusted Web協議会で「法人と補助金」のユースケースが取り上げられていることを知り、政策税制もユースケースとなり得ると考えた。</w:t>
      </w:r>
    </w:p>
    <w:p w14:paraId="52EE3B67" w14:textId="77777777"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その一方、代表団体は、証明書交付事務を通じて、次の問題意識をもっている。</w:t>
      </w:r>
    </w:p>
    <w:p w14:paraId="1869C67F"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t>①</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紙による申請では、提出書類の不足や記載の不備等で申請者と代表団体事務局との間のやり取りが頻繁に生じている</w:t>
      </w:r>
      <w:proofErr w:type="spellEnd"/>
      <w:r w:rsidRPr="00A06E26">
        <w:rPr>
          <w:rFonts w:asciiTheme="majorHAnsi" w:eastAsiaTheme="majorHAnsi" w:hAnsiTheme="majorHAnsi" w:hint="eastAsia"/>
        </w:rPr>
        <w:t>。</w:t>
      </w:r>
    </w:p>
    <w:p w14:paraId="2CF0B514"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lastRenderedPageBreak/>
        <w:t>②</w:t>
      </w:r>
      <w:r w:rsidRPr="00A06E26">
        <w:rPr>
          <w:rFonts w:asciiTheme="majorHAnsi" w:eastAsiaTheme="majorHAnsi" w:hAnsiTheme="majorHAnsi" w:hint="eastAsia"/>
          <w:lang w:eastAsia="ja-JP"/>
        </w:rPr>
        <w:t xml:space="preserve">　経済産業省令</w:t>
      </w:r>
      <w:r w:rsidRPr="00A06E26">
        <w:rPr>
          <w:rStyle w:val="af8"/>
          <w:rFonts w:asciiTheme="majorHAnsi" w:eastAsiaTheme="majorHAnsi" w:hAnsiTheme="majorHAnsi"/>
          <w:lang w:eastAsia="ja-JP"/>
        </w:rPr>
        <w:footnoteReference w:id="2"/>
      </w:r>
      <w:r w:rsidRPr="00A06E26">
        <w:rPr>
          <w:rFonts w:asciiTheme="majorHAnsi" w:eastAsiaTheme="majorHAnsi" w:hAnsiTheme="majorHAnsi" w:hint="eastAsia"/>
          <w:lang w:eastAsia="ja-JP"/>
        </w:rPr>
        <w:t>で定められているソフトウェアの</w:t>
      </w:r>
      <w:r w:rsidRPr="00A06E26">
        <w:rPr>
          <w:rFonts w:asciiTheme="majorHAnsi" w:eastAsiaTheme="majorHAnsi" w:hAnsiTheme="majorHAnsi" w:hint="eastAsia"/>
        </w:rPr>
        <w:t>機能要件が確認できない場合は、証明書を交付できない旨を通知している。申請者が当該通知を不服とする場合は、再申請される。申請者と代表団体事務局との間で申請対象のソフトウェアの機能要件の充足に関して見解の相違が埋まらない場合、何度も申請を繰り返すケースもあるが、申請者は申請手続のプロセスをその都度踏まざるを得ない。</w:t>
      </w:r>
    </w:p>
    <w:p w14:paraId="295F89EC"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t>③</w:t>
      </w:r>
      <w:r w:rsidRPr="00A06E26">
        <w:rPr>
          <w:rFonts w:asciiTheme="majorHAnsi" w:eastAsiaTheme="majorHAnsi" w:hAnsiTheme="majorHAnsi" w:hint="eastAsia"/>
          <w:lang w:eastAsia="ja-JP"/>
        </w:rPr>
        <w:t xml:space="preserve">　</w:t>
      </w:r>
      <w:r w:rsidRPr="00A06E26">
        <w:rPr>
          <w:rFonts w:asciiTheme="majorHAnsi" w:eastAsiaTheme="majorHAnsi" w:hAnsiTheme="majorHAnsi" w:hint="eastAsia"/>
        </w:rPr>
        <w:t>証明書の不交付通知を受領した申請者からの問い合わせのほか、国税庁や中小企業庁からの疑義発生時の照会対応も稀に生じるが、これらの内容と管理データと申請書類との紐づけが煩雑。</w:t>
      </w:r>
    </w:p>
    <w:p w14:paraId="513AEB6A"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t>④</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膨大な申請を処理しているため、文書管理が煩雑であり、申請書類の保管コストも負担</w:t>
      </w:r>
      <w:proofErr w:type="spellEnd"/>
      <w:r w:rsidRPr="00A06E26">
        <w:rPr>
          <w:rFonts w:asciiTheme="majorHAnsi" w:eastAsiaTheme="majorHAnsi" w:hAnsiTheme="majorHAnsi" w:hint="eastAsia"/>
        </w:rPr>
        <w:t>。</w:t>
      </w:r>
    </w:p>
    <w:p w14:paraId="5C6622B0" w14:textId="77777777" w:rsidR="00927689" w:rsidRPr="00A06E26" w:rsidRDefault="00927689" w:rsidP="00927689">
      <w:pPr>
        <w:pStyle w:val="a0"/>
        <w:ind w:firstLine="210"/>
        <w:rPr>
          <w:rFonts w:asciiTheme="majorHAnsi" w:eastAsiaTheme="majorHAnsi" w:hAnsiTheme="majorHAnsi"/>
        </w:rPr>
      </w:pPr>
    </w:p>
    <w:p w14:paraId="554DAA54"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rPr>
        <w:t xml:space="preserve">(3) </w:t>
      </w:r>
      <w:r w:rsidRPr="00A06E26">
        <w:rPr>
          <w:rFonts w:asciiTheme="majorHAnsi" w:eastAsiaTheme="majorHAnsi" w:hAnsiTheme="majorHAnsi" w:hint="eastAsia"/>
        </w:rPr>
        <w:t>ユースケース実証事業応募の動機</w:t>
      </w:r>
    </w:p>
    <w:p w14:paraId="1F8C440A"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①</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デジタル化に係る予算制約</w:t>
      </w:r>
      <w:proofErr w:type="spellEnd"/>
    </w:p>
    <w:p w14:paraId="631B0035" w14:textId="5D449F24"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 xml:space="preserve">　</w:t>
      </w:r>
      <w:r w:rsidR="00461388" w:rsidRPr="00A06E26">
        <w:rPr>
          <w:rFonts w:asciiTheme="majorHAnsi" w:eastAsiaTheme="majorHAnsi" w:hAnsiTheme="majorHAnsi" w:hint="eastAsia"/>
        </w:rPr>
        <w:t xml:space="preserve">　</w:t>
      </w:r>
      <w:r w:rsidRPr="00A06E26">
        <w:rPr>
          <w:rFonts w:asciiTheme="majorHAnsi" w:eastAsiaTheme="majorHAnsi" w:hAnsiTheme="majorHAnsi" w:hint="eastAsia"/>
        </w:rPr>
        <w:t>事業者団体の財政は非常に厳しいのが実態。証明書交付手数料収入は現行の事務処理に係るランニングコストをまかなうに留まる。本実証事業を通じてデジタル化</w:t>
      </w:r>
      <w:ins w:id="14" w:author="岡本　俊一" w:date="2023-03-17T10:39:00Z">
        <w:r w:rsidR="00B172C5">
          <w:rPr>
            <w:rFonts w:asciiTheme="majorHAnsi" w:eastAsiaTheme="majorHAnsi" w:hAnsiTheme="majorHAnsi" w:hint="eastAsia"/>
          </w:rPr>
          <w:t>による課題解決についてフィージビリティスタディ</w:t>
        </w:r>
      </w:ins>
      <w:r w:rsidRPr="00A06E26">
        <w:rPr>
          <w:rFonts w:asciiTheme="majorHAnsi" w:eastAsiaTheme="majorHAnsi" w:hAnsiTheme="majorHAnsi" w:hint="eastAsia"/>
        </w:rPr>
        <w:t>を推進した。</w:t>
      </w:r>
    </w:p>
    <w:p w14:paraId="1DE3E386" w14:textId="77777777" w:rsidR="00927689" w:rsidRPr="00A06E26" w:rsidRDefault="00927689" w:rsidP="00927689">
      <w:pPr>
        <w:pStyle w:val="a0"/>
        <w:ind w:firstLine="210"/>
        <w:rPr>
          <w:rFonts w:asciiTheme="majorHAnsi" w:eastAsiaTheme="majorHAnsi" w:hAnsiTheme="majorHAnsi"/>
        </w:rPr>
      </w:pPr>
    </w:p>
    <w:p w14:paraId="4A9C3F3B"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②</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デジタル化に係る標準化</w:t>
      </w:r>
      <w:proofErr w:type="spellEnd"/>
    </w:p>
    <w:p w14:paraId="67329312"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 xml:space="preserve">　上述のとおり、証明書交付には代表団体のほか、全体で</w:t>
      </w:r>
      <w:r w:rsidRPr="00A06E26">
        <w:rPr>
          <w:rFonts w:asciiTheme="majorHAnsi" w:eastAsiaTheme="majorHAnsi" w:hAnsiTheme="majorHAnsi"/>
        </w:rPr>
        <w:t>150</w:t>
      </w:r>
      <w:r w:rsidRPr="00A06E26">
        <w:rPr>
          <w:rFonts w:asciiTheme="majorHAnsi" w:eastAsiaTheme="majorHAnsi" w:hAnsiTheme="majorHAnsi" w:hint="eastAsia"/>
        </w:rPr>
        <w:t>の工業会が指定されている。</w:t>
      </w:r>
    </w:p>
    <w:p w14:paraId="1A41152C" w14:textId="1EE591ED"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本税制の推進の視点に立つと、他の工業会と連携してデジタル化を推進すべき</w:t>
      </w:r>
      <w:ins w:id="15" w:author="岡本　俊一" w:date="2023-03-17T10:45:00Z">
        <w:r w:rsidR="00B172C5">
          <w:rPr>
            <w:rFonts w:asciiTheme="majorHAnsi" w:eastAsiaTheme="majorHAnsi" w:hAnsiTheme="majorHAnsi" w:hint="eastAsia"/>
          </w:rPr>
          <w:t>であり、</w:t>
        </w:r>
      </w:ins>
      <w:del w:id="16" w:author="岡本　俊一" w:date="2023-03-17T10:45:00Z">
        <w:r w:rsidRPr="00A06E26" w:rsidDel="00B172C5">
          <w:rPr>
            <w:rFonts w:asciiTheme="majorHAnsi" w:eastAsiaTheme="majorHAnsi" w:hAnsiTheme="majorHAnsi" w:hint="eastAsia"/>
          </w:rPr>
          <w:delText>。</w:delText>
        </w:r>
      </w:del>
      <w:r w:rsidRPr="00A06E26">
        <w:rPr>
          <w:rFonts w:asciiTheme="majorHAnsi" w:eastAsiaTheme="majorHAnsi" w:hAnsiTheme="majorHAnsi" w:hint="eastAsia"/>
        </w:rPr>
        <w:t>代表団体単独でデジタル化構想を掲げて、他の工業会に横展開するよりも、本実証事業</w:t>
      </w:r>
      <w:ins w:id="17" w:author="岡本　俊一" w:date="2023-03-17T10:45:00Z">
        <w:r w:rsidR="00B172C5">
          <w:rPr>
            <w:rFonts w:asciiTheme="majorHAnsi" w:eastAsiaTheme="majorHAnsi" w:hAnsiTheme="majorHAnsi" w:hint="eastAsia"/>
          </w:rPr>
          <w:t>におけるフィージビリティスタディを</w:t>
        </w:r>
      </w:ins>
      <w:ins w:id="18" w:author="岡本　俊一" w:date="2023-03-17T10:46:00Z">
        <w:r w:rsidR="00B172C5">
          <w:rPr>
            <w:rFonts w:asciiTheme="majorHAnsi" w:eastAsiaTheme="majorHAnsi" w:hAnsiTheme="majorHAnsi" w:hint="eastAsia"/>
          </w:rPr>
          <w:t>もとに</w:t>
        </w:r>
      </w:ins>
      <w:del w:id="19" w:author="岡本　俊一" w:date="2023-03-17T10:46:00Z">
        <w:r w:rsidRPr="00A06E26" w:rsidDel="00B172C5">
          <w:rPr>
            <w:rFonts w:asciiTheme="majorHAnsi" w:eastAsiaTheme="majorHAnsi" w:hAnsiTheme="majorHAnsi" w:hint="eastAsia"/>
          </w:rPr>
          <w:delText>に採択いただき</w:delText>
        </w:r>
      </w:del>
      <w:r w:rsidRPr="00A06E26">
        <w:rPr>
          <w:rFonts w:asciiTheme="majorHAnsi" w:eastAsiaTheme="majorHAnsi" w:hAnsiTheme="majorHAnsi" w:hint="eastAsia"/>
        </w:rPr>
        <w:t>、</w:t>
      </w:r>
      <w:r w:rsidRPr="00A06E26">
        <w:rPr>
          <w:rFonts w:asciiTheme="majorHAnsi" w:eastAsiaTheme="majorHAnsi" w:hAnsiTheme="majorHAnsi"/>
        </w:rPr>
        <w:t>Trusted Web</w:t>
      </w:r>
      <w:r w:rsidRPr="00A06E26">
        <w:rPr>
          <w:rFonts w:asciiTheme="majorHAnsi" w:eastAsiaTheme="majorHAnsi" w:hAnsiTheme="majorHAnsi" w:hint="eastAsia"/>
        </w:rPr>
        <w:t>が目指すとされる事業者間連携の仕組みを実現すべく実証事業完了後</w:t>
      </w:r>
      <w:ins w:id="20" w:author="岡本　俊一" w:date="2023-03-17T10:46:00Z">
        <w:r w:rsidR="00B172C5">
          <w:rPr>
            <w:rFonts w:asciiTheme="majorHAnsi" w:eastAsiaTheme="majorHAnsi" w:hAnsiTheme="majorHAnsi" w:hint="eastAsia"/>
          </w:rPr>
          <w:t>に</w:t>
        </w:r>
      </w:ins>
      <w:del w:id="21" w:author="岡本　俊一" w:date="2023-03-17T10:46:00Z">
        <w:r w:rsidRPr="00A06E26" w:rsidDel="00B172C5">
          <w:rPr>
            <w:rFonts w:asciiTheme="majorHAnsi" w:eastAsiaTheme="majorHAnsi" w:hAnsiTheme="majorHAnsi" w:hint="eastAsia"/>
          </w:rPr>
          <w:delText>も</w:delText>
        </w:r>
      </w:del>
      <w:r w:rsidRPr="00A06E26">
        <w:rPr>
          <w:rFonts w:asciiTheme="majorHAnsi" w:eastAsiaTheme="majorHAnsi" w:hAnsiTheme="majorHAnsi" w:hint="eastAsia"/>
        </w:rPr>
        <w:t>ユースケース</w:t>
      </w:r>
      <w:ins w:id="22" w:author="岡本　俊一" w:date="2023-03-17T10:47:00Z">
        <w:r w:rsidR="00B172C5">
          <w:rPr>
            <w:rFonts w:asciiTheme="majorHAnsi" w:eastAsiaTheme="majorHAnsi" w:hAnsiTheme="majorHAnsi" w:hint="eastAsia"/>
          </w:rPr>
          <w:t>を拡大発展させ</w:t>
        </w:r>
      </w:ins>
      <w:del w:id="23" w:author="岡本　俊一" w:date="2023-03-17T10:47:00Z">
        <w:r w:rsidRPr="00A06E26" w:rsidDel="00B172C5">
          <w:rPr>
            <w:rFonts w:asciiTheme="majorHAnsi" w:eastAsiaTheme="majorHAnsi" w:hAnsiTheme="majorHAnsi" w:hint="eastAsia"/>
          </w:rPr>
          <w:delText>として</w:delText>
        </w:r>
      </w:del>
      <w:r w:rsidRPr="00A06E26">
        <w:rPr>
          <w:rFonts w:asciiTheme="majorHAnsi" w:eastAsiaTheme="majorHAnsi" w:hAnsiTheme="majorHAnsi" w:hint="eastAsia"/>
        </w:rPr>
        <w:t>展開する</w:t>
      </w:r>
      <w:del w:id="24" w:author="岡本　俊一" w:date="2023-03-17T10:47:00Z">
        <w:r w:rsidRPr="00A06E26" w:rsidDel="00B172C5">
          <w:rPr>
            <w:rFonts w:asciiTheme="majorHAnsi" w:eastAsiaTheme="majorHAnsi" w:hAnsiTheme="majorHAnsi" w:hint="eastAsia"/>
          </w:rPr>
          <w:delText>方</w:delText>
        </w:r>
      </w:del>
      <w:ins w:id="25" w:author="岡本　俊一" w:date="2023-03-17T10:47:00Z">
        <w:r w:rsidR="00B172C5">
          <w:rPr>
            <w:rFonts w:asciiTheme="majorHAnsi" w:eastAsiaTheme="majorHAnsi" w:hAnsiTheme="majorHAnsi" w:hint="eastAsia"/>
          </w:rPr>
          <w:t>事</w:t>
        </w:r>
      </w:ins>
      <w:r w:rsidRPr="00A06E26">
        <w:rPr>
          <w:rFonts w:asciiTheme="majorHAnsi" w:eastAsiaTheme="majorHAnsi" w:hAnsiTheme="majorHAnsi" w:hint="eastAsia"/>
        </w:rPr>
        <w:t>が適切と考える。</w:t>
      </w:r>
    </w:p>
    <w:p w14:paraId="4DD60795" w14:textId="3CD3AE26" w:rsidR="00927689" w:rsidRPr="00A06E26" w:rsidRDefault="00927689" w:rsidP="00182047">
      <w:pPr>
        <w:rPr>
          <w:rFonts w:asciiTheme="majorHAnsi" w:eastAsiaTheme="majorHAnsi" w:hAnsiTheme="majorHAnsi"/>
        </w:rPr>
      </w:pPr>
      <w:r w:rsidRPr="00A06E26">
        <w:rPr>
          <w:rFonts w:asciiTheme="majorHAnsi" w:eastAsiaTheme="majorHAnsi" w:hAnsiTheme="majorHAnsi" w:hint="eastAsia"/>
        </w:rPr>
        <w:t xml:space="preserve">　さらに、本税制の他の類型の確認書・事前確認書、さらに中小企業経営力向上計画の申請・認定書に係る交付スキームにも本ユースケースの成果を参考にできるのでは</w:t>
      </w:r>
      <w:del w:id="26" w:author="宮島　一樹" w:date="2023-03-20T17:25:00Z">
        <w:r w:rsidRPr="00A06E26">
          <w:rPr>
            <w:rFonts w:asciiTheme="majorHAnsi" w:eastAsiaTheme="majorHAnsi" w:hAnsiTheme="majorHAnsi" w:hint="eastAsia"/>
          </w:rPr>
          <w:delText>なかろう</w:delText>
        </w:r>
      </w:del>
      <w:ins w:id="27" w:author="宮島　一樹" w:date="2023-03-20T17:25:00Z">
        <w:r w:rsidRPr="00A06E26">
          <w:rPr>
            <w:rFonts w:asciiTheme="majorHAnsi" w:eastAsiaTheme="majorHAnsi" w:hAnsiTheme="majorHAnsi" w:hint="eastAsia"/>
          </w:rPr>
          <w:t>な</w:t>
        </w:r>
      </w:ins>
      <w:ins w:id="28" w:author="岡本　俊一" w:date="2023-03-17T10:47:00Z">
        <w:r w:rsidR="00B172C5">
          <w:rPr>
            <w:rFonts w:asciiTheme="majorHAnsi" w:eastAsiaTheme="majorHAnsi" w:hAnsiTheme="majorHAnsi" w:hint="eastAsia"/>
          </w:rPr>
          <w:t>いかと考える</w:t>
        </w:r>
      </w:ins>
      <w:del w:id="29" w:author="岡本　俊一" w:date="2023-03-17T10:47:00Z">
        <w:r w:rsidRPr="00A06E26" w:rsidDel="00B172C5">
          <w:rPr>
            <w:rFonts w:asciiTheme="majorHAnsi" w:eastAsiaTheme="majorHAnsi" w:hAnsiTheme="majorHAnsi" w:hint="eastAsia"/>
          </w:rPr>
          <w:delText>かろうか</w:delText>
        </w:r>
      </w:del>
      <w:r w:rsidRPr="00A06E26">
        <w:rPr>
          <w:rFonts w:asciiTheme="majorHAnsi" w:eastAsiaTheme="majorHAnsi" w:hAnsiTheme="majorHAnsi" w:hint="eastAsia"/>
        </w:rPr>
        <w:t>。</w:t>
      </w:r>
    </w:p>
    <w:p w14:paraId="26EDCDBA" w14:textId="77777777" w:rsidR="00927689" w:rsidRPr="00A06E26" w:rsidRDefault="00927689" w:rsidP="00927689">
      <w:pPr>
        <w:pStyle w:val="a0"/>
        <w:ind w:firstLine="210"/>
        <w:rPr>
          <w:rFonts w:asciiTheme="majorHAnsi" w:eastAsiaTheme="majorHAnsi" w:hAnsiTheme="majorHAnsi"/>
        </w:rPr>
      </w:pPr>
    </w:p>
    <w:p w14:paraId="0BFA0FF2"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③</w:t>
      </w:r>
      <w:r w:rsidRPr="00A06E26">
        <w:rPr>
          <w:rFonts w:asciiTheme="majorHAnsi" w:eastAsiaTheme="majorHAnsi" w:hAnsiTheme="majorHAnsi" w:hint="eastAsia"/>
          <w:lang w:eastAsia="ja-JP"/>
        </w:rPr>
        <w:t xml:space="preserve">　</w:t>
      </w:r>
      <w:r w:rsidRPr="00A06E26">
        <w:rPr>
          <w:rFonts w:asciiTheme="majorHAnsi" w:eastAsiaTheme="majorHAnsi" w:hAnsiTheme="majorHAnsi" w:hint="eastAsia"/>
        </w:rPr>
        <w:t>ユースケース</w:t>
      </w:r>
      <w:r w:rsidRPr="00A06E26">
        <w:rPr>
          <w:rFonts w:asciiTheme="majorHAnsi" w:eastAsiaTheme="majorHAnsi" w:hAnsiTheme="majorHAnsi"/>
          <w:lang w:eastAsia="ja-JP"/>
        </w:rPr>
        <w:t>2</w:t>
      </w:r>
      <w:r w:rsidRPr="00A06E26">
        <w:rPr>
          <w:rFonts w:asciiTheme="majorHAnsi" w:eastAsiaTheme="majorHAnsi" w:hAnsiTheme="majorHAnsi" w:hint="eastAsia"/>
        </w:rPr>
        <w:t>「法人と補助金」の類似性</w:t>
      </w:r>
    </w:p>
    <w:p w14:paraId="1342734F" w14:textId="3AC57607" w:rsidR="00927689" w:rsidRPr="00A06E26" w:rsidRDefault="00927689" w:rsidP="00182047">
      <w:pPr>
        <w:rPr>
          <w:rFonts w:asciiTheme="majorHAnsi" w:eastAsiaTheme="majorHAnsi" w:hAnsiTheme="majorHAnsi"/>
        </w:rPr>
      </w:pPr>
      <w:r w:rsidRPr="00A06E26">
        <w:rPr>
          <w:rFonts w:asciiTheme="majorHAnsi" w:eastAsiaTheme="majorHAnsi" w:hAnsiTheme="majorHAnsi" w:hint="eastAsia"/>
        </w:rPr>
        <w:t xml:space="preserve">　</w:t>
      </w:r>
      <w:r w:rsidRPr="00A06E26">
        <w:rPr>
          <w:rFonts w:asciiTheme="majorHAnsi" w:eastAsiaTheme="majorHAnsi" w:hAnsiTheme="majorHAnsi"/>
        </w:rPr>
        <w:t>Trusted Web</w:t>
      </w:r>
      <w:r w:rsidRPr="00A06E26">
        <w:rPr>
          <w:rFonts w:asciiTheme="majorHAnsi" w:eastAsiaTheme="majorHAnsi" w:hAnsiTheme="majorHAnsi" w:hint="eastAsia"/>
        </w:rPr>
        <w:t>ホワイトペーパー</w:t>
      </w:r>
      <w:r w:rsidRPr="00A06E26">
        <w:rPr>
          <w:rFonts w:asciiTheme="majorHAnsi" w:eastAsiaTheme="majorHAnsi" w:hAnsiTheme="majorHAnsi"/>
        </w:rPr>
        <w:t>Ver2.0</w:t>
      </w:r>
      <w:r w:rsidRPr="00A06E26">
        <w:rPr>
          <w:rFonts w:asciiTheme="majorHAnsi" w:eastAsiaTheme="majorHAnsi" w:hAnsiTheme="majorHAnsi" w:hint="eastAsia"/>
        </w:rPr>
        <w:t>付録　ユースケース２「法人と補助金」で指摘されているペインポイントは本ユースケースにもあてはまる。すなわち、本税制の申請者は上述のとおり適用対象設備別に担当工業会からそれぞれ証明書を取得する必要がある。典型例は、ソフトウェアとサーバを取得するケースである。申請者は、ソフトウェアを担当する代表団体と、サーバを担当する協力団体（</w:t>
      </w:r>
      <w:del w:id="30" w:author="岡本　俊一" w:date="2023-03-17T10:49:00Z">
        <w:r w:rsidRPr="00A06E26" w:rsidDel="00B172C5">
          <w:rPr>
            <w:rFonts w:asciiTheme="majorHAnsi" w:eastAsiaTheme="majorHAnsi" w:hAnsiTheme="majorHAnsi" w:hint="eastAsia"/>
          </w:rPr>
          <w:delText>（</w:delText>
        </w:r>
      </w:del>
      <w:ins w:id="31" w:author="岡本　俊一" w:date="2023-03-17T10:49:00Z">
        <w:r w:rsidR="00B172C5">
          <w:rPr>
            <w:rFonts w:asciiTheme="majorHAnsi" w:eastAsiaTheme="majorHAnsi" w:hAnsiTheme="majorHAnsi" w:hint="eastAsia"/>
          </w:rPr>
          <w:t>一般社団法人</w:t>
        </w:r>
      </w:ins>
      <w:del w:id="32" w:author="岡本　俊一" w:date="2023-03-17T10:49:00Z">
        <w:r w:rsidRPr="00A06E26" w:rsidDel="00B172C5">
          <w:rPr>
            <w:rFonts w:asciiTheme="majorHAnsi" w:eastAsiaTheme="majorHAnsi" w:hAnsiTheme="majorHAnsi" w:hint="eastAsia"/>
          </w:rPr>
          <w:delText>一社</w:delText>
        </w:r>
      </w:del>
      <w:del w:id="33" w:author="宮島　一樹" w:date="2023-03-20T17:25:00Z">
        <w:r w:rsidRPr="00A06E26">
          <w:rPr>
            <w:rFonts w:asciiTheme="majorHAnsi" w:eastAsiaTheme="majorHAnsi" w:hAnsiTheme="majorHAnsi" w:hint="eastAsia"/>
          </w:rPr>
          <w:delText>）</w:delText>
        </w:r>
      </w:del>
      <w:del w:id="34" w:author="岡本　俊一" w:date="2023-03-17T10:49:00Z">
        <w:r w:rsidRPr="00A06E26" w:rsidDel="00B172C5">
          <w:rPr>
            <w:rFonts w:asciiTheme="majorHAnsi" w:eastAsiaTheme="majorHAnsi" w:hAnsiTheme="majorHAnsi" w:hint="eastAsia"/>
          </w:rPr>
          <w:delText>）</w:delText>
        </w:r>
      </w:del>
      <w:ins w:id="35" w:author="岡本　俊一" w:date="2023-03-17T10:49:00Z">
        <w:r w:rsidR="00B172C5">
          <w:rPr>
            <w:rFonts w:asciiTheme="majorHAnsi" w:eastAsiaTheme="majorHAnsi" w:hAnsiTheme="majorHAnsi" w:hint="eastAsia"/>
          </w:rPr>
          <w:t xml:space="preserve">　</w:t>
        </w:r>
      </w:ins>
      <w:r w:rsidRPr="00A06E26">
        <w:rPr>
          <w:rFonts w:asciiTheme="majorHAnsi" w:eastAsiaTheme="majorHAnsi" w:hAnsiTheme="majorHAnsi" w:hint="eastAsia"/>
        </w:rPr>
        <w:t>電子情報技術産業協会（以下、</w:t>
      </w:r>
      <w:r w:rsidRPr="00A06E26">
        <w:rPr>
          <w:rFonts w:asciiTheme="majorHAnsi" w:eastAsiaTheme="majorHAnsi" w:hAnsiTheme="majorHAnsi"/>
        </w:rPr>
        <w:t>JEITA</w:t>
      </w:r>
      <w:r w:rsidRPr="00A06E26">
        <w:rPr>
          <w:rFonts w:asciiTheme="majorHAnsi" w:eastAsiaTheme="majorHAnsi" w:hAnsiTheme="majorHAnsi" w:hint="eastAsia"/>
        </w:rPr>
        <w:t>という。）に別々に手続きする必要がある一方、各工業会では提出された書類の正しさを確認する手数が多い痛みがある。</w:t>
      </w:r>
    </w:p>
    <w:p w14:paraId="774E609B" w14:textId="1E00FA1D" w:rsidR="00927689" w:rsidRPr="00A06E26" w:rsidRDefault="00927689" w:rsidP="00182047">
      <w:pPr>
        <w:ind w:firstLineChars="100" w:firstLine="210"/>
        <w:rPr>
          <w:rFonts w:asciiTheme="majorHAnsi" w:eastAsiaTheme="majorHAnsi" w:hAnsiTheme="majorHAnsi"/>
        </w:rPr>
      </w:pPr>
      <w:r w:rsidRPr="00A06E26">
        <w:rPr>
          <w:rFonts w:asciiTheme="majorHAnsi" w:eastAsiaTheme="majorHAnsi" w:hAnsiTheme="majorHAnsi" w:hint="eastAsia"/>
        </w:rPr>
        <w:t>ホワイトペーパーで指摘されている「効果を期待できるポイント」も同様であるが、「ユースケースにおける</w:t>
      </w:r>
      <w:r w:rsidRPr="00A06E26">
        <w:rPr>
          <w:rFonts w:asciiTheme="majorHAnsi" w:eastAsiaTheme="majorHAnsi" w:hAnsiTheme="majorHAnsi" w:hint="eastAsia"/>
        </w:rPr>
        <w:lastRenderedPageBreak/>
        <w:t>特異な点」では、申請手続きにおいて、</w:t>
      </w:r>
      <w:r w:rsidRPr="00A06E26">
        <w:rPr>
          <w:rFonts w:asciiTheme="majorHAnsi" w:eastAsiaTheme="majorHAnsi" w:hAnsiTheme="majorHAnsi"/>
        </w:rPr>
        <w:t>G</w:t>
      </w:r>
      <w:r w:rsidRPr="00A06E26">
        <w:rPr>
          <w:rFonts w:asciiTheme="majorHAnsi" w:eastAsiaTheme="majorHAnsi" w:hAnsiTheme="majorHAnsi" w:hint="eastAsia"/>
        </w:rPr>
        <w:t>ビス</w:t>
      </w:r>
      <w:r w:rsidRPr="00A06E26">
        <w:rPr>
          <w:rFonts w:asciiTheme="majorHAnsi" w:eastAsiaTheme="majorHAnsi" w:hAnsiTheme="majorHAnsi"/>
        </w:rPr>
        <w:t>ID</w:t>
      </w:r>
      <w:ins w:id="36" w:author="岡本　俊一" w:date="2023-03-17T11:00:00Z">
        <w:r w:rsidR="00B172C5">
          <w:rPr>
            <w:rStyle w:val="af8"/>
            <w:rFonts w:asciiTheme="majorHAnsi" w:eastAsiaTheme="majorHAnsi" w:hAnsiTheme="majorHAnsi"/>
          </w:rPr>
          <w:footnoteReference w:id="3"/>
        </w:r>
      </w:ins>
      <w:r w:rsidRPr="00A06E26">
        <w:rPr>
          <w:rFonts w:asciiTheme="majorHAnsi" w:eastAsiaTheme="majorHAnsi" w:hAnsiTheme="majorHAnsi" w:hint="eastAsia"/>
        </w:rPr>
        <w:t>、</w:t>
      </w:r>
      <w:proofErr w:type="spellStart"/>
      <w:r w:rsidRPr="00A06E26">
        <w:rPr>
          <w:rFonts w:asciiTheme="majorHAnsi" w:eastAsiaTheme="majorHAnsi" w:hAnsiTheme="majorHAnsi"/>
        </w:rPr>
        <w:t>jGrants</w:t>
      </w:r>
      <w:proofErr w:type="spellEnd"/>
      <w:ins w:id="53" w:author="岡本　俊一" w:date="2023-03-17T11:07:00Z">
        <w:r w:rsidR="00B172C5">
          <w:rPr>
            <w:rStyle w:val="af8"/>
            <w:rFonts w:asciiTheme="majorHAnsi" w:eastAsiaTheme="majorHAnsi" w:hAnsiTheme="majorHAnsi"/>
          </w:rPr>
          <w:footnoteReference w:id="4"/>
        </w:r>
      </w:ins>
      <w:r w:rsidRPr="00A06E26">
        <w:rPr>
          <w:rFonts w:asciiTheme="majorHAnsi" w:eastAsiaTheme="majorHAnsi" w:hAnsiTheme="majorHAnsi" w:hint="eastAsia"/>
        </w:rPr>
        <w:t>等の既存の</w:t>
      </w:r>
      <w:ins w:id="64" w:author="岡本　俊一" w:date="2023-03-17T10:57:00Z">
        <w:r w:rsidR="00B172C5">
          <w:rPr>
            <w:rFonts w:asciiTheme="majorHAnsi" w:eastAsiaTheme="majorHAnsi" w:hAnsiTheme="majorHAnsi" w:hint="eastAsia"/>
          </w:rPr>
          <w:t>行政</w:t>
        </w:r>
      </w:ins>
      <w:ins w:id="65" w:author="岡本　俊一" w:date="2023-03-17T10:59:00Z">
        <w:r w:rsidR="00B172C5">
          <w:rPr>
            <w:rFonts w:asciiTheme="majorHAnsi" w:eastAsiaTheme="majorHAnsi" w:hAnsiTheme="majorHAnsi" w:hint="eastAsia"/>
          </w:rPr>
          <w:t>オンライン</w:t>
        </w:r>
      </w:ins>
      <w:ins w:id="66" w:author="岡本　俊一" w:date="2023-03-17T10:57:00Z">
        <w:r w:rsidR="00B172C5">
          <w:rPr>
            <w:rFonts w:asciiTheme="majorHAnsi" w:eastAsiaTheme="majorHAnsi" w:hAnsiTheme="majorHAnsi" w:hint="eastAsia"/>
          </w:rPr>
          <w:t>手続に関わる</w:t>
        </w:r>
      </w:ins>
      <w:r w:rsidRPr="00A06E26">
        <w:rPr>
          <w:rFonts w:asciiTheme="majorHAnsi" w:eastAsiaTheme="majorHAnsi" w:hAnsiTheme="majorHAnsi" w:hint="eastAsia"/>
        </w:rPr>
        <w:t>事業者のためのサービスは、証明書交付者である工業会が民間団体で</w:t>
      </w:r>
      <w:del w:id="67" w:author="宮島　一樹" w:date="2023-03-20T17:25:00Z">
        <w:r w:rsidRPr="00A06E26">
          <w:rPr>
            <w:rFonts w:asciiTheme="majorHAnsi" w:eastAsiaTheme="majorHAnsi" w:hAnsiTheme="majorHAnsi" w:hint="eastAsia"/>
          </w:rPr>
          <w:delText>あり、</w:delText>
        </w:r>
      </w:del>
      <w:ins w:id="68" w:author="宮島　一樹" w:date="2023-03-20T17:25:00Z">
        <w:r w:rsidRPr="00A06E26">
          <w:rPr>
            <w:rFonts w:asciiTheme="majorHAnsi" w:eastAsiaTheme="majorHAnsi" w:hAnsiTheme="majorHAnsi" w:hint="eastAsia"/>
          </w:rPr>
          <w:t>あ</w:t>
        </w:r>
      </w:ins>
      <w:ins w:id="69" w:author="岡本　俊一" w:date="2023-03-17T11:09:00Z">
        <w:r w:rsidR="00B172C5">
          <w:rPr>
            <w:rFonts w:asciiTheme="majorHAnsi" w:eastAsiaTheme="majorHAnsi" w:hAnsiTheme="majorHAnsi" w:hint="eastAsia"/>
          </w:rPr>
          <w:t>る事から</w:t>
        </w:r>
      </w:ins>
      <w:del w:id="70" w:author="岡本　俊一" w:date="2023-03-17T11:09:00Z">
        <w:r w:rsidRPr="00A06E26" w:rsidDel="00B172C5">
          <w:rPr>
            <w:rFonts w:asciiTheme="majorHAnsi" w:eastAsiaTheme="majorHAnsi" w:hAnsiTheme="majorHAnsi" w:hint="eastAsia"/>
          </w:rPr>
          <w:delText>り、</w:delText>
        </w:r>
      </w:del>
      <w:ins w:id="71" w:author="岡本　俊一" w:date="2023-03-17T10:58:00Z">
        <w:r w:rsidR="00B172C5">
          <w:rPr>
            <w:rFonts w:asciiTheme="majorHAnsi" w:eastAsiaTheme="majorHAnsi" w:hAnsiTheme="majorHAnsi" w:hint="eastAsia"/>
          </w:rPr>
          <w:t>工業会</w:t>
        </w:r>
      </w:ins>
      <w:r w:rsidRPr="00A06E26">
        <w:rPr>
          <w:rFonts w:asciiTheme="majorHAnsi" w:eastAsiaTheme="majorHAnsi" w:hAnsiTheme="majorHAnsi" w:hint="eastAsia"/>
        </w:rPr>
        <w:t>証明書は行政文書</w:t>
      </w:r>
      <w:ins w:id="72" w:author="岡本　俊一" w:date="2023-03-17T11:09:00Z">
        <w:r w:rsidR="00B172C5">
          <w:rPr>
            <w:rFonts w:asciiTheme="majorHAnsi" w:eastAsiaTheme="majorHAnsi" w:hAnsiTheme="majorHAnsi" w:hint="eastAsia"/>
          </w:rPr>
          <w:t>の</w:t>
        </w:r>
      </w:ins>
      <w:del w:id="73" w:author="岡本　俊一" w:date="2023-03-17T11:09:00Z">
        <w:r w:rsidRPr="00A06E26" w:rsidDel="00B172C5">
          <w:rPr>
            <w:rFonts w:asciiTheme="majorHAnsi" w:eastAsiaTheme="majorHAnsi" w:hAnsiTheme="majorHAnsi" w:hint="eastAsia"/>
          </w:rPr>
          <w:delText>ではないとして</w:delText>
        </w:r>
      </w:del>
      <w:r w:rsidRPr="00A06E26">
        <w:rPr>
          <w:rFonts w:asciiTheme="majorHAnsi" w:eastAsiaTheme="majorHAnsi" w:hAnsiTheme="majorHAnsi" w:hint="eastAsia"/>
        </w:rPr>
        <w:t>適用</w:t>
      </w:r>
      <w:ins w:id="74" w:author="岡本　俊一" w:date="2023-03-17T10:58:00Z">
        <w:r w:rsidR="00B172C5">
          <w:rPr>
            <w:rFonts w:asciiTheme="majorHAnsi" w:eastAsiaTheme="majorHAnsi" w:hAnsiTheme="majorHAnsi" w:hint="eastAsia"/>
          </w:rPr>
          <w:t>対象外扱い</w:t>
        </w:r>
      </w:ins>
      <w:ins w:id="75" w:author="岡本　俊一" w:date="2023-03-17T11:10:00Z">
        <w:r w:rsidR="00B172C5">
          <w:rPr>
            <w:rFonts w:asciiTheme="majorHAnsi" w:eastAsiaTheme="majorHAnsi" w:hAnsiTheme="majorHAnsi" w:hint="eastAsia"/>
          </w:rPr>
          <w:t>の為、サービス</w:t>
        </w:r>
      </w:ins>
      <w:ins w:id="76" w:author="岡本　俊一" w:date="2023-03-17T10:58:00Z">
        <w:r w:rsidR="00B172C5">
          <w:rPr>
            <w:rFonts w:asciiTheme="majorHAnsi" w:eastAsiaTheme="majorHAnsi" w:hAnsiTheme="majorHAnsi" w:hint="eastAsia"/>
          </w:rPr>
          <w:t>利用</w:t>
        </w:r>
      </w:ins>
      <w:r w:rsidRPr="00A06E26">
        <w:rPr>
          <w:rFonts w:asciiTheme="majorHAnsi" w:eastAsiaTheme="majorHAnsi" w:hAnsiTheme="majorHAnsi" w:hint="eastAsia"/>
        </w:rPr>
        <w:t>できないのが実態である。</w:t>
      </w:r>
    </w:p>
    <w:p w14:paraId="14DD2262" w14:textId="77777777" w:rsidR="00927689" w:rsidRPr="00A06E26" w:rsidRDefault="00927689" w:rsidP="00927689">
      <w:pPr>
        <w:pStyle w:val="a0"/>
        <w:ind w:firstLine="210"/>
        <w:rPr>
          <w:rFonts w:asciiTheme="majorHAnsi" w:eastAsiaTheme="majorHAnsi" w:hAnsiTheme="majorHAnsi"/>
        </w:rPr>
      </w:pPr>
    </w:p>
    <w:p w14:paraId="027CB7B0"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④</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公的証明書の</w:t>
      </w:r>
      <w:r w:rsidRPr="00A06E26">
        <w:rPr>
          <w:rFonts w:asciiTheme="majorHAnsi" w:eastAsiaTheme="majorHAnsi" w:hAnsiTheme="majorHAnsi"/>
        </w:rPr>
        <w:t>DX</w:t>
      </w:r>
      <w:r w:rsidRPr="00A06E26">
        <w:rPr>
          <w:rFonts w:asciiTheme="majorHAnsi" w:eastAsiaTheme="majorHAnsi" w:hAnsiTheme="majorHAnsi" w:hint="eastAsia"/>
        </w:rPr>
        <w:t>化への貢献</w:t>
      </w:r>
      <w:proofErr w:type="spellEnd"/>
    </w:p>
    <w:p w14:paraId="059F8341" w14:textId="6408A165" w:rsidR="00927689" w:rsidRPr="00A06E26" w:rsidRDefault="00927689" w:rsidP="00182047">
      <w:pPr>
        <w:rPr>
          <w:rFonts w:asciiTheme="majorHAnsi" w:eastAsiaTheme="majorHAnsi" w:hAnsiTheme="majorHAnsi"/>
        </w:rPr>
      </w:pPr>
      <w:r w:rsidRPr="00A06E26">
        <w:rPr>
          <w:rFonts w:asciiTheme="majorHAnsi" w:eastAsiaTheme="majorHAnsi" w:hAnsiTheme="majorHAnsi" w:hint="eastAsia"/>
        </w:rPr>
        <w:t xml:space="preserve">　本税制に限らず、政策税制では証明書のスキームを用いるケースがほかにも見受けられるほか（かつてのグリーン税制等）、法人税制だけでなく、個人所得税でも住宅ローン減税で登記事項証明書や融資額残高証明書が必要となっている。本実証事業の先には行政事務に係る証明書のデジタル化により、国税庁が推進する</w:t>
      </w:r>
      <w:proofErr w:type="spellStart"/>
      <w:r w:rsidRPr="00A06E26">
        <w:rPr>
          <w:rFonts w:asciiTheme="majorHAnsi" w:eastAsiaTheme="majorHAnsi" w:hAnsiTheme="majorHAnsi"/>
        </w:rPr>
        <w:t>eTax</w:t>
      </w:r>
      <w:proofErr w:type="spellEnd"/>
      <w:r w:rsidRPr="00A06E26">
        <w:rPr>
          <w:rFonts w:asciiTheme="majorHAnsi" w:eastAsiaTheme="majorHAnsi" w:hAnsiTheme="majorHAnsi" w:hint="eastAsia"/>
        </w:rPr>
        <w:t>における政策税制のデジタル化に</w:t>
      </w:r>
      <w:ins w:id="77" w:author="岡本　俊一" w:date="2023-03-17T11:11:00Z">
        <w:r w:rsidR="00B172C5">
          <w:rPr>
            <w:rFonts w:asciiTheme="majorHAnsi" w:eastAsiaTheme="majorHAnsi" w:hAnsiTheme="majorHAnsi" w:hint="eastAsia"/>
          </w:rPr>
          <w:t>も</w:t>
        </w:r>
      </w:ins>
      <w:r w:rsidRPr="00A06E26">
        <w:rPr>
          <w:rFonts w:asciiTheme="majorHAnsi" w:eastAsiaTheme="majorHAnsi" w:hAnsiTheme="majorHAnsi" w:hint="eastAsia"/>
        </w:rPr>
        <w:t>貢献できるのではないか</w:t>
      </w:r>
      <w:ins w:id="78" w:author="岡本　俊一" w:date="2023-03-17T11:11:00Z">
        <w:r w:rsidR="00B172C5">
          <w:rPr>
            <w:rFonts w:asciiTheme="majorHAnsi" w:eastAsiaTheme="majorHAnsi" w:hAnsiTheme="majorHAnsi" w:hint="eastAsia"/>
          </w:rPr>
          <w:t>と考える</w:t>
        </w:r>
      </w:ins>
      <w:r w:rsidRPr="00A06E26">
        <w:rPr>
          <w:rFonts w:asciiTheme="majorHAnsi" w:eastAsiaTheme="majorHAnsi" w:hAnsiTheme="majorHAnsi" w:hint="eastAsia"/>
        </w:rPr>
        <w:t>。</w:t>
      </w:r>
    </w:p>
    <w:p w14:paraId="537AFD73" w14:textId="77777777" w:rsidR="00927689" w:rsidRPr="00A06E26" w:rsidRDefault="00927689" w:rsidP="00927689">
      <w:pPr>
        <w:pStyle w:val="a0"/>
        <w:ind w:firstLine="210"/>
        <w:rPr>
          <w:rFonts w:asciiTheme="majorHAnsi" w:eastAsiaTheme="majorHAnsi" w:hAnsiTheme="majorHAnsi"/>
          <w:lang w:eastAsia="ja-JP"/>
        </w:rPr>
      </w:pPr>
    </w:p>
    <w:p w14:paraId="305A1563" w14:textId="77777777" w:rsidR="00927689" w:rsidRPr="00A06E26" w:rsidRDefault="00927689" w:rsidP="002035AF">
      <w:pPr>
        <w:pStyle w:val="2"/>
      </w:pPr>
      <w:bookmarkStart w:id="79" w:name="_Toc110595922"/>
      <w:bookmarkStart w:id="80" w:name="_Toc128560505"/>
      <w:r w:rsidRPr="00A06E26">
        <w:rPr>
          <w:rFonts w:hint="eastAsia"/>
        </w:rPr>
        <w:t>事業の目的</w:t>
      </w:r>
      <w:bookmarkEnd w:id="79"/>
      <w:bookmarkEnd w:id="80"/>
    </w:p>
    <w:p w14:paraId="0AF341BF" w14:textId="1D790A16" w:rsidR="00927689" w:rsidRPr="00A06E26" w:rsidDel="005D3DBF" w:rsidRDefault="00927689" w:rsidP="005D3DBF">
      <w:pPr>
        <w:ind w:firstLineChars="100" w:firstLine="210"/>
        <w:rPr>
          <w:del w:id="81" w:author="Tanaka Takehiko" w:date="2023-03-20T18:12:00Z"/>
          <w:rFonts w:asciiTheme="majorHAnsi" w:eastAsiaTheme="majorHAnsi" w:hAnsiTheme="majorHAnsi"/>
        </w:rPr>
      </w:pPr>
      <w:r w:rsidRPr="00A06E26">
        <w:rPr>
          <w:rFonts w:asciiTheme="majorHAnsi" w:eastAsiaTheme="majorHAnsi" w:hAnsiTheme="majorHAnsi" w:hint="eastAsia"/>
        </w:rPr>
        <w:t>法人向け政策税制では、多くの場合、確定申告内容の信頼性を補完することを目的として、第三者による証明が必要。その証明内容の信頼性を確保したシステムを設計することで、証明に係る事務負荷を軽減すると共に、関係者間のデータ連携を図ることにより、政策税制に係る運用の効率化及び活用促進に寄与することを目指す。</w:t>
      </w:r>
      <w:del w:id="82" w:author="Tanaka Takehiko" w:date="2023-03-20T18:12:00Z">
        <w:r w:rsidRPr="00A06E26" w:rsidDel="005D3DBF">
          <w:rPr>
            <w:rFonts w:asciiTheme="majorHAnsi" w:eastAsiaTheme="majorHAnsi" w:hAnsiTheme="majorHAnsi" w:hint="eastAsia"/>
          </w:rPr>
          <w:delText>（同概要）</w:delText>
        </w:r>
      </w:del>
    </w:p>
    <w:p w14:paraId="312DFA81" w14:textId="4784ADC2" w:rsidR="00927689" w:rsidRPr="00A06E26" w:rsidDel="005D3DBF" w:rsidRDefault="00927689">
      <w:pPr>
        <w:ind w:firstLineChars="100" w:firstLine="210"/>
        <w:rPr>
          <w:del w:id="83" w:author="Tanaka Takehiko" w:date="2023-03-20T18:12:00Z"/>
          <w:rFonts w:asciiTheme="majorHAnsi" w:eastAsiaTheme="majorHAnsi" w:hAnsiTheme="majorHAnsi"/>
        </w:rPr>
        <w:pPrChange w:id="84" w:author="Tanaka Takehiko" w:date="2023-03-20T18:12:00Z">
          <w:pPr>
            <w:pStyle w:val="a0"/>
            <w:ind w:firstLine="210"/>
          </w:pPr>
        </w:pPrChange>
      </w:pPr>
    </w:p>
    <w:p w14:paraId="4BEFF098" w14:textId="4A9D622E" w:rsidR="00927689" w:rsidRPr="00A06E26" w:rsidDel="005D3DBF" w:rsidRDefault="00927689">
      <w:pPr>
        <w:ind w:firstLineChars="100" w:firstLine="210"/>
        <w:rPr>
          <w:del w:id="85" w:author="Tanaka Takehiko" w:date="2023-03-20T18:12:00Z"/>
        </w:rPr>
        <w:pPrChange w:id="86" w:author="Tanaka Takehiko" w:date="2023-03-20T18:12:00Z">
          <w:pPr>
            <w:pStyle w:val="2"/>
          </w:pPr>
        </w:pPrChange>
      </w:pPr>
      <w:bookmarkStart w:id="87" w:name="_Toc110595923"/>
      <w:bookmarkStart w:id="88" w:name="_Toc128560506"/>
      <w:commentRangeStart w:id="89"/>
      <w:commentRangeStart w:id="90"/>
      <w:del w:id="91" w:author="Tanaka Takehiko" w:date="2023-03-20T18:12:00Z">
        <w:r w:rsidRPr="00A06E26" w:rsidDel="005D3DBF">
          <w:rPr>
            <w:rFonts w:hint="eastAsia"/>
          </w:rPr>
          <w:delText>ユースケースの概要</w:delText>
        </w:r>
        <w:bookmarkEnd w:id="87"/>
        <w:bookmarkEnd w:id="88"/>
        <w:commentRangeEnd w:id="89"/>
        <w:r w:rsidR="00453CDF" w:rsidDel="005D3DBF">
          <w:rPr>
            <w:rStyle w:val="ac"/>
          </w:rPr>
          <w:commentReference w:id="89"/>
        </w:r>
        <w:commentRangeEnd w:id="90"/>
        <w:r w:rsidR="005D3DBF" w:rsidDel="005D3DBF">
          <w:rPr>
            <w:rStyle w:val="ac"/>
            <w:b/>
          </w:rPr>
          <w:commentReference w:id="90"/>
        </w:r>
      </w:del>
    </w:p>
    <w:p w14:paraId="4EEDC6DE" w14:textId="14B76A3D" w:rsidR="00927689" w:rsidRPr="00A06E26" w:rsidRDefault="00927689" w:rsidP="005D3DBF">
      <w:pPr>
        <w:ind w:firstLineChars="100" w:firstLine="210"/>
        <w:rPr>
          <w:rFonts w:asciiTheme="majorHAnsi" w:eastAsiaTheme="majorHAnsi" w:hAnsiTheme="majorHAnsi"/>
        </w:rPr>
      </w:pPr>
      <w:del w:id="92" w:author="Tanaka Takehiko" w:date="2023-03-20T18:12:00Z">
        <w:r w:rsidRPr="00A06E26" w:rsidDel="005D3DBF">
          <w:rPr>
            <w:rFonts w:asciiTheme="majorHAnsi" w:eastAsiaTheme="majorHAnsi" w:hAnsiTheme="majorHAnsi" w:hint="eastAsia"/>
          </w:rPr>
          <w:delText>法人向け政策税制では、多くの場合、確定申告内容の信頼性を補完することを目的として、第三者による証明が必要。その証明内容の信頼性を確保したシステムを設計することで、証明に係る事務負荷を軽減すると共に、関係者間のデータ連携を図ることにより、政策税制に係る運用の効率化及び活用促進に寄与することを目指す。</w:delText>
        </w:r>
      </w:del>
    </w:p>
    <w:p w14:paraId="12F30FB6" w14:textId="77777777" w:rsidR="00927689" w:rsidRPr="00A06E26" w:rsidRDefault="00927689" w:rsidP="00927689">
      <w:pPr>
        <w:pStyle w:val="a0"/>
        <w:ind w:firstLine="210"/>
        <w:rPr>
          <w:rFonts w:asciiTheme="majorHAnsi" w:eastAsiaTheme="majorHAnsi" w:hAnsiTheme="majorHAnsi"/>
        </w:rPr>
      </w:pPr>
    </w:p>
    <w:p w14:paraId="457CC70C" w14:textId="11AE8386" w:rsidR="00927689" w:rsidRPr="00A06E26" w:rsidRDefault="00927689" w:rsidP="00927689">
      <w:pPr>
        <w:rPr>
          <w:rFonts w:asciiTheme="majorHAnsi" w:eastAsiaTheme="majorHAnsi" w:hAnsiTheme="majorHAnsi"/>
        </w:rPr>
      </w:pPr>
      <w:r w:rsidRPr="00A06E26">
        <w:rPr>
          <w:rFonts w:asciiTheme="majorHAnsi" w:eastAsiaTheme="majorHAnsi" w:hAnsiTheme="majorHAnsi"/>
        </w:rPr>
        <w:br w:type="page"/>
      </w:r>
    </w:p>
    <w:p w14:paraId="4EC65B3C" w14:textId="7D89BE27" w:rsidR="0038561F" w:rsidRPr="00A06E26" w:rsidRDefault="00D15C9C" w:rsidP="002035AF">
      <w:pPr>
        <w:pStyle w:val="1"/>
      </w:pPr>
      <w:bookmarkStart w:id="93" w:name="_Toc128560507"/>
      <w:r w:rsidRPr="00A06E26">
        <w:rPr>
          <w:rFonts w:hint="eastAsia"/>
        </w:rPr>
        <w:lastRenderedPageBreak/>
        <w:t>事業の概要</w:t>
      </w:r>
      <w:bookmarkEnd w:id="93"/>
    </w:p>
    <w:p w14:paraId="5201422A" w14:textId="05BD2B23" w:rsidR="00D15C9C" w:rsidRPr="00A06E26" w:rsidRDefault="00E96274" w:rsidP="002035AF">
      <w:pPr>
        <w:pStyle w:val="2"/>
      </w:pPr>
      <w:bookmarkStart w:id="94" w:name="_Toc128560508"/>
      <w:r w:rsidRPr="00A06E26">
        <w:rPr>
          <w:rFonts w:hint="eastAsia"/>
        </w:rPr>
        <w:t>事業概要及び実証の範囲</w:t>
      </w:r>
      <w:bookmarkEnd w:id="94"/>
    </w:p>
    <w:p w14:paraId="07FFC2CD"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95" w:name="_Toc110595926"/>
      <w:bookmarkStart w:id="96" w:name="_Toc128560509"/>
      <w:r w:rsidRPr="00A06E26">
        <w:rPr>
          <w:rFonts w:hint="eastAsia"/>
        </w:rPr>
        <w:t>事業スキーム</w:t>
      </w:r>
      <w:bookmarkEnd w:id="95"/>
      <w:bookmarkEnd w:id="96"/>
    </w:p>
    <w:p w14:paraId="79E0E1AD" w14:textId="03120339" w:rsidR="00FC7963" w:rsidRPr="00A06E26" w:rsidRDefault="00FC7963" w:rsidP="002035AF">
      <w:pPr>
        <w:pStyle w:val="a0"/>
        <w:numPr>
          <w:ilvl w:val="0"/>
          <w:numId w:val="11"/>
        </w:numPr>
        <w:ind w:firstLineChars="0"/>
        <w:rPr>
          <w:rFonts w:asciiTheme="majorHAnsi" w:eastAsiaTheme="majorHAnsi" w:hAnsiTheme="majorHAnsi"/>
        </w:rPr>
      </w:pPr>
      <w:proofErr w:type="spellStart"/>
      <w:r w:rsidRPr="00A06E26">
        <w:rPr>
          <w:rFonts w:asciiTheme="majorHAnsi" w:eastAsiaTheme="majorHAnsi" w:hAnsiTheme="majorHAnsi" w:hint="eastAsia"/>
        </w:rPr>
        <w:t>本ユースケースにおいて想定される事業スキーム（</w:t>
      </w:r>
      <w:del w:id="97" w:author="宮島　一樹" w:date="2023-03-18T11:37:00Z">
        <w:r w:rsidRPr="00A06E26" w:rsidDel="00F24FE6">
          <w:rPr>
            <w:rFonts w:asciiTheme="majorHAnsi" w:eastAsiaTheme="majorHAnsi" w:hAnsiTheme="majorHAnsi" w:hint="eastAsia"/>
          </w:rPr>
          <w:delText>１．</w:delText>
        </w:r>
      </w:del>
      <w:r w:rsidRPr="00A06E26">
        <w:rPr>
          <w:rFonts w:asciiTheme="majorHAnsi" w:eastAsiaTheme="majorHAnsi" w:hAnsiTheme="majorHAnsi" w:hint="eastAsia"/>
        </w:rPr>
        <w:t>近い将来、目指す姿</w:t>
      </w:r>
      <w:proofErr w:type="spellEnd"/>
      <w:r w:rsidRPr="00A06E26">
        <w:rPr>
          <w:rFonts w:asciiTheme="majorHAnsi" w:eastAsiaTheme="majorHAnsi" w:hAnsiTheme="majorHAnsi" w:hint="eastAsia"/>
        </w:rPr>
        <w:t>）</w:t>
      </w:r>
    </w:p>
    <w:p w14:paraId="433E9452" w14:textId="77777777" w:rsidR="00FC7963" w:rsidRPr="00A06E26" w:rsidRDefault="00FC7963" w:rsidP="00FC7963">
      <w:pPr>
        <w:pStyle w:val="a0"/>
        <w:ind w:left="570" w:firstLineChars="0" w:firstLine="0"/>
        <w:rPr>
          <w:rFonts w:asciiTheme="majorHAnsi" w:eastAsiaTheme="majorHAnsi" w:hAnsiTheme="majorHAnsi"/>
        </w:rPr>
      </w:pPr>
    </w:p>
    <w:p w14:paraId="52CCEBF9" w14:textId="390465E9" w:rsidR="00FC7963" w:rsidRPr="00A06E26" w:rsidRDefault="00FC7963" w:rsidP="00FC7963">
      <w:pPr>
        <w:pStyle w:val="a0"/>
        <w:keepNext/>
        <w:ind w:left="570" w:firstLineChars="0" w:firstLine="0"/>
        <w:jc w:val="center"/>
        <w:rPr>
          <w:rFonts w:asciiTheme="majorHAnsi" w:eastAsiaTheme="majorHAnsi" w:hAnsiTheme="majorHAnsi"/>
        </w:rPr>
      </w:pPr>
      <w:del w:id="98" w:author="岡本　俊一" w:date="2023-03-17T12:51:00Z">
        <w:r w:rsidRPr="00A06E26" w:rsidDel="009A2178">
          <w:rPr>
            <w:rFonts w:asciiTheme="majorHAnsi" w:eastAsiaTheme="majorHAnsi" w:hAnsiTheme="majorHAnsi"/>
            <w:noProof/>
            <w:lang w:val="en-US" w:eastAsia="ja-JP"/>
          </w:rPr>
          <w:drawing>
            <wp:inline distT="0" distB="0" distL="0" distR="0" wp14:anchorId="29F3C0DF" wp14:editId="6138FF8C">
              <wp:extent cx="4914900" cy="2341915"/>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8487" cy="2343624"/>
                      </a:xfrm>
                      <a:prstGeom prst="rect">
                        <a:avLst/>
                      </a:prstGeom>
                      <a:noFill/>
                      <a:ln>
                        <a:noFill/>
                      </a:ln>
                    </pic:spPr>
                  </pic:pic>
                </a:graphicData>
              </a:graphic>
            </wp:inline>
          </w:drawing>
        </w:r>
      </w:del>
      <w:ins w:id="99" w:author="岡本　俊一" w:date="2023-03-17T12:52:00Z">
        <w:r w:rsidR="009A2178" w:rsidRPr="009A2178">
          <w:rPr>
            <w:noProof/>
            <w:lang w:val="en-US" w:eastAsia="ja-JP"/>
          </w:rPr>
          <w:drawing>
            <wp:inline distT="0" distB="0" distL="0" distR="0" wp14:anchorId="58D70720" wp14:editId="63B1D9C0">
              <wp:extent cx="5400040" cy="257365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573655"/>
                      </a:xfrm>
                      <a:prstGeom prst="rect">
                        <a:avLst/>
                      </a:prstGeom>
                      <a:noFill/>
                      <a:ln>
                        <a:noFill/>
                      </a:ln>
                    </pic:spPr>
                  </pic:pic>
                </a:graphicData>
              </a:graphic>
            </wp:inline>
          </w:drawing>
        </w:r>
      </w:ins>
    </w:p>
    <w:p w14:paraId="1A8595A9" w14:textId="3653D537" w:rsidR="00FC7963" w:rsidRDefault="00FC7963" w:rsidP="00FC7963">
      <w:pPr>
        <w:pStyle w:val="af9"/>
        <w:rPr>
          <w:ins w:id="100" w:author="岡本　俊一" w:date="2023-03-17T13:20:00Z"/>
          <w:rFonts w:asciiTheme="majorHAnsi" w:eastAsiaTheme="majorHAnsi" w:hAnsiTheme="majorHAnsi"/>
          <w:lang w:eastAsia="ja-JP"/>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ins w:id="101" w:author="岡本　俊一" w:date="2023-03-17T13:21:00Z">
        <w:r w:rsidR="009A2178">
          <w:rPr>
            <w:rFonts w:asciiTheme="majorHAnsi" w:eastAsiaTheme="majorHAnsi" w:hAnsiTheme="majorHAnsi" w:hint="eastAsia"/>
            <w:lang w:eastAsia="ja-JP"/>
          </w:rPr>
          <w:t>今回スコープ</w:t>
        </w:r>
      </w:ins>
      <w:del w:id="102" w:author="岡本　俊一" w:date="2023-03-17T13:21:00Z">
        <w:r w:rsidRPr="00A06E26" w:rsidDel="009A2178">
          <w:rPr>
            <w:rFonts w:asciiTheme="majorHAnsi" w:eastAsiaTheme="majorHAnsi" w:hAnsiTheme="majorHAnsi" w:hint="eastAsia"/>
            <w:lang w:eastAsia="ja-JP"/>
          </w:rPr>
          <w:delText>事業スキーム図</w:delText>
        </w:r>
      </w:del>
      <w:r w:rsidRPr="00A06E26">
        <w:rPr>
          <w:rFonts w:asciiTheme="majorHAnsi" w:eastAsiaTheme="majorHAnsi" w:hAnsiTheme="majorHAnsi" w:hint="eastAsia"/>
          <w:lang w:eastAsia="ja-JP"/>
        </w:rPr>
        <w:t>（</w:t>
      </w:r>
      <w:del w:id="103" w:author="岡本　俊一" w:date="2023-03-17T13:21:00Z">
        <w:r w:rsidRPr="00A06E26" w:rsidDel="009A2178">
          <w:rPr>
            <w:rFonts w:asciiTheme="majorHAnsi" w:eastAsiaTheme="majorHAnsi" w:hAnsiTheme="majorHAnsi" w:hint="eastAsia"/>
            <w:lang w:eastAsia="ja-JP"/>
          </w:rPr>
          <w:delText>近い将来目指す姿</w:delText>
        </w:r>
      </w:del>
      <w:ins w:id="104" w:author="岡本　俊一" w:date="2023-03-17T13:21:00Z">
        <w:r w:rsidR="009A2178">
          <w:rPr>
            <w:rFonts w:asciiTheme="majorHAnsi" w:eastAsiaTheme="majorHAnsi" w:hAnsiTheme="majorHAnsi" w:hint="eastAsia"/>
            <w:lang w:eastAsia="ja-JP"/>
          </w:rPr>
          <w:t>現状フロー</w:t>
        </w:r>
      </w:ins>
      <w:ins w:id="105" w:author="岡本　俊一" w:date="2023-03-17T13:27:00Z">
        <w:r w:rsidR="009A2178">
          <w:rPr>
            <w:rFonts w:asciiTheme="majorHAnsi" w:eastAsiaTheme="majorHAnsi" w:hAnsiTheme="majorHAnsi" w:hint="eastAsia"/>
            <w:lang w:eastAsia="ja-JP"/>
          </w:rPr>
          <w:t>における</w:t>
        </w:r>
      </w:ins>
      <w:ins w:id="106" w:author="岡本　俊一" w:date="2023-03-17T13:48:00Z">
        <w:r w:rsidR="009A2178">
          <w:rPr>
            <w:rFonts w:asciiTheme="majorHAnsi" w:eastAsiaTheme="majorHAnsi" w:hAnsiTheme="majorHAnsi" w:hint="eastAsia"/>
            <w:lang w:eastAsia="ja-JP"/>
          </w:rPr>
          <w:t>スコープ</w:t>
        </w:r>
      </w:ins>
      <w:ins w:id="107" w:author="岡本　俊一" w:date="2023-03-17T13:27:00Z">
        <w:r w:rsidR="009A2178">
          <w:rPr>
            <w:rFonts w:asciiTheme="majorHAnsi" w:eastAsiaTheme="majorHAnsi" w:hAnsiTheme="majorHAnsi" w:hint="eastAsia"/>
            <w:lang w:eastAsia="ja-JP"/>
          </w:rPr>
          <w:t>表現</w:t>
        </w:r>
      </w:ins>
      <w:r w:rsidRPr="00A06E26">
        <w:rPr>
          <w:rFonts w:asciiTheme="majorHAnsi" w:eastAsiaTheme="majorHAnsi" w:hAnsiTheme="majorHAnsi" w:hint="eastAsia"/>
          <w:lang w:eastAsia="ja-JP"/>
        </w:rPr>
        <w:t>）</w:t>
      </w:r>
    </w:p>
    <w:p w14:paraId="4D922A9F" w14:textId="77777777" w:rsidR="009A2178" w:rsidRPr="009A2178" w:rsidRDefault="009A2178">
      <w:pPr>
        <w:pStyle w:val="a0"/>
        <w:ind w:firstLine="210"/>
        <w:rPr>
          <w:ins w:id="108" w:author="宮島　一樹" w:date="2023-03-20T17:25:00Z"/>
          <w:lang w:eastAsia="ja-JP"/>
          <w:rPrChange w:id="109" w:author="岡本　俊一" w:date="2023-03-17T13:20:00Z">
            <w:rPr>
              <w:ins w:id="110" w:author="宮島　一樹" w:date="2023-03-20T17:25:00Z"/>
              <w:rFonts w:asciiTheme="majorHAnsi" w:eastAsiaTheme="majorHAnsi" w:hAnsiTheme="majorHAnsi"/>
            </w:rPr>
          </w:rPrChange>
        </w:rPr>
        <w:pPrChange w:id="111" w:author="岡本　俊一" w:date="2023-03-17T13:20:00Z">
          <w:pPr>
            <w:pStyle w:val="af9"/>
          </w:pPr>
        </w:pPrChange>
      </w:pPr>
    </w:p>
    <w:p w14:paraId="2CCD71CF" w14:textId="35E0F7C4" w:rsidR="001E08C6" w:rsidRDefault="009A2178" w:rsidP="00FC7963">
      <w:pPr>
        <w:pStyle w:val="a0"/>
        <w:ind w:firstLineChars="0"/>
        <w:rPr>
          <w:ins w:id="112" w:author="岡本　俊一" w:date="2023-03-17T13:20:00Z"/>
          <w:rFonts w:asciiTheme="majorHAnsi" w:eastAsiaTheme="majorHAnsi" w:hAnsiTheme="majorHAnsi"/>
          <w:lang w:eastAsia="ja-JP"/>
        </w:rPr>
      </w:pPr>
      <w:ins w:id="113" w:author="岡本　俊一" w:date="2023-03-17T13:20:00Z">
        <w:r>
          <w:rPr>
            <w:rFonts w:asciiTheme="majorHAnsi" w:eastAsiaTheme="majorHAnsi" w:hAnsiTheme="majorHAnsi"/>
            <w:noProof/>
            <w:lang w:val="en-US" w:eastAsia="ja-JP"/>
          </w:rPr>
          <w:drawing>
            <wp:inline distT="0" distB="0" distL="0" distR="0" wp14:anchorId="442DE95A" wp14:editId="3E3B60BF">
              <wp:extent cx="4493260" cy="2145665"/>
              <wp:effectExtent l="0" t="0" r="2540" b="698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3260" cy="2145665"/>
                      </a:xfrm>
                      <a:prstGeom prst="rect">
                        <a:avLst/>
                      </a:prstGeom>
                      <a:noFill/>
                      <a:ln>
                        <a:noFill/>
                      </a:ln>
                    </pic:spPr>
                  </pic:pic>
                </a:graphicData>
              </a:graphic>
            </wp:inline>
          </w:drawing>
        </w:r>
      </w:ins>
    </w:p>
    <w:p w14:paraId="01217AF1" w14:textId="312E00B3" w:rsidR="009A2178" w:rsidRDefault="009A2178" w:rsidP="009A2178">
      <w:pPr>
        <w:pStyle w:val="af9"/>
        <w:rPr>
          <w:ins w:id="114" w:author="岡本　俊一" w:date="2023-03-17T13:20:00Z"/>
          <w:rFonts w:asciiTheme="majorHAnsi" w:eastAsiaTheme="majorHAnsi" w:hAnsiTheme="majorHAnsi"/>
          <w:lang w:eastAsia="ja-JP"/>
        </w:rPr>
      </w:pPr>
      <w:ins w:id="115" w:author="岡本　俊一" w:date="2023-03-17T13:20:00Z">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ins>
      <w:ins w:id="116" w:author="岡本　俊一" w:date="2023-03-17T13:21:00Z">
        <w:r>
          <w:rPr>
            <w:rFonts w:asciiTheme="majorHAnsi" w:eastAsiaTheme="majorHAnsi" w:hAnsiTheme="majorHAnsi" w:hint="eastAsia"/>
            <w:lang w:eastAsia="ja-JP"/>
          </w:rPr>
          <w:t>2</w:t>
        </w:r>
      </w:ins>
      <w:ins w:id="117" w:author="岡本　俊一" w:date="2023-03-17T13:20:00Z">
        <w:r w:rsidRPr="00A06E26">
          <w:rPr>
            <w:rFonts w:asciiTheme="majorHAnsi" w:eastAsiaTheme="majorHAnsi" w:hAnsiTheme="majorHAnsi" w:hint="eastAsia"/>
            <w:lang w:eastAsia="ja-JP"/>
          </w:rPr>
          <w:t xml:space="preserve">　事業スキーム図（近い将来目指す姿）</w:t>
        </w:r>
      </w:ins>
    </w:p>
    <w:p w14:paraId="128DFC96" w14:textId="77777777" w:rsidR="009A2178" w:rsidRPr="009A2178" w:rsidRDefault="009A2178">
      <w:pPr>
        <w:pStyle w:val="a0"/>
        <w:ind w:firstLineChars="0" w:firstLine="0"/>
        <w:rPr>
          <w:ins w:id="118" w:author="宮島　一樹" w:date="2023-03-20T17:25:00Z"/>
          <w:rFonts w:asciiTheme="majorHAnsi" w:eastAsiaTheme="majorHAnsi" w:hAnsiTheme="majorHAnsi"/>
          <w:lang w:eastAsia="ja-JP"/>
        </w:rPr>
        <w:pPrChange w:id="119" w:author="岡本　俊一" w:date="2023-03-17T13:20:00Z">
          <w:pPr>
            <w:pStyle w:val="a0"/>
            <w:ind w:firstLineChars="0"/>
          </w:pPr>
        </w:pPrChange>
      </w:pPr>
    </w:p>
    <w:p w14:paraId="6B2A59EF"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120" w:name="_Toc110595927"/>
      <w:bookmarkStart w:id="121" w:name="_Toc128560510"/>
      <w:r w:rsidRPr="00A06E26">
        <w:lastRenderedPageBreak/>
        <w:t>事業スキームに登場する主体とその概要（事業スキームにおける設定・役割）</w:t>
      </w:r>
      <w:bookmarkEnd w:id="120"/>
      <w:bookmarkEnd w:id="121"/>
    </w:p>
    <w:p w14:paraId="52C9292C" w14:textId="56E0E0F7" w:rsidR="00FC7963" w:rsidRPr="00A06E26" w:rsidRDefault="007C2A55">
      <w:pPr>
        <w:pStyle w:val="a0"/>
        <w:ind w:firstLineChars="47" w:firstLine="99"/>
        <w:rPr>
          <w:rFonts w:asciiTheme="majorHAnsi" w:eastAsiaTheme="majorHAnsi" w:hAnsiTheme="majorHAnsi"/>
        </w:rPr>
        <w:pPrChange w:id="122" w:author="岡本　俊一" w:date="2023-03-20T17:25:00Z">
          <w:pPr>
            <w:pStyle w:val="a0"/>
            <w:ind w:firstLine="210"/>
          </w:pPr>
        </w:pPrChange>
      </w:pPr>
      <w:ins w:id="123" w:author="岡本　俊一" w:date="2023-03-17T16:27:00Z">
        <w:r>
          <w:rPr>
            <w:rFonts w:asciiTheme="majorHAnsi" w:eastAsiaTheme="majorHAnsi" w:hAnsiTheme="majorHAnsi" w:hint="eastAsia"/>
            <w:lang w:eastAsia="ja-JP"/>
          </w:rPr>
          <w:t>＜</w:t>
        </w:r>
      </w:ins>
      <w:del w:id="124" w:author="岡本　俊一" w:date="2023-03-17T16:27:00Z">
        <w:r w:rsidR="00FC7963" w:rsidRPr="00A06E26" w:rsidDel="007C2A55">
          <w:rPr>
            <w:rFonts w:asciiTheme="majorHAnsi" w:eastAsiaTheme="majorHAnsi" w:hAnsiTheme="majorHAnsi" w:hint="eastAsia"/>
          </w:rPr>
          <w:delText>①</w:delText>
        </w:r>
        <w:r w:rsidR="00FC7963" w:rsidRPr="00A06E26" w:rsidDel="007C2A55">
          <w:rPr>
            <w:rFonts w:asciiTheme="majorHAnsi" w:eastAsiaTheme="majorHAnsi" w:hAnsiTheme="majorHAnsi"/>
          </w:rPr>
          <w:tab/>
        </w:r>
      </w:del>
      <w:proofErr w:type="spellStart"/>
      <w:r w:rsidR="00FC7963" w:rsidRPr="00A06E26">
        <w:rPr>
          <w:rFonts w:asciiTheme="majorHAnsi" w:eastAsiaTheme="majorHAnsi" w:hAnsiTheme="majorHAnsi" w:hint="eastAsia"/>
        </w:rPr>
        <w:t>近い将来、目指す姿</w:t>
      </w:r>
      <w:proofErr w:type="spellEnd"/>
      <w:ins w:id="125" w:author="岡本　俊一" w:date="2023-03-17T16:27:00Z">
        <w:r>
          <w:rPr>
            <w:rFonts w:asciiTheme="majorHAnsi" w:eastAsiaTheme="majorHAnsi" w:hAnsiTheme="majorHAnsi" w:hint="eastAsia"/>
            <w:lang w:eastAsia="ja-JP"/>
          </w:rPr>
          <w:t>＞</w:t>
        </w:r>
      </w:ins>
    </w:p>
    <w:p w14:paraId="0A3D66DD" w14:textId="77777777" w:rsidR="00FC7963" w:rsidRPr="00A06E26" w:rsidRDefault="00FC7963" w:rsidP="00FC7963">
      <w:pPr>
        <w:pStyle w:val="a0"/>
        <w:ind w:firstLine="210"/>
        <w:rPr>
          <w:rFonts w:asciiTheme="majorHAnsi" w:eastAsiaTheme="majorHAnsi" w:hAnsiTheme="majorHAnsi"/>
        </w:rPr>
      </w:pPr>
    </w:p>
    <w:p w14:paraId="709FD2A5" w14:textId="7D464968" w:rsidR="00FC7963" w:rsidRPr="00A06E26" w:rsidRDefault="00FC7963" w:rsidP="00FC7963">
      <w:pPr>
        <w:pStyle w:val="af9"/>
        <w:keepNext/>
        <w:rPr>
          <w:rFonts w:asciiTheme="majorHAnsi" w:eastAsiaTheme="majorHAnsi" w:hAnsiTheme="majorHAnsi"/>
        </w:rPr>
      </w:pPr>
      <w:bookmarkStart w:id="126" w:name="_Hlk127353112"/>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事業スキームに登場する主体とその概要</w:t>
      </w:r>
      <w:proofErr w:type="spellEnd"/>
      <w:r w:rsidRPr="00A06E26">
        <w:rPr>
          <w:rFonts w:asciiTheme="majorHAnsi" w:eastAsiaTheme="majorHAnsi" w:hAnsiTheme="majorHAnsi" w:hint="eastAsia"/>
          <w:lang w:eastAsia="ja-JP"/>
        </w:rPr>
        <w:t>（近い将来目指す姿）</w:t>
      </w:r>
    </w:p>
    <w:tbl>
      <w:tblPr>
        <w:tblStyle w:val="13"/>
        <w:tblW w:w="0" w:type="auto"/>
        <w:tblLook w:val="04A0" w:firstRow="1" w:lastRow="0" w:firstColumn="1" w:lastColumn="0" w:noHBand="0" w:noVBand="1"/>
      </w:tblPr>
      <w:tblGrid>
        <w:gridCol w:w="1994"/>
        <w:gridCol w:w="6500"/>
      </w:tblGrid>
      <w:tr w:rsidR="00FC7963" w:rsidRPr="00A06E26" w14:paraId="40ADFECC" w14:textId="77777777" w:rsidTr="005F3CD4">
        <w:trPr>
          <w:tblHeader/>
        </w:trPr>
        <w:tc>
          <w:tcPr>
            <w:tcW w:w="1994" w:type="dxa"/>
            <w:shd w:val="clear" w:color="auto" w:fill="DBE5F1"/>
          </w:tcPr>
          <w:p w14:paraId="3E610425" w14:textId="77777777" w:rsidR="00FC7963" w:rsidRPr="00C513EC" w:rsidRDefault="00FC7963" w:rsidP="005F3CD4">
            <w:pPr>
              <w:tabs>
                <w:tab w:val="left" w:pos="8225"/>
              </w:tabs>
              <w:rPr>
                <w:rFonts w:asciiTheme="majorHAnsi" w:eastAsiaTheme="majorHAnsi" w:hAnsiTheme="majorHAnsi" w:cs="Times New Roman"/>
                <w:sz w:val="20"/>
                <w:szCs w:val="20"/>
              </w:rPr>
            </w:pPr>
            <w:bookmarkStart w:id="127" w:name="OLE_LINK2"/>
            <w:bookmarkEnd w:id="126"/>
            <w:r w:rsidRPr="00C513EC">
              <w:rPr>
                <w:rFonts w:asciiTheme="majorHAnsi" w:eastAsiaTheme="majorHAnsi" w:hAnsiTheme="majorHAnsi" w:cs="Times New Roman" w:hint="eastAsia"/>
                <w:sz w:val="20"/>
                <w:szCs w:val="20"/>
              </w:rPr>
              <w:t>主体（組織）</w:t>
            </w:r>
          </w:p>
        </w:tc>
        <w:tc>
          <w:tcPr>
            <w:tcW w:w="6500" w:type="dxa"/>
            <w:shd w:val="clear" w:color="auto" w:fill="DBE5F1"/>
          </w:tcPr>
          <w:p w14:paraId="2AE8D13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設定・役割</w:t>
            </w:r>
          </w:p>
        </w:tc>
      </w:tr>
      <w:tr w:rsidR="00FC7963" w:rsidRPr="00A06E26" w14:paraId="2BEB3124" w14:textId="77777777" w:rsidTr="005F3CD4">
        <w:trPr>
          <w:trHeight w:val="340"/>
        </w:trPr>
        <w:tc>
          <w:tcPr>
            <w:tcW w:w="1994" w:type="dxa"/>
          </w:tcPr>
          <w:p w14:paraId="6E14A236"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＜証明書申請者＞</w:t>
            </w:r>
          </w:p>
          <w:p w14:paraId="289FE41C"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中小事業者</w:t>
            </w:r>
          </w:p>
        </w:tc>
        <w:tc>
          <w:tcPr>
            <w:tcW w:w="6500" w:type="dxa"/>
            <w:shd w:val="clear" w:color="auto" w:fill="auto"/>
          </w:tcPr>
          <w:p w14:paraId="18FECEA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中小企業経営強化税制の適用申請者。</w:t>
            </w:r>
          </w:p>
          <w:p w14:paraId="0249C2C5" w14:textId="77777777" w:rsidR="00FC7963" w:rsidRPr="00C513EC" w:rsidRDefault="00FC7963" w:rsidP="005F3CD4">
            <w:pPr>
              <w:tabs>
                <w:tab w:val="left" w:pos="8225"/>
              </w:tabs>
              <w:rPr>
                <w:rFonts w:asciiTheme="majorHAnsi" w:eastAsiaTheme="majorHAnsi" w:hAnsiTheme="majorHAnsi" w:cs="Times New Roman"/>
                <w:sz w:val="20"/>
                <w:szCs w:val="20"/>
              </w:rPr>
            </w:pPr>
          </w:p>
          <w:p w14:paraId="62C1AF98"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設定：税務申告による租税軽減措置適用のために必要な工業会証明書（</w:t>
            </w:r>
            <w:r w:rsidRPr="00C513EC">
              <w:rPr>
                <w:rFonts w:asciiTheme="majorHAnsi" w:eastAsiaTheme="majorHAnsi" w:hAnsiTheme="majorHAnsi" w:cs="Times New Roman"/>
                <w:sz w:val="20"/>
                <w:szCs w:val="20"/>
              </w:rPr>
              <w:t>代表団体</w:t>
            </w:r>
            <w:r w:rsidRPr="00C513EC">
              <w:rPr>
                <w:rFonts w:asciiTheme="majorHAnsi" w:eastAsiaTheme="majorHAnsi" w:hAnsiTheme="majorHAnsi" w:cs="Times New Roman" w:hint="eastAsia"/>
                <w:sz w:val="20"/>
                <w:szCs w:val="20"/>
              </w:rPr>
              <w:t>等が発行）取得、申請が必要となる。現在、書面による手続きとなっているが、デジタル化による各種手続や対応に関わる利便性向上を求めている。</w:t>
            </w:r>
          </w:p>
          <w:p w14:paraId="3B7A449F" w14:textId="0FFAF0E3" w:rsidR="00FC7963" w:rsidRDefault="00FC7963" w:rsidP="005F3CD4">
            <w:pPr>
              <w:tabs>
                <w:tab w:val="left" w:pos="8225"/>
              </w:tabs>
              <w:rPr>
                <w:ins w:id="128" w:author="岡本　俊一" w:date="2023-03-17T13:30:00Z"/>
                <w:rFonts w:asciiTheme="majorHAnsi" w:eastAsiaTheme="majorHAnsi" w:hAnsiTheme="majorHAnsi" w:cs="Times New Roman"/>
                <w:sz w:val="20"/>
                <w:szCs w:val="20"/>
              </w:rPr>
            </w:pPr>
          </w:p>
          <w:p w14:paraId="28F7EF96" w14:textId="35C4EC61" w:rsidR="009A2178" w:rsidRPr="00C513EC" w:rsidRDefault="009A2178" w:rsidP="005F3CD4">
            <w:pPr>
              <w:tabs>
                <w:tab w:val="left" w:pos="8225"/>
              </w:tabs>
              <w:rPr>
                <w:ins w:id="129" w:author="宮島　一樹" w:date="2023-03-20T17:25:00Z"/>
                <w:rFonts w:asciiTheme="majorHAnsi" w:eastAsiaTheme="majorHAnsi" w:hAnsiTheme="majorHAnsi" w:cs="Times New Roman"/>
                <w:sz w:val="20"/>
                <w:szCs w:val="20"/>
              </w:rPr>
            </w:pPr>
            <w:ins w:id="130" w:author="岡本　俊一" w:date="2023-03-17T13:30:00Z">
              <w:r>
                <w:rPr>
                  <w:rFonts w:asciiTheme="majorHAnsi" w:eastAsiaTheme="majorHAnsi" w:hAnsiTheme="majorHAnsi" w:cs="Times New Roman" w:hint="eastAsia"/>
                  <w:sz w:val="20"/>
                  <w:szCs w:val="20"/>
                </w:rPr>
                <w:t>＜現状フロー＞</w:t>
              </w:r>
            </w:ins>
          </w:p>
          <w:p w14:paraId="5CA74F8B" w14:textId="412C3F3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役割：租税特別措置法等の適用申請に必要な工業会証明書を、当該適用製品等の契約先の設備メーカー等（例：全国の</w:t>
            </w:r>
            <w:r w:rsidRPr="00C513EC">
              <w:rPr>
                <w:rFonts w:asciiTheme="majorHAnsi" w:eastAsiaTheme="majorHAnsi" w:hAnsiTheme="majorHAnsi" w:cs="Times New Roman"/>
                <w:sz w:val="20"/>
                <w:szCs w:val="20"/>
              </w:rPr>
              <w:t>IT企業）を介して、当該製品の販売元が加盟する工業会（例．代表団体）から入手</w:t>
            </w:r>
            <w:del w:id="131" w:author="宮島　一樹" w:date="2023-03-20T17:25:00Z">
              <w:r w:rsidRPr="00C513EC">
                <w:rPr>
                  <w:rFonts w:asciiTheme="majorHAnsi" w:eastAsiaTheme="majorHAnsi" w:hAnsiTheme="majorHAnsi" w:cs="Times New Roman"/>
                  <w:sz w:val="20"/>
                  <w:szCs w:val="20"/>
                </w:rPr>
                <w:delText>。</w:delText>
              </w:r>
            </w:del>
            <w:ins w:id="132" w:author="岡本　俊一" w:date="2023-03-17T13:02:00Z">
              <w:r w:rsidR="009A2178">
                <w:rPr>
                  <w:rFonts w:asciiTheme="majorHAnsi" w:eastAsiaTheme="majorHAnsi" w:hAnsiTheme="majorHAnsi" w:cs="Times New Roman" w:hint="eastAsia"/>
                  <w:sz w:val="20"/>
                  <w:szCs w:val="20"/>
                </w:rPr>
                <w:t>する</w:t>
              </w:r>
            </w:ins>
            <w:ins w:id="133" w:author="宮島　一樹" w:date="2023-03-20T17:25:00Z">
              <w:r w:rsidRPr="00C513EC">
                <w:rPr>
                  <w:rFonts w:asciiTheme="majorHAnsi" w:eastAsiaTheme="majorHAnsi" w:hAnsiTheme="majorHAnsi" w:cs="Times New Roman"/>
                  <w:sz w:val="20"/>
                  <w:szCs w:val="20"/>
                </w:rPr>
                <w:t>。</w:t>
              </w:r>
            </w:ins>
            <w:ins w:id="134" w:author="岡本　俊一" w:date="2023-03-17T13:02:00Z">
              <w:r w:rsidR="009A2178">
                <w:rPr>
                  <w:rFonts w:asciiTheme="majorHAnsi" w:eastAsiaTheme="majorHAnsi" w:hAnsiTheme="majorHAnsi" w:cs="Times New Roman" w:hint="eastAsia"/>
                  <w:sz w:val="20"/>
                  <w:szCs w:val="20"/>
                </w:rPr>
                <w:t>その上で、</w:t>
              </w:r>
            </w:ins>
            <w:r w:rsidRPr="00C513EC">
              <w:rPr>
                <w:rFonts w:asciiTheme="majorHAnsi" w:eastAsiaTheme="majorHAnsi" w:hAnsiTheme="majorHAnsi" w:cs="Times New Roman"/>
                <w:sz w:val="20"/>
                <w:szCs w:val="20"/>
              </w:rPr>
              <w:t>中小企業経営力向上計画を証明書他の付帯書類をもとに申請者の業種を所管する関係省の地方部局に申請、認定を受け、税務申告時に所轄の税務署へ確定申告書と共に添付書類として証明書と認定書を提出</w:t>
            </w:r>
            <w:ins w:id="135" w:author="岡本　俊一" w:date="2023-03-17T13:01:00Z">
              <w:r w:rsidR="009A2178">
                <w:rPr>
                  <w:rFonts w:asciiTheme="majorHAnsi" w:eastAsiaTheme="majorHAnsi" w:hAnsiTheme="majorHAnsi" w:cs="Times New Roman" w:hint="eastAsia"/>
                  <w:sz w:val="20"/>
                  <w:szCs w:val="20"/>
                </w:rPr>
                <w:t>する</w:t>
              </w:r>
            </w:ins>
            <w:r w:rsidRPr="00C513EC">
              <w:rPr>
                <w:rFonts w:asciiTheme="majorHAnsi" w:eastAsiaTheme="majorHAnsi" w:hAnsiTheme="majorHAnsi" w:cs="Times New Roman"/>
                <w:sz w:val="20"/>
                <w:szCs w:val="20"/>
              </w:rPr>
              <w:t>。</w:t>
            </w:r>
          </w:p>
          <w:p w14:paraId="251E7A47" w14:textId="0F0BD756" w:rsidR="00FC7963" w:rsidRDefault="00FC7963" w:rsidP="005F3CD4">
            <w:pPr>
              <w:tabs>
                <w:tab w:val="left" w:pos="8225"/>
              </w:tabs>
              <w:rPr>
                <w:ins w:id="136" w:author="岡本　俊一" w:date="2023-03-17T13:31:00Z"/>
                <w:rFonts w:asciiTheme="majorHAnsi" w:eastAsiaTheme="majorHAnsi" w:hAnsiTheme="majorHAnsi" w:cs="Times New Roman"/>
                <w:sz w:val="20"/>
                <w:szCs w:val="20"/>
              </w:rPr>
            </w:pPr>
            <w:del w:id="137" w:author="岡本　俊一" w:date="2023-03-17T13:35:00Z">
              <w:r w:rsidRPr="00C513EC" w:rsidDel="009A2178">
                <w:rPr>
                  <w:rFonts w:asciiTheme="majorHAnsi" w:eastAsiaTheme="majorHAnsi" w:hAnsiTheme="majorHAnsi" w:cs="Times New Roman" w:hint="eastAsia"/>
                  <w:sz w:val="20"/>
                  <w:szCs w:val="20"/>
                </w:rPr>
                <w:delText>今回スコープに</w:delText>
              </w:r>
            </w:del>
            <w:ins w:id="138" w:author="岡本　俊一" w:date="2023-03-17T13:35:00Z">
              <w:r w:rsidR="009A2178">
                <w:rPr>
                  <w:rFonts w:asciiTheme="majorHAnsi" w:eastAsiaTheme="majorHAnsi" w:hAnsiTheme="majorHAnsi" w:cs="Times New Roman" w:hint="eastAsia"/>
                  <w:sz w:val="20"/>
                  <w:szCs w:val="20"/>
                </w:rPr>
                <w:t>現状フローに</w:t>
              </w:r>
            </w:ins>
            <w:ins w:id="139" w:author="宮島　一樹" w:date="2023-03-20T17:25:00Z">
              <w:r w:rsidRPr="00C513EC">
                <w:rPr>
                  <w:rFonts w:asciiTheme="majorHAnsi" w:eastAsiaTheme="majorHAnsi" w:hAnsiTheme="majorHAnsi" w:cs="Times New Roman" w:hint="eastAsia"/>
                  <w:sz w:val="20"/>
                  <w:szCs w:val="20"/>
                </w:rPr>
                <w:t>おいては、所管省庁への申請や税務申告時に、デジタル化された証明書の提示・連携の主体としての役割を担う。</w:t>
              </w:r>
            </w:ins>
          </w:p>
          <w:p w14:paraId="5AD8AB2C" w14:textId="77777777" w:rsidR="009A2178" w:rsidRDefault="009A2178" w:rsidP="005F3CD4">
            <w:pPr>
              <w:tabs>
                <w:tab w:val="left" w:pos="8225"/>
              </w:tabs>
              <w:rPr>
                <w:ins w:id="140" w:author="岡本　俊一" w:date="2023-03-17T13:30:00Z"/>
                <w:rFonts w:asciiTheme="majorHAnsi" w:eastAsiaTheme="majorHAnsi" w:hAnsiTheme="majorHAnsi" w:cs="Times New Roman"/>
                <w:sz w:val="20"/>
                <w:szCs w:val="20"/>
              </w:rPr>
            </w:pPr>
          </w:p>
          <w:p w14:paraId="5CC9C7A6" w14:textId="77777777" w:rsidR="009A2178" w:rsidRDefault="009A2178" w:rsidP="005F3CD4">
            <w:pPr>
              <w:tabs>
                <w:tab w:val="left" w:pos="8225"/>
              </w:tabs>
              <w:rPr>
                <w:ins w:id="141" w:author="岡本　俊一" w:date="2023-03-17T13:31:00Z"/>
                <w:rFonts w:asciiTheme="majorHAnsi" w:eastAsiaTheme="majorHAnsi" w:hAnsiTheme="majorHAnsi" w:cs="Times New Roman"/>
                <w:sz w:val="20"/>
                <w:szCs w:val="20"/>
              </w:rPr>
            </w:pPr>
            <w:ins w:id="142" w:author="岡本　俊一" w:date="2023-03-17T13:30:00Z">
              <w:r>
                <w:rPr>
                  <w:rFonts w:asciiTheme="majorHAnsi" w:eastAsiaTheme="majorHAnsi" w:hAnsiTheme="majorHAnsi" w:cs="Times New Roman" w:hint="eastAsia"/>
                  <w:sz w:val="20"/>
                  <w:szCs w:val="20"/>
                </w:rPr>
                <w:t>＜近い将来</w:t>
              </w:r>
            </w:ins>
            <w:ins w:id="143" w:author="岡本　俊一" w:date="2023-03-17T13:31:00Z">
              <w:r>
                <w:rPr>
                  <w:rFonts w:asciiTheme="majorHAnsi" w:eastAsiaTheme="majorHAnsi" w:hAnsiTheme="majorHAnsi" w:cs="Times New Roman" w:hint="eastAsia"/>
                  <w:sz w:val="20"/>
                  <w:szCs w:val="20"/>
                </w:rPr>
                <w:t>目指す姿＞</w:t>
              </w:r>
            </w:ins>
          </w:p>
          <w:p w14:paraId="2F9F20CA" w14:textId="09AEAE7D" w:rsidR="009A2178" w:rsidRDefault="009A2178" w:rsidP="009A2178">
            <w:pPr>
              <w:tabs>
                <w:tab w:val="left" w:pos="8225"/>
              </w:tabs>
              <w:rPr>
                <w:ins w:id="144" w:author="岡本　俊一" w:date="2023-03-17T13:33:00Z"/>
                <w:rFonts w:asciiTheme="majorHAnsi" w:eastAsiaTheme="majorHAnsi" w:hAnsiTheme="majorHAnsi" w:cs="Times New Roman"/>
                <w:sz w:val="20"/>
                <w:szCs w:val="20"/>
              </w:rPr>
            </w:pPr>
            <w:ins w:id="145" w:author="岡本　俊一" w:date="2023-03-17T13:31:00Z">
              <w:r w:rsidRPr="009A2178">
                <w:rPr>
                  <w:rFonts w:asciiTheme="majorHAnsi" w:eastAsiaTheme="majorHAnsi" w:hAnsiTheme="majorHAnsi" w:cs="Times New Roman" w:hint="eastAsia"/>
                  <w:sz w:val="20"/>
                  <w:szCs w:val="20"/>
                </w:rPr>
                <w:t>役割：租税特別措置法等の適用申請に必要な工業会証明書</w:t>
              </w:r>
            </w:ins>
            <w:ins w:id="146" w:author="岡本　俊一" w:date="2023-03-17T13:32:00Z">
              <w:r>
                <w:rPr>
                  <w:rFonts w:asciiTheme="majorHAnsi" w:eastAsiaTheme="majorHAnsi" w:hAnsiTheme="majorHAnsi" w:cs="Times New Roman" w:hint="eastAsia"/>
                  <w:sz w:val="20"/>
                  <w:szCs w:val="20"/>
                </w:rPr>
                <w:t>の申請に必要</w:t>
              </w:r>
            </w:ins>
            <w:ins w:id="147" w:author="岡本　俊一" w:date="2023-03-17T13:52:00Z">
              <w:r>
                <w:rPr>
                  <w:rFonts w:asciiTheme="majorHAnsi" w:eastAsiaTheme="majorHAnsi" w:hAnsiTheme="majorHAnsi" w:cs="Times New Roman" w:hint="eastAsia"/>
                  <w:sz w:val="20"/>
                  <w:szCs w:val="20"/>
                </w:rPr>
                <w:t>となる、</w:t>
              </w:r>
            </w:ins>
            <w:ins w:id="148" w:author="岡本　俊一" w:date="2023-03-17T13:32:00Z">
              <w:r>
                <w:rPr>
                  <w:rFonts w:asciiTheme="majorHAnsi" w:eastAsiaTheme="majorHAnsi" w:hAnsiTheme="majorHAnsi" w:cs="Times New Roman" w:hint="eastAsia"/>
                  <w:sz w:val="20"/>
                  <w:szCs w:val="20"/>
                </w:rPr>
                <w:t>当該適用製品等の利用証明（納入済</w:t>
              </w:r>
            </w:ins>
            <w:ins w:id="149" w:author="岡本　俊一" w:date="2023-03-17T13:51:00Z">
              <w:r>
                <w:rPr>
                  <w:rFonts w:asciiTheme="majorHAnsi" w:eastAsiaTheme="majorHAnsi" w:hAnsiTheme="majorHAnsi" w:cs="Times New Roman" w:hint="eastAsia"/>
                  <w:sz w:val="20"/>
                  <w:szCs w:val="20"/>
                </w:rPr>
                <w:t>証明</w:t>
              </w:r>
            </w:ins>
            <w:ins w:id="150" w:author="岡本　俊一" w:date="2023-03-17T13:32:00Z">
              <w:r>
                <w:rPr>
                  <w:rFonts w:asciiTheme="majorHAnsi" w:eastAsiaTheme="majorHAnsi" w:hAnsiTheme="majorHAnsi" w:cs="Times New Roman" w:hint="eastAsia"/>
                  <w:sz w:val="20"/>
                  <w:szCs w:val="20"/>
                </w:rPr>
                <w:t>）を、</w:t>
              </w:r>
            </w:ins>
            <w:ins w:id="151" w:author="岡本　俊一" w:date="2023-03-17T13:33:00Z">
              <w:r w:rsidRPr="009A2178">
                <w:rPr>
                  <w:rFonts w:asciiTheme="majorHAnsi" w:eastAsiaTheme="majorHAnsi" w:hAnsiTheme="majorHAnsi" w:cs="Times New Roman" w:hint="eastAsia"/>
                  <w:sz w:val="20"/>
                  <w:szCs w:val="20"/>
                </w:rPr>
                <w:t>当該適用製品等の契約先の設備メーカー等（例：全国のIT企業）</w:t>
              </w:r>
              <w:r>
                <w:rPr>
                  <w:rFonts w:asciiTheme="majorHAnsi" w:eastAsiaTheme="majorHAnsi" w:hAnsiTheme="majorHAnsi" w:cs="Times New Roman" w:hint="eastAsia"/>
                  <w:sz w:val="20"/>
                  <w:szCs w:val="20"/>
                </w:rPr>
                <w:t>に発行依頼する。</w:t>
              </w:r>
            </w:ins>
          </w:p>
          <w:p w14:paraId="38AFB0CC" w14:textId="77777777" w:rsidR="009A2178" w:rsidRDefault="009A2178" w:rsidP="009A2178">
            <w:pPr>
              <w:tabs>
                <w:tab w:val="left" w:pos="8225"/>
              </w:tabs>
              <w:rPr>
                <w:ins w:id="152" w:author="岡本　俊一" w:date="2023-03-17T13:34:00Z"/>
                <w:rFonts w:asciiTheme="majorHAnsi" w:eastAsiaTheme="majorHAnsi" w:hAnsiTheme="majorHAnsi" w:cs="Times New Roman"/>
                <w:sz w:val="20"/>
                <w:szCs w:val="20"/>
              </w:rPr>
            </w:pPr>
            <w:ins w:id="153" w:author="岡本　俊一" w:date="2023-03-17T13:33:00Z">
              <w:r>
                <w:rPr>
                  <w:rFonts w:asciiTheme="majorHAnsi" w:eastAsiaTheme="majorHAnsi" w:hAnsiTheme="majorHAnsi" w:cs="Times New Roman" w:hint="eastAsia"/>
                  <w:sz w:val="20"/>
                  <w:szCs w:val="20"/>
                </w:rPr>
                <w:t>その利用証明書をもって</w:t>
              </w:r>
            </w:ins>
            <w:ins w:id="154" w:author="岡本　俊一" w:date="2023-03-17T13:31:00Z">
              <w:r w:rsidRPr="009A2178">
                <w:rPr>
                  <w:rFonts w:asciiTheme="majorHAnsi" w:eastAsiaTheme="majorHAnsi" w:hAnsiTheme="majorHAnsi" w:cs="Times New Roman" w:hint="eastAsia"/>
                  <w:sz w:val="20"/>
                  <w:szCs w:val="20"/>
                </w:rPr>
                <w:t>当該製品の販売元が加盟する工業会（例．代表団体）</w:t>
              </w:r>
            </w:ins>
            <w:ins w:id="155" w:author="岡本　俊一" w:date="2023-03-17T13:34:00Z">
              <w:r>
                <w:rPr>
                  <w:rFonts w:asciiTheme="majorHAnsi" w:eastAsiaTheme="majorHAnsi" w:hAnsiTheme="majorHAnsi" w:cs="Times New Roman" w:hint="eastAsia"/>
                  <w:sz w:val="20"/>
                  <w:szCs w:val="20"/>
                </w:rPr>
                <w:t>に対し</w:t>
              </w:r>
              <w:r w:rsidRPr="009A2178">
                <w:rPr>
                  <w:rFonts w:asciiTheme="majorHAnsi" w:eastAsiaTheme="majorHAnsi" w:hAnsiTheme="majorHAnsi" w:cs="Times New Roman" w:hint="eastAsia"/>
                  <w:sz w:val="20"/>
                  <w:szCs w:val="20"/>
                </w:rPr>
                <w:t>工業会証明書</w:t>
              </w:r>
              <w:r>
                <w:rPr>
                  <w:rFonts w:asciiTheme="majorHAnsi" w:eastAsiaTheme="majorHAnsi" w:hAnsiTheme="majorHAnsi" w:cs="Times New Roman" w:hint="eastAsia"/>
                  <w:sz w:val="20"/>
                  <w:szCs w:val="20"/>
                </w:rPr>
                <w:t>の発行申請をし</w:t>
              </w:r>
              <w:r w:rsidRPr="009A2178">
                <w:rPr>
                  <w:rFonts w:asciiTheme="majorHAnsi" w:eastAsiaTheme="majorHAnsi" w:hAnsiTheme="majorHAnsi" w:cs="Times New Roman" w:hint="eastAsia"/>
                  <w:sz w:val="20"/>
                  <w:szCs w:val="20"/>
                </w:rPr>
                <w:t>、</w:t>
              </w:r>
              <w:r>
                <w:rPr>
                  <w:rFonts w:asciiTheme="majorHAnsi" w:eastAsiaTheme="majorHAnsi" w:hAnsiTheme="majorHAnsi" w:cs="Times New Roman" w:hint="eastAsia"/>
                  <w:sz w:val="20"/>
                  <w:szCs w:val="20"/>
                </w:rPr>
                <w:t>証明書を</w:t>
              </w:r>
            </w:ins>
            <w:ins w:id="156" w:author="岡本　俊一" w:date="2023-03-17T13:31:00Z">
              <w:r w:rsidRPr="009A2178">
                <w:rPr>
                  <w:rFonts w:asciiTheme="majorHAnsi" w:eastAsiaTheme="majorHAnsi" w:hAnsiTheme="majorHAnsi" w:cs="Times New Roman" w:hint="eastAsia"/>
                  <w:sz w:val="20"/>
                  <w:szCs w:val="20"/>
                </w:rPr>
                <w:t>入手する。</w:t>
              </w:r>
            </w:ins>
          </w:p>
          <w:p w14:paraId="65A745FC" w14:textId="71A09637" w:rsidR="009A2178" w:rsidRPr="009A2178" w:rsidRDefault="009A2178" w:rsidP="009A2178">
            <w:pPr>
              <w:tabs>
                <w:tab w:val="left" w:pos="8225"/>
              </w:tabs>
              <w:rPr>
                <w:ins w:id="157" w:author="岡本　俊一" w:date="2023-03-17T13:31:00Z"/>
                <w:rFonts w:asciiTheme="majorHAnsi" w:eastAsiaTheme="majorHAnsi" w:hAnsiTheme="majorHAnsi" w:cs="Times New Roman"/>
                <w:sz w:val="20"/>
                <w:szCs w:val="20"/>
              </w:rPr>
            </w:pPr>
            <w:ins w:id="158" w:author="岡本　俊一" w:date="2023-03-17T13:31:00Z">
              <w:r w:rsidRPr="009A2178">
                <w:rPr>
                  <w:rFonts w:asciiTheme="majorHAnsi" w:eastAsiaTheme="majorHAnsi" w:hAnsiTheme="majorHAnsi" w:cs="Times New Roman" w:hint="eastAsia"/>
                  <w:sz w:val="20"/>
                  <w:szCs w:val="20"/>
                </w:rPr>
                <w:t>その上で、中小企業経営力向上計画を証明書他の付帯書類をもとに申請者の業種を所管する関係省の地方部局に申請、認定を受け、税務申告時に所轄の税務署へ確定申告書と共に添付書類として証明書と認定書を提出する。</w:t>
              </w:r>
            </w:ins>
          </w:p>
          <w:p w14:paraId="19A361CA" w14:textId="7FA3F773" w:rsidR="009A2178" w:rsidRPr="00C513EC" w:rsidRDefault="009A2178" w:rsidP="009A2178">
            <w:pPr>
              <w:tabs>
                <w:tab w:val="left" w:pos="8225"/>
              </w:tabs>
              <w:rPr>
                <w:rFonts w:asciiTheme="majorHAnsi" w:eastAsiaTheme="majorHAnsi" w:hAnsiTheme="majorHAnsi" w:cs="Times New Roman"/>
                <w:sz w:val="20"/>
                <w:szCs w:val="20"/>
              </w:rPr>
            </w:pPr>
            <w:ins w:id="159" w:author="岡本　俊一" w:date="2023-03-17T13:31:00Z">
              <w:r w:rsidRPr="009A2178">
                <w:rPr>
                  <w:rFonts w:asciiTheme="majorHAnsi" w:eastAsiaTheme="majorHAnsi" w:hAnsiTheme="majorHAnsi" w:cs="Times New Roman" w:hint="eastAsia"/>
                  <w:sz w:val="20"/>
                  <w:szCs w:val="20"/>
                </w:rPr>
                <w:t>今回スコープにおいては、</w:t>
              </w:r>
            </w:ins>
            <w:ins w:id="160" w:author="岡本　俊一" w:date="2023-03-17T13:35:00Z">
              <w:r>
                <w:rPr>
                  <w:rFonts w:asciiTheme="majorHAnsi" w:eastAsiaTheme="majorHAnsi" w:hAnsiTheme="majorHAnsi" w:cs="Times New Roman" w:hint="eastAsia"/>
                  <w:sz w:val="20"/>
                  <w:szCs w:val="20"/>
                </w:rPr>
                <w:t>設備メーカーや</w:t>
              </w:r>
            </w:ins>
            <w:ins w:id="161" w:author="岡本　俊一" w:date="2023-03-17T13:36:00Z">
              <w:r>
                <w:rPr>
                  <w:rFonts w:asciiTheme="majorHAnsi" w:eastAsiaTheme="majorHAnsi" w:hAnsiTheme="majorHAnsi" w:cs="Times New Roman" w:hint="eastAsia"/>
                  <w:sz w:val="20"/>
                  <w:szCs w:val="20"/>
                </w:rPr>
                <w:t>工業会等への証明書発行申請や、</w:t>
              </w:r>
            </w:ins>
            <w:ins w:id="162" w:author="岡本　俊一" w:date="2023-03-17T13:31:00Z">
              <w:r w:rsidRPr="009A2178">
                <w:rPr>
                  <w:rFonts w:asciiTheme="majorHAnsi" w:eastAsiaTheme="majorHAnsi" w:hAnsiTheme="majorHAnsi" w:cs="Times New Roman" w:hint="eastAsia"/>
                  <w:sz w:val="20"/>
                  <w:szCs w:val="20"/>
                </w:rPr>
                <w:t>所管省庁への申請や税務申告時に、デジタル化された証明書の提示・連携の主体としての役割を担う。</w:t>
              </w:r>
            </w:ins>
          </w:p>
        </w:tc>
      </w:tr>
      <w:tr w:rsidR="00FC7963" w:rsidRPr="00A06E26" w14:paraId="5358A89B" w14:textId="77777777" w:rsidTr="005F3CD4">
        <w:trPr>
          <w:trHeight w:val="340"/>
        </w:trPr>
        <w:tc>
          <w:tcPr>
            <w:tcW w:w="1994" w:type="dxa"/>
          </w:tcPr>
          <w:p w14:paraId="78C8F2BD" w14:textId="6ED91611" w:rsidR="00FC7963" w:rsidRDefault="00FC7963" w:rsidP="005F3CD4">
            <w:pPr>
              <w:tabs>
                <w:tab w:val="left" w:pos="8225"/>
              </w:tabs>
              <w:rPr>
                <w:ins w:id="163" w:author="岡本　俊一" w:date="2023-03-17T13:28:00Z"/>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w:t>
            </w:r>
            <w:bookmarkStart w:id="164" w:name="OLE_LINK14"/>
            <w:r w:rsidRPr="00C513EC">
              <w:rPr>
                <w:rFonts w:asciiTheme="majorHAnsi" w:eastAsiaTheme="majorHAnsi" w:hAnsiTheme="majorHAnsi" w:cs="Times New Roman" w:hint="eastAsia"/>
                <w:sz w:val="20"/>
                <w:szCs w:val="20"/>
              </w:rPr>
              <w:t>証明書要求者</w:t>
            </w:r>
            <w:bookmarkEnd w:id="164"/>
            <w:ins w:id="165" w:author="岡本　俊一" w:date="2023-03-17T13:28:00Z">
              <w:r w:rsidR="009A2178">
                <w:rPr>
                  <w:rFonts w:asciiTheme="majorHAnsi" w:eastAsiaTheme="majorHAnsi" w:hAnsiTheme="majorHAnsi" w:cs="Times New Roman" w:hint="eastAsia"/>
                  <w:sz w:val="20"/>
                  <w:szCs w:val="20"/>
                </w:rPr>
                <w:t>：現状フロー</w:t>
              </w:r>
            </w:ins>
            <w:r w:rsidRPr="00C513EC">
              <w:rPr>
                <w:rFonts w:asciiTheme="majorHAnsi" w:eastAsiaTheme="majorHAnsi" w:hAnsiTheme="majorHAnsi" w:cs="Times New Roman" w:hint="eastAsia"/>
                <w:sz w:val="20"/>
                <w:szCs w:val="20"/>
              </w:rPr>
              <w:t>＞</w:t>
            </w:r>
          </w:p>
          <w:p w14:paraId="19307C98" w14:textId="687081FE" w:rsidR="009A2178" w:rsidRPr="00C513EC" w:rsidRDefault="009A2178" w:rsidP="005F3CD4">
            <w:pPr>
              <w:tabs>
                <w:tab w:val="left" w:pos="8225"/>
              </w:tabs>
              <w:rPr>
                <w:ins w:id="166" w:author="宮島　一樹" w:date="2023-03-20T17:25:00Z"/>
                <w:rFonts w:asciiTheme="majorHAnsi" w:eastAsiaTheme="majorHAnsi" w:hAnsiTheme="majorHAnsi" w:cs="Times New Roman"/>
                <w:sz w:val="20"/>
                <w:szCs w:val="20"/>
              </w:rPr>
            </w:pPr>
            <w:ins w:id="167" w:author="岡本　俊一" w:date="2023-03-17T13:28:00Z">
              <w:r>
                <w:rPr>
                  <w:rFonts w:asciiTheme="majorHAnsi" w:eastAsiaTheme="majorHAnsi" w:hAnsiTheme="majorHAnsi" w:cs="Times New Roman" w:hint="eastAsia"/>
                  <w:sz w:val="20"/>
                  <w:szCs w:val="20"/>
                </w:rPr>
                <w:lastRenderedPageBreak/>
                <w:t>＜証明書発行者：近い将来目指す姿＞</w:t>
              </w:r>
            </w:ins>
          </w:p>
          <w:p w14:paraId="5015337F"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全国の</w:t>
            </w:r>
            <w:r w:rsidRPr="00C513EC">
              <w:rPr>
                <w:rFonts w:asciiTheme="majorHAnsi" w:eastAsiaTheme="majorHAnsi" w:hAnsiTheme="majorHAnsi" w:cs="Times New Roman"/>
                <w:sz w:val="20"/>
                <w:szCs w:val="20"/>
              </w:rPr>
              <w:t>IT企業等の設備メーカー等</w:t>
            </w:r>
          </w:p>
        </w:tc>
        <w:tc>
          <w:tcPr>
            <w:tcW w:w="6500" w:type="dxa"/>
            <w:shd w:val="clear" w:color="auto" w:fill="auto"/>
          </w:tcPr>
          <w:p w14:paraId="4CC48907" w14:textId="77777777" w:rsidR="009A2178" w:rsidRDefault="009A2178" w:rsidP="005F3CD4">
            <w:pPr>
              <w:tabs>
                <w:tab w:val="left" w:pos="8225"/>
              </w:tabs>
              <w:rPr>
                <w:ins w:id="168" w:author="岡本　俊一" w:date="2023-03-17T13:31:00Z"/>
                <w:rFonts w:asciiTheme="majorHAnsi" w:eastAsiaTheme="majorHAnsi" w:hAnsiTheme="majorHAnsi" w:cs="Times New Roman"/>
                <w:sz w:val="20"/>
                <w:szCs w:val="20"/>
              </w:rPr>
            </w:pPr>
            <w:ins w:id="169" w:author="岡本　俊一" w:date="2023-03-17T13:29:00Z">
              <w:r>
                <w:rPr>
                  <w:rFonts w:asciiTheme="majorHAnsi" w:eastAsiaTheme="majorHAnsi" w:hAnsiTheme="majorHAnsi" w:cs="Times New Roman" w:hint="eastAsia"/>
                  <w:sz w:val="20"/>
                  <w:szCs w:val="20"/>
                </w:rPr>
                <w:lastRenderedPageBreak/>
                <w:t>＜現状フロー＞</w:t>
              </w:r>
            </w:ins>
          </w:p>
          <w:p w14:paraId="1AEA2512" w14:textId="77777777" w:rsidR="009A2178" w:rsidRDefault="00FC7963" w:rsidP="005F3CD4">
            <w:pPr>
              <w:tabs>
                <w:tab w:val="left" w:pos="8225"/>
              </w:tabs>
              <w:rPr>
                <w:ins w:id="170" w:author="岡本　俊一" w:date="2023-03-17T13:45:00Z"/>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顧客である中小事業者からの依頼に基づく証明書（例：中小企業経営強化</w:t>
            </w:r>
          </w:p>
          <w:p w14:paraId="03CC1326" w14:textId="1464ED56" w:rsidR="009A2178" w:rsidRPr="009A2178"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lastRenderedPageBreak/>
              <w:t>税制</w:t>
            </w:r>
            <w:r w:rsidRPr="00C513EC">
              <w:rPr>
                <w:rFonts w:asciiTheme="majorHAnsi" w:eastAsiaTheme="majorHAnsi" w:hAnsiTheme="majorHAnsi" w:cs="Times New Roman"/>
                <w:sz w:val="20"/>
                <w:szCs w:val="20"/>
              </w:rPr>
              <w:t>A類型工業会証明書）の要求者。</w:t>
            </w:r>
          </w:p>
          <w:p w14:paraId="45F78ACD" w14:textId="77777777" w:rsidR="00FC7963" w:rsidRPr="00C513EC" w:rsidRDefault="00FC7963" w:rsidP="005F3CD4">
            <w:pPr>
              <w:tabs>
                <w:tab w:val="left" w:pos="8225"/>
              </w:tabs>
              <w:rPr>
                <w:rFonts w:asciiTheme="majorHAnsi" w:eastAsiaTheme="majorHAnsi" w:hAnsiTheme="majorHAnsi" w:cs="Times New Roman"/>
                <w:sz w:val="20"/>
                <w:szCs w:val="20"/>
              </w:rPr>
            </w:pPr>
          </w:p>
          <w:p w14:paraId="4494BE5A"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顧客である中小事業者に販売・納入した製品等の租税軽減措置適用の為に必要な証明取得申請が、顧客からの依頼に基づき必要となる。現在、書面による手続きとなっているが、デジタル化による各種手続や対応に関わる利便性向上を求めている。申請には大別して、①事前申請（パッケージ製品の購入）　②個別申請（パッケージ製品のカスタマイズやスクラッチ開発）が存在するが、特に②の対応負荷が高い。</w:t>
            </w:r>
          </w:p>
          <w:p w14:paraId="19576168" w14:textId="77777777" w:rsidR="00FC7963" w:rsidRPr="00C513EC" w:rsidRDefault="00FC7963" w:rsidP="005F3CD4">
            <w:pPr>
              <w:tabs>
                <w:tab w:val="left" w:pos="8225"/>
              </w:tabs>
              <w:rPr>
                <w:rFonts w:asciiTheme="majorHAnsi" w:eastAsiaTheme="majorHAnsi" w:hAnsiTheme="majorHAnsi" w:cs="Times New Roman"/>
                <w:sz w:val="20"/>
                <w:szCs w:val="20"/>
              </w:rPr>
            </w:pPr>
          </w:p>
          <w:p w14:paraId="48409D0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役割：顧客である中小事業者からの依頼に基づき、当該納入製品の販売元が加盟する工業会（例：代表団体）に対し、証明書発行依頼の申請を実施し、入手後、顧客に証明書を連携する。</w:t>
            </w:r>
          </w:p>
          <w:p w14:paraId="71D53C55"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様式指定のチェックシートや機能説明書、根拠資料（独自作成スライド資料、要件定義書、仕様書、パンフレット、リーフレット等の販売資料、</w:t>
            </w:r>
            <w:r w:rsidRPr="00C513EC">
              <w:rPr>
                <w:rFonts w:asciiTheme="majorHAnsi" w:eastAsiaTheme="majorHAnsi" w:hAnsiTheme="majorHAnsi" w:cs="Times New Roman"/>
                <w:sz w:val="20"/>
                <w:szCs w:val="20"/>
              </w:rPr>
              <w:t>Webページの印刷など様々）の準備が必要となる。</w:t>
            </w:r>
          </w:p>
          <w:p w14:paraId="2F67D448" w14:textId="4B19EEDA" w:rsidR="00FC7963" w:rsidRDefault="009A2178" w:rsidP="005F3CD4">
            <w:pPr>
              <w:tabs>
                <w:tab w:val="left" w:pos="8225"/>
              </w:tabs>
              <w:rPr>
                <w:ins w:id="171" w:author="岡本　俊一" w:date="2023-03-17T13:44:00Z"/>
                <w:rFonts w:asciiTheme="majorHAnsi" w:eastAsiaTheme="majorHAnsi" w:hAnsiTheme="majorHAnsi" w:cs="Times New Roman"/>
                <w:sz w:val="20"/>
                <w:szCs w:val="20"/>
              </w:rPr>
            </w:pPr>
            <w:ins w:id="172" w:author="岡本　俊一" w:date="2023-03-17T13:45:00Z">
              <w:r>
                <w:rPr>
                  <w:rFonts w:asciiTheme="majorHAnsi" w:eastAsiaTheme="majorHAnsi" w:hAnsiTheme="majorHAnsi" w:cs="Times New Roman" w:hint="eastAsia"/>
                  <w:sz w:val="20"/>
                  <w:szCs w:val="20"/>
                </w:rPr>
                <w:t>現状フロー</w:t>
              </w:r>
            </w:ins>
            <w:del w:id="173" w:author="岡本　俊一" w:date="2023-03-17T13:45:00Z">
              <w:r w:rsidR="00FC7963" w:rsidRPr="00C513EC" w:rsidDel="009A2178">
                <w:rPr>
                  <w:rFonts w:asciiTheme="majorHAnsi" w:eastAsiaTheme="majorHAnsi" w:hAnsiTheme="majorHAnsi" w:cs="Times New Roman" w:hint="eastAsia"/>
                  <w:sz w:val="20"/>
                  <w:szCs w:val="20"/>
                </w:rPr>
                <w:delText>今回スコープ</w:delText>
              </w:r>
            </w:del>
            <w:r w:rsidR="00FC7963" w:rsidRPr="00C513EC">
              <w:rPr>
                <w:rFonts w:asciiTheme="majorHAnsi" w:eastAsiaTheme="majorHAnsi" w:hAnsiTheme="majorHAnsi" w:cs="Times New Roman" w:hint="eastAsia"/>
                <w:sz w:val="20"/>
                <w:szCs w:val="20"/>
              </w:rPr>
              <w:t>においては、申請書類の提出のデジタル化（申請書類の様式は国税庁と中小企業庁との協議の結果に基づいて定められているため、実務上では書面とデジタル化された申請書類の並行運用を想定）と、デジタル化された証明書の顧客である中小事業者への連携を担う。</w:t>
            </w:r>
          </w:p>
          <w:p w14:paraId="6E0DAC0E" w14:textId="77777777" w:rsidR="009A2178" w:rsidRDefault="009A2178" w:rsidP="005F3CD4">
            <w:pPr>
              <w:tabs>
                <w:tab w:val="left" w:pos="8225"/>
              </w:tabs>
              <w:rPr>
                <w:ins w:id="174" w:author="岡本　俊一" w:date="2023-03-17T13:44:00Z"/>
                <w:rFonts w:asciiTheme="majorHAnsi" w:eastAsiaTheme="majorHAnsi" w:hAnsiTheme="majorHAnsi" w:cs="Times New Roman"/>
                <w:sz w:val="20"/>
                <w:szCs w:val="20"/>
              </w:rPr>
            </w:pPr>
          </w:p>
          <w:p w14:paraId="45C6C2A6" w14:textId="77777777" w:rsidR="009A2178" w:rsidRDefault="009A2178" w:rsidP="005F3CD4">
            <w:pPr>
              <w:tabs>
                <w:tab w:val="left" w:pos="8225"/>
              </w:tabs>
              <w:rPr>
                <w:ins w:id="175" w:author="岡本　俊一" w:date="2023-03-17T13:44:00Z"/>
                <w:rFonts w:asciiTheme="majorHAnsi" w:eastAsiaTheme="majorHAnsi" w:hAnsiTheme="majorHAnsi" w:cs="Times New Roman"/>
                <w:sz w:val="20"/>
                <w:szCs w:val="20"/>
              </w:rPr>
            </w:pPr>
            <w:ins w:id="176" w:author="岡本　俊一" w:date="2023-03-17T13:44:00Z">
              <w:r>
                <w:rPr>
                  <w:rFonts w:asciiTheme="majorHAnsi" w:eastAsiaTheme="majorHAnsi" w:hAnsiTheme="majorHAnsi" w:cs="Times New Roman" w:hint="eastAsia"/>
                  <w:sz w:val="20"/>
                  <w:szCs w:val="20"/>
                </w:rPr>
                <w:t>＜近い将来目指す姿＞</w:t>
              </w:r>
            </w:ins>
          </w:p>
          <w:p w14:paraId="29983BC2" w14:textId="45C8A378" w:rsidR="009A2178" w:rsidRPr="009A2178" w:rsidRDefault="009A2178" w:rsidP="009A2178">
            <w:pPr>
              <w:tabs>
                <w:tab w:val="left" w:pos="8225"/>
              </w:tabs>
              <w:rPr>
                <w:ins w:id="177" w:author="岡本　俊一" w:date="2023-03-17T13:50:00Z"/>
                <w:rFonts w:asciiTheme="majorHAnsi" w:eastAsiaTheme="majorHAnsi" w:hAnsiTheme="majorHAnsi" w:cs="Times New Roman"/>
                <w:sz w:val="20"/>
                <w:szCs w:val="20"/>
              </w:rPr>
            </w:pPr>
            <w:ins w:id="178" w:author="岡本　俊一" w:date="2023-03-17T13:49:00Z">
              <w:r w:rsidRPr="009A2178">
                <w:rPr>
                  <w:rFonts w:asciiTheme="majorHAnsi" w:eastAsiaTheme="majorHAnsi" w:hAnsiTheme="majorHAnsi" w:cs="Times New Roman" w:hint="eastAsia"/>
                  <w:sz w:val="20"/>
                  <w:szCs w:val="20"/>
                </w:rPr>
                <w:t>顧客である中小事業者からの依頼に基づく</w:t>
              </w:r>
            </w:ins>
            <w:ins w:id="179" w:author="岡本　俊一" w:date="2023-03-17T13:51:00Z">
              <w:r>
                <w:rPr>
                  <w:rFonts w:asciiTheme="majorHAnsi" w:eastAsiaTheme="majorHAnsi" w:hAnsiTheme="majorHAnsi" w:cs="Times New Roman" w:hint="eastAsia"/>
                  <w:sz w:val="20"/>
                  <w:szCs w:val="20"/>
                </w:rPr>
                <w:t>、</w:t>
              </w:r>
              <w:r w:rsidRPr="009A2178">
                <w:rPr>
                  <w:rFonts w:asciiTheme="majorHAnsi" w:eastAsiaTheme="majorHAnsi" w:hAnsiTheme="majorHAnsi" w:cs="Times New Roman" w:hint="eastAsia"/>
                  <w:sz w:val="20"/>
                  <w:szCs w:val="20"/>
                </w:rPr>
                <w:t>租税特別措置法等の適用申請に必要な工業会証明書の申請に必要</w:t>
              </w:r>
              <w:r>
                <w:rPr>
                  <w:rFonts w:asciiTheme="majorHAnsi" w:eastAsiaTheme="majorHAnsi" w:hAnsiTheme="majorHAnsi" w:cs="Times New Roman" w:hint="eastAsia"/>
                  <w:sz w:val="20"/>
                  <w:szCs w:val="20"/>
                </w:rPr>
                <w:t>となる、</w:t>
              </w:r>
              <w:r w:rsidRPr="009A2178">
                <w:rPr>
                  <w:rFonts w:asciiTheme="majorHAnsi" w:eastAsiaTheme="majorHAnsi" w:hAnsiTheme="majorHAnsi" w:cs="Times New Roman" w:hint="eastAsia"/>
                  <w:sz w:val="20"/>
                  <w:szCs w:val="20"/>
                </w:rPr>
                <w:t>当該適用製品等の利用証明（納入済証明）</w:t>
              </w:r>
            </w:ins>
            <w:ins w:id="180" w:author="岡本　俊一" w:date="2023-03-17T13:50:00Z">
              <w:r w:rsidRPr="009A2178">
                <w:rPr>
                  <w:rFonts w:asciiTheme="majorHAnsi" w:eastAsiaTheme="majorHAnsi" w:hAnsiTheme="majorHAnsi" w:cs="Times New Roman" w:hint="eastAsia"/>
                  <w:sz w:val="20"/>
                  <w:szCs w:val="20"/>
                </w:rPr>
                <w:t>の</w:t>
              </w:r>
              <w:r>
                <w:rPr>
                  <w:rFonts w:asciiTheme="majorHAnsi" w:eastAsiaTheme="majorHAnsi" w:hAnsiTheme="majorHAnsi" w:cs="Times New Roman" w:hint="eastAsia"/>
                  <w:sz w:val="20"/>
                  <w:szCs w:val="20"/>
                </w:rPr>
                <w:t>発行者</w:t>
              </w:r>
              <w:r w:rsidRPr="009A2178">
                <w:rPr>
                  <w:rFonts w:asciiTheme="majorHAnsi" w:eastAsiaTheme="majorHAnsi" w:hAnsiTheme="majorHAnsi" w:cs="Times New Roman" w:hint="eastAsia"/>
                  <w:sz w:val="20"/>
                  <w:szCs w:val="20"/>
                </w:rPr>
                <w:t>。</w:t>
              </w:r>
            </w:ins>
          </w:p>
          <w:p w14:paraId="50394B48" w14:textId="77777777" w:rsidR="009A2178" w:rsidRPr="009A2178" w:rsidRDefault="009A2178" w:rsidP="009A2178">
            <w:pPr>
              <w:tabs>
                <w:tab w:val="left" w:pos="8225"/>
              </w:tabs>
              <w:rPr>
                <w:ins w:id="181" w:author="岡本　俊一" w:date="2023-03-17T13:50:00Z"/>
                <w:rFonts w:asciiTheme="majorHAnsi" w:eastAsiaTheme="majorHAnsi" w:hAnsiTheme="majorHAnsi" w:cs="Times New Roman"/>
                <w:sz w:val="20"/>
                <w:szCs w:val="20"/>
              </w:rPr>
            </w:pPr>
          </w:p>
          <w:p w14:paraId="4109DFC6" w14:textId="6038B887" w:rsidR="009A2178" w:rsidRDefault="009A2178" w:rsidP="009A2178">
            <w:pPr>
              <w:tabs>
                <w:tab w:val="left" w:pos="8225"/>
              </w:tabs>
              <w:rPr>
                <w:ins w:id="182" w:author="岡本　俊一" w:date="2023-03-17T14:01:00Z"/>
                <w:rFonts w:asciiTheme="majorHAnsi" w:eastAsiaTheme="majorHAnsi" w:hAnsiTheme="majorHAnsi" w:cs="Times New Roman"/>
                <w:sz w:val="20"/>
                <w:szCs w:val="20"/>
              </w:rPr>
            </w:pPr>
            <w:ins w:id="183" w:author="岡本　俊一" w:date="2023-03-17T13:50:00Z">
              <w:r w:rsidRPr="009A2178">
                <w:rPr>
                  <w:rFonts w:asciiTheme="majorHAnsi" w:eastAsiaTheme="majorHAnsi" w:hAnsiTheme="majorHAnsi" w:cs="Times New Roman" w:hint="eastAsia"/>
                  <w:sz w:val="20"/>
                  <w:szCs w:val="20"/>
                </w:rPr>
                <w:t>設定：顧客である中小事業者に販売・納入した製品等の</w:t>
              </w:r>
            </w:ins>
            <w:ins w:id="184" w:author="岡本　俊一" w:date="2023-03-17T13:53:00Z">
              <w:r>
                <w:rPr>
                  <w:rFonts w:asciiTheme="majorHAnsi" w:eastAsiaTheme="majorHAnsi" w:hAnsiTheme="majorHAnsi" w:cs="Times New Roman" w:hint="eastAsia"/>
                  <w:sz w:val="20"/>
                  <w:szCs w:val="20"/>
                </w:rPr>
                <w:t>利用証明（納入済証明）</w:t>
              </w:r>
            </w:ins>
            <w:ins w:id="185" w:author="岡本　俊一" w:date="2023-03-17T13:50:00Z">
              <w:r w:rsidRPr="009A2178">
                <w:rPr>
                  <w:rFonts w:asciiTheme="majorHAnsi" w:eastAsiaTheme="majorHAnsi" w:hAnsiTheme="majorHAnsi" w:cs="Times New Roman" w:hint="eastAsia"/>
                  <w:sz w:val="20"/>
                  <w:szCs w:val="20"/>
                </w:rPr>
                <w:t>が、顧客からの依頼に基づき必要となる。</w:t>
              </w:r>
            </w:ins>
            <w:ins w:id="186" w:author="岡本　俊一" w:date="2023-03-17T13:54:00Z">
              <w:r>
                <w:rPr>
                  <w:rFonts w:asciiTheme="majorHAnsi" w:eastAsiaTheme="majorHAnsi" w:hAnsiTheme="majorHAnsi" w:cs="Times New Roman" w:hint="eastAsia"/>
                  <w:sz w:val="20"/>
                  <w:szCs w:val="20"/>
                </w:rPr>
                <w:t>現状フローでは、設備メーカー等が工業会等へ工業会証明書</w:t>
              </w:r>
            </w:ins>
            <w:ins w:id="187" w:author="岡本　俊一" w:date="2023-03-17T13:55:00Z">
              <w:r>
                <w:rPr>
                  <w:rFonts w:asciiTheme="majorHAnsi" w:eastAsiaTheme="majorHAnsi" w:hAnsiTheme="majorHAnsi" w:cs="Times New Roman" w:hint="eastAsia"/>
                  <w:sz w:val="20"/>
                  <w:szCs w:val="20"/>
                </w:rPr>
                <w:t>発行を要求申請する際に、併せて利用証明（納入済証明）に該当するエビデンスを提出しているが、近い将来目指す姿としては</w:t>
              </w:r>
            </w:ins>
            <w:ins w:id="188" w:author="岡本　俊一" w:date="2023-03-17T13:50:00Z">
              <w:r w:rsidRPr="009A2178">
                <w:rPr>
                  <w:rFonts w:asciiTheme="majorHAnsi" w:eastAsiaTheme="majorHAnsi" w:hAnsiTheme="majorHAnsi" w:cs="Times New Roman" w:hint="eastAsia"/>
                  <w:sz w:val="20"/>
                  <w:szCs w:val="20"/>
                </w:rPr>
                <w:t>、</w:t>
              </w:r>
            </w:ins>
            <w:ins w:id="189" w:author="岡本　俊一" w:date="2023-03-17T13:57:00Z">
              <w:r>
                <w:rPr>
                  <w:rFonts w:asciiTheme="majorHAnsi" w:eastAsiaTheme="majorHAnsi" w:hAnsiTheme="majorHAnsi" w:cs="Times New Roman" w:hint="eastAsia"/>
                  <w:sz w:val="20"/>
                  <w:szCs w:val="20"/>
                </w:rPr>
                <w:t>各</w:t>
              </w:r>
            </w:ins>
            <w:ins w:id="190" w:author="岡本　俊一" w:date="2023-03-17T13:50:00Z">
              <w:r w:rsidRPr="009A2178">
                <w:rPr>
                  <w:rFonts w:asciiTheme="majorHAnsi" w:eastAsiaTheme="majorHAnsi" w:hAnsiTheme="majorHAnsi" w:cs="Times New Roman" w:hint="eastAsia"/>
                  <w:sz w:val="20"/>
                  <w:szCs w:val="20"/>
                </w:rPr>
                <w:t>種手続や対応に関わる利便性</w:t>
              </w:r>
            </w:ins>
            <w:ins w:id="191" w:author="岡本　俊一" w:date="2023-03-17T13:56:00Z">
              <w:r>
                <w:rPr>
                  <w:rFonts w:asciiTheme="majorHAnsi" w:eastAsiaTheme="majorHAnsi" w:hAnsiTheme="majorHAnsi" w:cs="Times New Roman" w:hint="eastAsia"/>
                  <w:sz w:val="20"/>
                  <w:szCs w:val="20"/>
                </w:rPr>
                <w:t>や信頼性やトレーサビリティ</w:t>
              </w:r>
            </w:ins>
            <w:ins w:id="192" w:author="岡本　俊一" w:date="2023-03-17T13:50:00Z">
              <w:r w:rsidRPr="009A2178">
                <w:rPr>
                  <w:rFonts w:asciiTheme="majorHAnsi" w:eastAsiaTheme="majorHAnsi" w:hAnsiTheme="majorHAnsi" w:cs="Times New Roman" w:hint="eastAsia"/>
                  <w:sz w:val="20"/>
                  <w:szCs w:val="20"/>
                </w:rPr>
                <w:t>向上を求め</w:t>
              </w:r>
            </w:ins>
            <w:ins w:id="193" w:author="岡本　俊一" w:date="2023-03-17T13:56:00Z">
              <w:r>
                <w:rPr>
                  <w:rFonts w:asciiTheme="majorHAnsi" w:eastAsiaTheme="majorHAnsi" w:hAnsiTheme="majorHAnsi" w:cs="Times New Roman" w:hint="eastAsia"/>
                  <w:sz w:val="20"/>
                  <w:szCs w:val="20"/>
                </w:rPr>
                <w:t>る観点から、</w:t>
              </w:r>
            </w:ins>
            <w:ins w:id="194" w:author="岡本　俊一" w:date="2023-03-17T13:58:00Z">
              <w:r>
                <w:rPr>
                  <w:rFonts w:asciiTheme="majorHAnsi" w:eastAsiaTheme="majorHAnsi" w:hAnsiTheme="majorHAnsi" w:cs="Times New Roman" w:hint="eastAsia"/>
                  <w:sz w:val="20"/>
                  <w:szCs w:val="20"/>
                </w:rPr>
                <w:t>デジタル化を契機に</w:t>
              </w:r>
            </w:ins>
            <w:ins w:id="195" w:author="岡本　俊一" w:date="2023-03-17T13:57:00Z">
              <w:r>
                <w:rPr>
                  <w:rFonts w:asciiTheme="majorHAnsi" w:eastAsiaTheme="majorHAnsi" w:hAnsiTheme="majorHAnsi" w:cs="Times New Roman" w:hint="eastAsia"/>
                  <w:sz w:val="20"/>
                  <w:szCs w:val="20"/>
                </w:rPr>
                <w:t>設備メーカー等の役割を本来的な役割範囲に</w:t>
              </w:r>
            </w:ins>
            <w:ins w:id="196" w:author="岡本　俊一" w:date="2023-03-17T13:58:00Z">
              <w:r>
                <w:rPr>
                  <w:rFonts w:asciiTheme="majorHAnsi" w:eastAsiaTheme="majorHAnsi" w:hAnsiTheme="majorHAnsi" w:cs="Times New Roman" w:hint="eastAsia"/>
                  <w:sz w:val="20"/>
                  <w:szCs w:val="20"/>
                </w:rPr>
                <w:t>適正化する事を検討した。</w:t>
              </w:r>
            </w:ins>
          </w:p>
          <w:p w14:paraId="7B0C0D9F" w14:textId="712F6D4B" w:rsidR="009A2178" w:rsidRPr="009A2178" w:rsidRDefault="009A2178" w:rsidP="009A2178">
            <w:pPr>
              <w:tabs>
                <w:tab w:val="left" w:pos="8225"/>
              </w:tabs>
              <w:rPr>
                <w:ins w:id="197" w:author="岡本　俊一" w:date="2023-03-17T13:50:00Z"/>
                <w:rFonts w:asciiTheme="majorHAnsi" w:eastAsiaTheme="majorHAnsi" w:hAnsiTheme="majorHAnsi" w:cs="Times New Roman"/>
                <w:sz w:val="20"/>
                <w:szCs w:val="20"/>
              </w:rPr>
            </w:pPr>
            <w:ins w:id="198" w:author="岡本　俊一" w:date="2023-03-17T14:02:00Z">
              <w:r>
                <w:rPr>
                  <w:rFonts w:asciiTheme="majorHAnsi" w:eastAsiaTheme="majorHAnsi" w:hAnsiTheme="majorHAnsi" w:cs="Times New Roman" w:hint="eastAsia"/>
                  <w:sz w:val="20"/>
                  <w:szCs w:val="20"/>
                </w:rPr>
                <w:t>なお、</w:t>
              </w:r>
            </w:ins>
            <w:ins w:id="199" w:author="岡本　俊一" w:date="2023-03-17T14:01:00Z">
              <w:r>
                <w:rPr>
                  <w:rFonts w:asciiTheme="majorHAnsi" w:eastAsiaTheme="majorHAnsi" w:hAnsiTheme="majorHAnsi" w:cs="Times New Roman" w:hint="eastAsia"/>
                  <w:sz w:val="20"/>
                  <w:szCs w:val="20"/>
                </w:rPr>
                <w:t>今回実証においては、前述の</w:t>
              </w:r>
              <w:r w:rsidRPr="009A2178">
                <w:rPr>
                  <w:rFonts w:asciiTheme="majorHAnsi" w:eastAsiaTheme="majorHAnsi" w:hAnsiTheme="majorHAnsi" w:cs="Times New Roman" w:hint="eastAsia"/>
                  <w:sz w:val="20"/>
                  <w:szCs w:val="20"/>
                </w:rPr>
                <w:t>①事前申請（パッケージ製品の購入）</w:t>
              </w:r>
              <w:r>
                <w:rPr>
                  <w:rFonts w:asciiTheme="majorHAnsi" w:eastAsiaTheme="majorHAnsi" w:hAnsiTheme="majorHAnsi" w:cs="Times New Roman" w:hint="eastAsia"/>
                  <w:sz w:val="20"/>
                  <w:szCs w:val="20"/>
                </w:rPr>
                <w:t>ケースのみをスコープとした。</w:t>
              </w:r>
            </w:ins>
          </w:p>
          <w:p w14:paraId="32DA87DF" w14:textId="77777777" w:rsidR="009A2178" w:rsidRPr="009A2178" w:rsidRDefault="009A2178" w:rsidP="009A2178">
            <w:pPr>
              <w:tabs>
                <w:tab w:val="left" w:pos="8225"/>
              </w:tabs>
              <w:rPr>
                <w:ins w:id="200" w:author="岡本　俊一" w:date="2023-03-17T13:50:00Z"/>
                <w:rFonts w:asciiTheme="majorHAnsi" w:eastAsiaTheme="majorHAnsi" w:hAnsiTheme="majorHAnsi" w:cs="Times New Roman"/>
                <w:sz w:val="20"/>
                <w:szCs w:val="20"/>
              </w:rPr>
            </w:pPr>
          </w:p>
          <w:p w14:paraId="1C786F75" w14:textId="4F81FC33" w:rsidR="009A2178" w:rsidRPr="00C513EC" w:rsidRDefault="009A2178" w:rsidP="009A2178">
            <w:pPr>
              <w:tabs>
                <w:tab w:val="left" w:pos="8225"/>
              </w:tabs>
              <w:rPr>
                <w:rFonts w:asciiTheme="majorHAnsi" w:eastAsiaTheme="majorHAnsi" w:hAnsiTheme="majorHAnsi" w:cs="Times New Roman"/>
                <w:sz w:val="20"/>
                <w:szCs w:val="20"/>
              </w:rPr>
            </w:pPr>
            <w:ins w:id="201" w:author="岡本　俊一" w:date="2023-03-17T13:50:00Z">
              <w:r w:rsidRPr="009A2178">
                <w:rPr>
                  <w:rFonts w:asciiTheme="majorHAnsi" w:eastAsiaTheme="majorHAnsi" w:hAnsiTheme="majorHAnsi" w:cs="Times New Roman" w:hint="eastAsia"/>
                  <w:sz w:val="20"/>
                  <w:szCs w:val="20"/>
                </w:rPr>
                <w:lastRenderedPageBreak/>
                <w:t>役割：顧客である中小事業者からの依頼に基づき、</w:t>
              </w:r>
            </w:ins>
            <w:ins w:id="202" w:author="岡本　俊一" w:date="2023-03-17T13:59:00Z">
              <w:r w:rsidRPr="009A2178">
                <w:rPr>
                  <w:rFonts w:asciiTheme="majorHAnsi" w:eastAsiaTheme="majorHAnsi" w:hAnsiTheme="majorHAnsi" w:cs="Times New Roman" w:hint="eastAsia"/>
                  <w:sz w:val="20"/>
                  <w:szCs w:val="20"/>
                </w:rPr>
                <w:t>当該適用製品等の利用証明（納入済証明）</w:t>
              </w:r>
              <w:r>
                <w:rPr>
                  <w:rFonts w:asciiTheme="majorHAnsi" w:eastAsiaTheme="majorHAnsi" w:hAnsiTheme="majorHAnsi" w:cs="Times New Roman" w:hint="eastAsia"/>
                  <w:sz w:val="20"/>
                  <w:szCs w:val="20"/>
                </w:rPr>
                <w:t>を</w:t>
              </w:r>
              <w:r w:rsidRPr="009A2178">
                <w:rPr>
                  <w:rFonts w:asciiTheme="majorHAnsi" w:eastAsiaTheme="majorHAnsi" w:hAnsiTheme="majorHAnsi" w:cs="Times New Roman" w:hint="eastAsia"/>
                  <w:sz w:val="20"/>
                  <w:szCs w:val="20"/>
                </w:rPr>
                <w:t>発行</w:t>
              </w:r>
              <w:r>
                <w:rPr>
                  <w:rFonts w:asciiTheme="majorHAnsi" w:eastAsiaTheme="majorHAnsi" w:hAnsiTheme="majorHAnsi" w:cs="Times New Roman" w:hint="eastAsia"/>
                  <w:sz w:val="20"/>
                  <w:szCs w:val="20"/>
                </w:rPr>
                <w:t>する。</w:t>
              </w:r>
            </w:ins>
          </w:p>
        </w:tc>
      </w:tr>
      <w:tr w:rsidR="00FC7963" w:rsidRPr="00A06E26" w14:paraId="28DECC8A" w14:textId="77777777" w:rsidTr="005F3CD4">
        <w:trPr>
          <w:trHeight w:val="340"/>
        </w:trPr>
        <w:tc>
          <w:tcPr>
            <w:tcW w:w="1994" w:type="dxa"/>
          </w:tcPr>
          <w:p w14:paraId="0B4918A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lastRenderedPageBreak/>
              <w:t>＜証明書発行者＞</w:t>
            </w:r>
          </w:p>
          <w:p w14:paraId="0E42958F"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代表団体等の工業会等（証明団体）</w:t>
            </w:r>
          </w:p>
        </w:tc>
        <w:tc>
          <w:tcPr>
            <w:tcW w:w="6500" w:type="dxa"/>
            <w:shd w:val="clear" w:color="auto" w:fill="auto"/>
          </w:tcPr>
          <w:p w14:paraId="2B7043DA"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政策税制で工業会証明書が適用要件となった場合の申請内容の確認と証明書の交付（例．中小企業経営強化税制の適用</w:t>
            </w:r>
            <w:r w:rsidRPr="00C513EC">
              <w:rPr>
                <w:rFonts w:asciiTheme="majorHAnsi" w:eastAsiaTheme="majorHAnsi" w:hAnsiTheme="majorHAnsi" w:cs="Times New Roman"/>
                <w:sz w:val="20"/>
                <w:szCs w:val="20"/>
                <w:vertAlign w:val="superscript"/>
              </w:rPr>
              <w:footnoteReference w:id="5"/>
            </w:r>
            <w:r w:rsidRPr="00C513EC">
              <w:rPr>
                <w:rFonts w:asciiTheme="majorHAnsi" w:eastAsiaTheme="majorHAnsi" w:hAnsiTheme="majorHAnsi" w:cs="Times New Roman" w:hint="eastAsia"/>
                <w:sz w:val="20"/>
                <w:szCs w:val="20"/>
              </w:rPr>
              <w:t>と中小企業経営力向上計画の申請</w:t>
            </w:r>
            <w:r w:rsidRPr="00C513EC">
              <w:rPr>
                <w:rFonts w:asciiTheme="majorHAnsi" w:eastAsiaTheme="majorHAnsi" w:hAnsiTheme="majorHAnsi" w:cs="Times New Roman"/>
                <w:sz w:val="20"/>
                <w:szCs w:val="20"/>
                <w:vertAlign w:val="superscript"/>
              </w:rPr>
              <w:footnoteReference w:id="6"/>
            </w:r>
            <w:r w:rsidRPr="00C513EC">
              <w:rPr>
                <w:rFonts w:asciiTheme="majorHAnsi" w:eastAsiaTheme="majorHAnsi" w:hAnsiTheme="majorHAnsi" w:cs="Times New Roman" w:hint="eastAsia"/>
                <w:sz w:val="20"/>
                <w:szCs w:val="20"/>
              </w:rPr>
              <w:t>）。</w:t>
            </w:r>
          </w:p>
          <w:p w14:paraId="0CE7BED1" w14:textId="247CCC69" w:rsidR="00FC7963" w:rsidRDefault="00FC7963" w:rsidP="005F3CD4">
            <w:pPr>
              <w:tabs>
                <w:tab w:val="left" w:pos="8225"/>
              </w:tabs>
              <w:rPr>
                <w:ins w:id="203" w:author="岡本　俊一" w:date="2023-03-17T13:45:00Z"/>
                <w:rFonts w:asciiTheme="majorHAnsi" w:eastAsiaTheme="majorHAnsi" w:hAnsiTheme="majorHAnsi" w:cs="Times New Roman"/>
                <w:sz w:val="20"/>
                <w:szCs w:val="20"/>
              </w:rPr>
            </w:pPr>
          </w:p>
          <w:p w14:paraId="62BA9D60" w14:textId="06DA85CE" w:rsidR="009A2178" w:rsidRPr="00C513EC" w:rsidRDefault="009A2178" w:rsidP="005F3CD4">
            <w:pPr>
              <w:tabs>
                <w:tab w:val="left" w:pos="8225"/>
              </w:tabs>
              <w:rPr>
                <w:ins w:id="204" w:author="宮島　一樹" w:date="2023-03-20T17:25:00Z"/>
                <w:rFonts w:asciiTheme="majorHAnsi" w:eastAsiaTheme="majorHAnsi" w:hAnsiTheme="majorHAnsi" w:cs="Times New Roman"/>
                <w:sz w:val="20"/>
                <w:szCs w:val="20"/>
              </w:rPr>
            </w:pPr>
            <w:ins w:id="205" w:author="岡本　俊一" w:date="2023-03-17T13:45:00Z">
              <w:r>
                <w:rPr>
                  <w:rFonts w:asciiTheme="majorHAnsi" w:eastAsiaTheme="majorHAnsi" w:hAnsiTheme="majorHAnsi" w:cs="Times New Roman" w:hint="eastAsia"/>
                  <w:sz w:val="20"/>
                  <w:szCs w:val="20"/>
                </w:rPr>
                <w:t>＜現状フロー＞</w:t>
              </w:r>
            </w:ins>
          </w:p>
          <w:p w14:paraId="31900961" w14:textId="407D75D3"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設定：証明書申請者である全国の</w:t>
            </w:r>
            <w:r w:rsidRPr="00C513EC">
              <w:rPr>
                <w:rFonts w:asciiTheme="majorHAnsi" w:eastAsiaTheme="majorHAnsi" w:hAnsiTheme="majorHAnsi" w:cs="Times New Roman"/>
                <w:sz w:val="20"/>
                <w:szCs w:val="20"/>
              </w:rPr>
              <w:t>IT企業等からの申請に基づき、当該申請内容の確認と証明書発行</w:t>
            </w:r>
            <w:del w:id="206" w:author="岡本　俊一" w:date="2023-03-17T14:05:00Z">
              <w:r w:rsidRPr="00C513EC" w:rsidDel="009A2178">
                <w:rPr>
                  <w:rFonts w:asciiTheme="majorHAnsi" w:eastAsiaTheme="majorHAnsi" w:hAnsiTheme="majorHAnsi" w:cs="Times New Roman" w:hint="eastAsia"/>
                  <w:sz w:val="20"/>
                  <w:szCs w:val="20"/>
                </w:rPr>
                <w:delText>が必要となる</w:delText>
              </w:r>
            </w:del>
            <w:ins w:id="207" w:author="岡本　俊一" w:date="2023-03-17T14:05:00Z">
              <w:r w:rsidR="009A2178">
                <w:rPr>
                  <w:rFonts w:asciiTheme="majorHAnsi" w:eastAsiaTheme="majorHAnsi" w:hAnsiTheme="majorHAnsi" w:cs="Times New Roman" w:hint="eastAsia"/>
                  <w:sz w:val="20"/>
                  <w:szCs w:val="20"/>
                </w:rPr>
                <w:t>を執り行う</w:t>
              </w:r>
            </w:ins>
            <w:r w:rsidRPr="00C513EC">
              <w:rPr>
                <w:rFonts w:asciiTheme="majorHAnsi" w:eastAsiaTheme="majorHAnsi" w:hAnsiTheme="majorHAnsi" w:cs="Times New Roman"/>
                <w:sz w:val="20"/>
                <w:szCs w:val="20"/>
              </w:rPr>
              <w:t>。現在、書面による手続きとなっているが、デジタル化による各種手続や対応に関わる利便性向上と信頼性向上を求めている。申請には大別して、①事前申請（パッケージ製品の購入）　②個別申請（パッケージ製品のカスタマイズやスクラッチ開発）が存在するが、特に②の対応負荷と信頼性向上課題が大きい。</w:t>
            </w:r>
          </w:p>
          <w:p w14:paraId="7DC4A394" w14:textId="77777777" w:rsidR="00FC7963" w:rsidRPr="00C513EC" w:rsidRDefault="00FC7963" w:rsidP="005F3CD4">
            <w:pPr>
              <w:tabs>
                <w:tab w:val="left" w:pos="8225"/>
              </w:tabs>
              <w:rPr>
                <w:rFonts w:asciiTheme="majorHAnsi" w:eastAsiaTheme="majorHAnsi" w:hAnsiTheme="majorHAnsi" w:cs="Times New Roman"/>
                <w:strike/>
                <w:sz w:val="20"/>
                <w:szCs w:val="20"/>
              </w:rPr>
            </w:pPr>
            <w:r w:rsidRPr="00C513EC">
              <w:rPr>
                <w:rFonts w:asciiTheme="majorHAnsi" w:eastAsiaTheme="majorHAnsi" w:hAnsiTheme="majorHAnsi" w:cs="Times New Roman" w:hint="eastAsia"/>
                <w:sz w:val="20"/>
                <w:szCs w:val="20"/>
              </w:rPr>
              <w:t>また証明書の信頼性に関しては、紙及び手書きの書類が多数のため、全工業会、税務署等における書類チェックのコストが課題となっている。</w:t>
            </w:r>
          </w:p>
          <w:p w14:paraId="7BC460B2" w14:textId="77777777" w:rsidR="00FC7963" w:rsidRPr="00C513EC" w:rsidRDefault="00FC7963" w:rsidP="005F3CD4">
            <w:pPr>
              <w:tabs>
                <w:tab w:val="left" w:pos="8225"/>
              </w:tabs>
              <w:rPr>
                <w:rFonts w:asciiTheme="majorHAnsi" w:eastAsiaTheme="majorHAnsi" w:hAnsiTheme="majorHAnsi" w:cs="Times New Roman"/>
                <w:sz w:val="20"/>
                <w:szCs w:val="20"/>
              </w:rPr>
            </w:pPr>
          </w:p>
          <w:p w14:paraId="37BE774A"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役割：証明書申請者である全国の</w:t>
            </w:r>
            <w:r w:rsidRPr="00C513EC">
              <w:rPr>
                <w:rFonts w:asciiTheme="majorHAnsi" w:eastAsiaTheme="majorHAnsi" w:hAnsiTheme="majorHAnsi" w:cs="Times New Roman"/>
                <w:sz w:val="20"/>
                <w:szCs w:val="20"/>
              </w:rPr>
              <w:t>IT企業等からの申請に基づき、証明書の発行に関わる内容真正性や適合性の審査を実施し、証明書を発行する。</w:t>
            </w:r>
          </w:p>
          <w:p w14:paraId="2D5F6F1C" w14:textId="77777777" w:rsidR="00FC7963" w:rsidRDefault="00FC7963" w:rsidP="005F3CD4">
            <w:pPr>
              <w:tabs>
                <w:tab w:val="left" w:pos="8225"/>
              </w:tabs>
              <w:rPr>
                <w:ins w:id="208" w:author="岡本　俊一" w:date="2023-03-17T14:03:00Z"/>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デジタル化された申請書類の審査業務取り扱い、及びデジタルでの証明書発行の役割を担う。</w:t>
            </w:r>
          </w:p>
          <w:p w14:paraId="2B466963" w14:textId="77777777" w:rsidR="009A2178" w:rsidRDefault="009A2178" w:rsidP="005F3CD4">
            <w:pPr>
              <w:tabs>
                <w:tab w:val="left" w:pos="8225"/>
              </w:tabs>
              <w:rPr>
                <w:ins w:id="209" w:author="岡本　俊一" w:date="2023-03-17T14:03:00Z"/>
                <w:rFonts w:asciiTheme="majorHAnsi" w:eastAsiaTheme="majorHAnsi" w:hAnsiTheme="majorHAnsi" w:cs="Times New Roman"/>
                <w:sz w:val="20"/>
                <w:szCs w:val="20"/>
              </w:rPr>
            </w:pPr>
          </w:p>
          <w:p w14:paraId="72F6C057" w14:textId="77777777" w:rsidR="009A2178" w:rsidRDefault="009A2178" w:rsidP="005F3CD4">
            <w:pPr>
              <w:tabs>
                <w:tab w:val="left" w:pos="8225"/>
              </w:tabs>
              <w:rPr>
                <w:ins w:id="210" w:author="岡本　俊一" w:date="2023-03-17T14:03:00Z"/>
                <w:rFonts w:asciiTheme="majorHAnsi" w:eastAsiaTheme="majorHAnsi" w:hAnsiTheme="majorHAnsi" w:cs="Times New Roman"/>
                <w:sz w:val="20"/>
                <w:szCs w:val="20"/>
              </w:rPr>
            </w:pPr>
            <w:ins w:id="211" w:author="岡本　俊一" w:date="2023-03-17T14:03:00Z">
              <w:r>
                <w:rPr>
                  <w:rFonts w:asciiTheme="majorHAnsi" w:eastAsiaTheme="majorHAnsi" w:hAnsiTheme="majorHAnsi" w:cs="Times New Roman" w:hint="eastAsia"/>
                  <w:sz w:val="20"/>
                  <w:szCs w:val="20"/>
                </w:rPr>
                <w:t>＜近い将来目指す姿＞</w:t>
              </w:r>
            </w:ins>
          </w:p>
          <w:p w14:paraId="0813C312" w14:textId="77777777" w:rsidR="009A2178" w:rsidRDefault="009A2178" w:rsidP="009A2178">
            <w:pPr>
              <w:tabs>
                <w:tab w:val="left" w:pos="8225"/>
              </w:tabs>
              <w:rPr>
                <w:ins w:id="212" w:author="岡本　俊一" w:date="2023-03-17T14:07:00Z"/>
                <w:rFonts w:asciiTheme="majorHAnsi" w:eastAsiaTheme="majorHAnsi" w:hAnsiTheme="majorHAnsi" w:cs="Times New Roman"/>
                <w:sz w:val="20"/>
                <w:szCs w:val="20"/>
              </w:rPr>
            </w:pPr>
            <w:ins w:id="213" w:author="岡本　俊一" w:date="2023-03-17T14:04:00Z">
              <w:r w:rsidRPr="00C513EC">
                <w:rPr>
                  <w:rFonts w:asciiTheme="majorHAnsi" w:eastAsiaTheme="majorHAnsi" w:hAnsiTheme="majorHAnsi" w:cs="Times New Roman" w:hint="eastAsia"/>
                  <w:sz w:val="20"/>
                  <w:szCs w:val="20"/>
                </w:rPr>
                <w:t>設定：</w:t>
              </w:r>
              <w:r w:rsidRPr="009A2178">
                <w:rPr>
                  <w:rFonts w:asciiTheme="majorHAnsi" w:eastAsiaTheme="majorHAnsi" w:hAnsiTheme="majorHAnsi" w:cs="Times New Roman" w:hint="eastAsia"/>
                  <w:sz w:val="20"/>
                  <w:szCs w:val="20"/>
                </w:rPr>
                <w:t>租税特別措置法等の適用申請</w:t>
              </w:r>
            </w:ins>
            <w:ins w:id="214" w:author="岡本　俊一" w:date="2023-03-17T14:05:00Z">
              <w:r>
                <w:rPr>
                  <w:rFonts w:asciiTheme="majorHAnsi" w:eastAsiaTheme="majorHAnsi" w:hAnsiTheme="majorHAnsi" w:cs="Times New Roman" w:hint="eastAsia"/>
                  <w:sz w:val="20"/>
                  <w:szCs w:val="20"/>
                </w:rPr>
                <w:t>主体である</w:t>
              </w:r>
            </w:ins>
            <w:ins w:id="215" w:author="岡本　俊一" w:date="2023-03-17T14:04:00Z">
              <w:r>
                <w:rPr>
                  <w:rFonts w:asciiTheme="majorHAnsi" w:eastAsiaTheme="majorHAnsi" w:hAnsiTheme="majorHAnsi" w:cs="Times New Roman" w:hint="eastAsia"/>
                  <w:sz w:val="20"/>
                  <w:szCs w:val="20"/>
                </w:rPr>
                <w:t>中小事業者</w:t>
              </w:r>
              <w:r w:rsidRPr="00C513EC">
                <w:rPr>
                  <w:rFonts w:asciiTheme="majorHAnsi" w:eastAsiaTheme="majorHAnsi" w:hAnsiTheme="majorHAnsi" w:cs="Times New Roman"/>
                  <w:sz w:val="20"/>
                  <w:szCs w:val="20"/>
                </w:rPr>
                <w:t>からの申請に基づき、当該申請内容の確認と証明書発行</w:t>
              </w:r>
            </w:ins>
            <w:ins w:id="216" w:author="岡本　俊一" w:date="2023-03-17T14:05:00Z">
              <w:r>
                <w:rPr>
                  <w:rFonts w:asciiTheme="majorHAnsi" w:eastAsiaTheme="majorHAnsi" w:hAnsiTheme="majorHAnsi" w:cs="Times New Roman" w:hint="eastAsia"/>
                  <w:sz w:val="20"/>
                  <w:szCs w:val="20"/>
                </w:rPr>
                <w:t>を執り行う</w:t>
              </w:r>
            </w:ins>
            <w:ins w:id="217" w:author="岡本　俊一" w:date="2023-03-17T14:04:00Z">
              <w:r w:rsidRPr="00C513EC">
                <w:rPr>
                  <w:rFonts w:asciiTheme="majorHAnsi" w:eastAsiaTheme="majorHAnsi" w:hAnsiTheme="majorHAnsi" w:cs="Times New Roman"/>
                  <w:sz w:val="20"/>
                  <w:szCs w:val="20"/>
                </w:rPr>
                <w:t>。現在、書面による手続きとなっているが、デジタル化による各種手続や対応に関わる利便性向上と信頼性向上を求めている。</w:t>
              </w:r>
            </w:ins>
          </w:p>
          <w:p w14:paraId="4F18333A" w14:textId="6933ECE4" w:rsidR="009A2178" w:rsidRPr="00C513EC" w:rsidRDefault="009A2178" w:rsidP="009A2178">
            <w:pPr>
              <w:tabs>
                <w:tab w:val="left" w:pos="8225"/>
              </w:tabs>
              <w:rPr>
                <w:ins w:id="218" w:author="岡本　俊一" w:date="2023-03-17T14:04:00Z"/>
                <w:rFonts w:asciiTheme="majorHAnsi" w:eastAsiaTheme="majorHAnsi" w:hAnsiTheme="majorHAnsi" w:cs="Times New Roman"/>
                <w:sz w:val="20"/>
                <w:szCs w:val="20"/>
              </w:rPr>
            </w:pPr>
            <w:ins w:id="219" w:author="岡本　俊一" w:date="2023-03-17T14:07:00Z">
              <w:r w:rsidRPr="009A2178">
                <w:rPr>
                  <w:rFonts w:asciiTheme="majorHAnsi" w:eastAsiaTheme="majorHAnsi" w:hAnsiTheme="majorHAnsi" w:cs="Times New Roman" w:hint="eastAsia"/>
                  <w:sz w:val="20"/>
                  <w:szCs w:val="20"/>
                </w:rPr>
                <w:t>なお、今回実証においては、前述の①事前申請（パッケージ製品の購入）ケースのみをスコープとした。</w:t>
              </w:r>
            </w:ins>
          </w:p>
          <w:p w14:paraId="6E7218A6" w14:textId="77777777" w:rsidR="009A2178" w:rsidRPr="00C513EC" w:rsidRDefault="009A2178" w:rsidP="009A2178">
            <w:pPr>
              <w:tabs>
                <w:tab w:val="left" w:pos="8225"/>
              </w:tabs>
              <w:rPr>
                <w:ins w:id="220" w:author="岡本　俊一" w:date="2023-03-17T14:04:00Z"/>
                <w:rFonts w:asciiTheme="majorHAnsi" w:eastAsiaTheme="majorHAnsi" w:hAnsiTheme="majorHAnsi" w:cs="Times New Roman"/>
                <w:strike/>
                <w:sz w:val="20"/>
                <w:szCs w:val="20"/>
              </w:rPr>
            </w:pPr>
            <w:ins w:id="221" w:author="岡本　俊一" w:date="2023-03-17T14:04:00Z">
              <w:r w:rsidRPr="00C513EC">
                <w:rPr>
                  <w:rFonts w:asciiTheme="majorHAnsi" w:eastAsiaTheme="majorHAnsi" w:hAnsiTheme="majorHAnsi" w:cs="Times New Roman" w:hint="eastAsia"/>
                  <w:sz w:val="20"/>
                  <w:szCs w:val="20"/>
                </w:rPr>
                <w:t>また証明書の信頼性に関しては、紙及び手書きの書類が多数のため、全工業会、税務署等における書類チェックのコストが課題となっている。</w:t>
              </w:r>
            </w:ins>
          </w:p>
          <w:p w14:paraId="2A289DAE" w14:textId="77777777" w:rsidR="009A2178" w:rsidRPr="00C513EC" w:rsidRDefault="009A2178" w:rsidP="009A2178">
            <w:pPr>
              <w:tabs>
                <w:tab w:val="left" w:pos="8225"/>
              </w:tabs>
              <w:rPr>
                <w:ins w:id="222" w:author="岡本　俊一" w:date="2023-03-17T14:04:00Z"/>
                <w:rFonts w:asciiTheme="majorHAnsi" w:eastAsiaTheme="majorHAnsi" w:hAnsiTheme="majorHAnsi" w:cs="Times New Roman"/>
                <w:sz w:val="20"/>
                <w:szCs w:val="20"/>
              </w:rPr>
            </w:pPr>
          </w:p>
          <w:p w14:paraId="7335DBF9" w14:textId="52BD4EEF" w:rsidR="009A2178" w:rsidRPr="00C513EC" w:rsidRDefault="009A2178" w:rsidP="009A2178">
            <w:pPr>
              <w:tabs>
                <w:tab w:val="left" w:pos="8225"/>
              </w:tabs>
              <w:rPr>
                <w:ins w:id="223" w:author="岡本　俊一" w:date="2023-03-17T14:04:00Z"/>
                <w:rFonts w:asciiTheme="majorHAnsi" w:eastAsiaTheme="majorHAnsi" w:hAnsiTheme="majorHAnsi" w:cs="Times New Roman"/>
                <w:sz w:val="20"/>
                <w:szCs w:val="20"/>
              </w:rPr>
            </w:pPr>
            <w:ins w:id="224" w:author="岡本　俊一" w:date="2023-03-17T14:04:00Z">
              <w:r w:rsidRPr="00C513EC">
                <w:rPr>
                  <w:rFonts w:asciiTheme="majorHAnsi" w:eastAsiaTheme="majorHAnsi" w:hAnsiTheme="majorHAnsi" w:cs="Times New Roman" w:hint="eastAsia"/>
                  <w:sz w:val="20"/>
                  <w:szCs w:val="20"/>
                </w:rPr>
                <w:t>役割：</w:t>
              </w:r>
            </w:ins>
            <w:ins w:id="225" w:author="岡本　俊一" w:date="2023-03-17T14:07:00Z">
              <w:r w:rsidRPr="009A2178">
                <w:rPr>
                  <w:rFonts w:asciiTheme="majorHAnsi" w:eastAsiaTheme="majorHAnsi" w:hAnsiTheme="majorHAnsi" w:cs="Times New Roman" w:hint="eastAsia"/>
                  <w:sz w:val="20"/>
                  <w:szCs w:val="20"/>
                </w:rPr>
                <w:t>租税特別措置法等の適用申請主体である中小事業者からの申請に基づき、当該申請内容の確認と証明書発行</w:t>
              </w:r>
            </w:ins>
            <w:ins w:id="226" w:author="岡本　俊一" w:date="2023-03-17T14:04:00Z">
              <w:r w:rsidRPr="00C513EC">
                <w:rPr>
                  <w:rFonts w:asciiTheme="majorHAnsi" w:eastAsiaTheme="majorHAnsi" w:hAnsiTheme="majorHAnsi" w:cs="Times New Roman"/>
                  <w:sz w:val="20"/>
                  <w:szCs w:val="20"/>
                </w:rPr>
                <w:t>に関わる内容真正性や適合性の審査を実施し、証明書を発行する。</w:t>
              </w:r>
            </w:ins>
          </w:p>
          <w:p w14:paraId="7444CF66" w14:textId="77777777" w:rsidR="009A2178" w:rsidRDefault="009A2178" w:rsidP="009A2178">
            <w:pPr>
              <w:tabs>
                <w:tab w:val="left" w:pos="8225"/>
              </w:tabs>
              <w:rPr>
                <w:ins w:id="227" w:author="岡本　俊一" w:date="2023-03-17T14:04:00Z"/>
                <w:rFonts w:asciiTheme="majorHAnsi" w:eastAsiaTheme="majorHAnsi" w:hAnsiTheme="majorHAnsi" w:cs="Times New Roman"/>
                <w:sz w:val="20"/>
                <w:szCs w:val="20"/>
              </w:rPr>
            </w:pPr>
            <w:ins w:id="228" w:author="岡本　俊一" w:date="2023-03-17T14:04:00Z">
              <w:r w:rsidRPr="00C513EC">
                <w:rPr>
                  <w:rFonts w:asciiTheme="majorHAnsi" w:eastAsiaTheme="majorHAnsi" w:hAnsiTheme="majorHAnsi" w:cs="Times New Roman" w:hint="eastAsia"/>
                  <w:sz w:val="20"/>
                  <w:szCs w:val="20"/>
                </w:rPr>
                <w:t>デジタル化された申請書類の審査業務取り扱い、及びデジタルでの証明書発行の役割を担う。</w:t>
              </w:r>
            </w:ins>
          </w:p>
          <w:p w14:paraId="20F317A5" w14:textId="7270F869" w:rsidR="009A2178" w:rsidRPr="009A2178" w:rsidRDefault="009A2178" w:rsidP="005F3CD4">
            <w:pPr>
              <w:tabs>
                <w:tab w:val="left" w:pos="8225"/>
              </w:tabs>
              <w:rPr>
                <w:rFonts w:asciiTheme="majorHAnsi" w:eastAsiaTheme="majorHAnsi" w:hAnsiTheme="majorHAnsi" w:cs="Times New Roman"/>
                <w:sz w:val="20"/>
                <w:szCs w:val="20"/>
              </w:rPr>
            </w:pPr>
          </w:p>
        </w:tc>
      </w:tr>
      <w:tr w:rsidR="00FC7963" w:rsidRPr="00A06E26" w14:paraId="4001644A" w14:textId="77777777" w:rsidTr="005F3CD4">
        <w:trPr>
          <w:trHeight w:val="914"/>
        </w:trPr>
        <w:tc>
          <w:tcPr>
            <w:tcW w:w="1994" w:type="dxa"/>
          </w:tcPr>
          <w:p w14:paraId="06599B6F"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lastRenderedPageBreak/>
              <w:t>＜</w:t>
            </w:r>
            <w:bookmarkStart w:id="229" w:name="OLE_LINK12"/>
            <w:r w:rsidRPr="00C513EC">
              <w:rPr>
                <w:rFonts w:asciiTheme="majorHAnsi" w:eastAsiaTheme="majorHAnsi" w:hAnsiTheme="majorHAnsi" w:cs="Times New Roman" w:hint="eastAsia"/>
                <w:sz w:val="20"/>
                <w:szCs w:val="20"/>
              </w:rPr>
              <w:t>証明書検証者</w:t>
            </w:r>
            <w:bookmarkEnd w:id="229"/>
            <w:r w:rsidRPr="00C513EC">
              <w:rPr>
                <w:rFonts w:asciiTheme="majorHAnsi" w:eastAsiaTheme="majorHAnsi" w:hAnsiTheme="majorHAnsi" w:cs="Times New Roman" w:hint="eastAsia"/>
                <w:sz w:val="20"/>
                <w:szCs w:val="20"/>
              </w:rPr>
              <w:t>＞</w:t>
            </w:r>
          </w:p>
          <w:p w14:paraId="36ACA7DF" w14:textId="4A3C922C" w:rsidR="00FC7963" w:rsidRPr="00C513EC" w:rsidRDefault="009A2178" w:rsidP="005F3CD4">
            <w:pPr>
              <w:tabs>
                <w:tab w:val="left" w:pos="8225"/>
              </w:tabs>
              <w:rPr>
                <w:rFonts w:asciiTheme="majorHAnsi" w:eastAsiaTheme="majorHAnsi" w:hAnsiTheme="majorHAnsi" w:cs="Times New Roman"/>
                <w:sz w:val="20"/>
                <w:szCs w:val="20"/>
              </w:rPr>
            </w:pPr>
            <w:ins w:id="230" w:author="岡本　俊一" w:date="2023-03-17T12:53:00Z">
              <w:r>
                <w:rPr>
                  <w:rFonts w:asciiTheme="majorHAnsi" w:eastAsiaTheme="majorHAnsi" w:hAnsiTheme="majorHAnsi" w:cs="Times New Roman" w:hint="eastAsia"/>
                  <w:sz w:val="20"/>
                  <w:szCs w:val="20"/>
                </w:rPr>
                <w:t>（当該中小事業者の業種）</w:t>
              </w:r>
            </w:ins>
            <w:r w:rsidR="00993DFE" w:rsidRPr="00C513EC">
              <w:rPr>
                <w:rFonts w:asciiTheme="majorHAnsi" w:eastAsiaTheme="majorHAnsi" w:hAnsiTheme="majorHAnsi" w:cs="Times New Roman" w:hint="eastAsia"/>
                <w:sz w:val="20"/>
                <w:szCs w:val="20"/>
              </w:rPr>
              <w:t>所管</w:t>
            </w:r>
            <w:ins w:id="231" w:author="岡本　俊一" w:date="2023-03-17T12:53:00Z">
              <w:r>
                <w:rPr>
                  <w:rFonts w:asciiTheme="majorHAnsi" w:eastAsiaTheme="majorHAnsi" w:hAnsiTheme="majorHAnsi" w:cs="Times New Roman" w:hint="eastAsia"/>
                  <w:sz w:val="20"/>
                  <w:szCs w:val="20"/>
                </w:rPr>
                <w:t>省庁</w:t>
              </w:r>
            </w:ins>
            <w:del w:id="232" w:author="岡本　俊一" w:date="2023-03-17T12:53:00Z">
              <w:r w:rsidR="00FC7963" w:rsidRPr="00C513EC" w:rsidDel="009A2178">
                <w:rPr>
                  <w:rFonts w:asciiTheme="majorHAnsi" w:eastAsiaTheme="majorHAnsi" w:hAnsiTheme="majorHAnsi" w:cs="Times New Roman" w:hint="eastAsia"/>
                  <w:sz w:val="20"/>
                  <w:szCs w:val="20"/>
                </w:rPr>
                <w:delText>官庁</w:delText>
              </w:r>
              <w:r w:rsidR="00C513EC" w:rsidRPr="00C513EC" w:rsidDel="009A2178">
                <w:rPr>
                  <w:rFonts w:asciiTheme="majorHAnsi" w:eastAsiaTheme="majorHAnsi" w:hAnsiTheme="majorHAnsi" w:cs="Times New Roman" w:hint="eastAsia"/>
                  <w:sz w:val="20"/>
                  <w:szCs w:val="20"/>
                </w:rPr>
                <w:delText>（中小企業庁）</w:delText>
              </w:r>
            </w:del>
          </w:p>
        </w:tc>
        <w:tc>
          <w:tcPr>
            <w:tcW w:w="6500" w:type="dxa"/>
            <w:shd w:val="clear" w:color="auto" w:fill="auto"/>
          </w:tcPr>
          <w:p w14:paraId="18B0F8D8" w14:textId="77777777" w:rsidR="00FC7963" w:rsidRPr="00C513EC" w:rsidRDefault="00FC7963" w:rsidP="005F3CD4">
            <w:pPr>
              <w:tabs>
                <w:tab w:val="left" w:pos="8225"/>
              </w:tabs>
              <w:rPr>
                <w:rFonts w:asciiTheme="majorHAnsi" w:eastAsiaTheme="majorHAnsi" w:hAnsiTheme="majorHAnsi" w:cs="Times New Roman"/>
                <w:strike/>
                <w:sz w:val="20"/>
                <w:szCs w:val="20"/>
              </w:rPr>
            </w:pPr>
            <w:r w:rsidRPr="00C513EC">
              <w:rPr>
                <w:rFonts w:asciiTheme="majorHAnsi" w:eastAsiaTheme="majorHAnsi" w:hAnsiTheme="majorHAnsi" w:cs="Times New Roman" w:hint="eastAsia"/>
                <w:sz w:val="20"/>
                <w:szCs w:val="20"/>
              </w:rPr>
              <w:t>政策税制（例．中小企業経営強化税制）の運用状況の把握（証明書交付状況の検証）</w:t>
            </w:r>
          </w:p>
          <w:p w14:paraId="58474059" w14:textId="77777777" w:rsidR="00FC7963" w:rsidRPr="00C513EC" w:rsidRDefault="00FC7963" w:rsidP="005F3CD4">
            <w:pPr>
              <w:tabs>
                <w:tab w:val="left" w:pos="8225"/>
              </w:tabs>
              <w:rPr>
                <w:rFonts w:asciiTheme="majorHAnsi" w:eastAsiaTheme="majorHAnsi" w:hAnsiTheme="majorHAnsi" w:cs="Times New Roman"/>
                <w:sz w:val="20"/>
                <w:szCs w:val="20"/>
              </w:rPr>
            </w:pPr>
          </w:p>
          <w:p w14:paraId="407C73EB" w14:textId="18C0CBE9"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設定：現在、中小企業経営強化税制のような政策税制で工業会証明書を適用要件としている場合は、書面により業務が執行されているため、何らかの理由で状況照会の必要性が生じる都度、工業会に</w:t>
            </w:r>
            <w:r w:rsidRPr="00C513EC">
              <w:rPr>
                <w:rFonts w:asciiTheme="majorHAnsi" w:eastAsiaTheme="majorHAnsi" w:hAnsiTheme="majorHAnsi" w:cs="Times New Roman"/>
                <w:sz w:val="20"/>
                <w:szCs w:val="20"/>
              </w:rPr>
              <w:t>TELや電子メールで問い合わせているのが実態</w:t>
            </w:r>
            <w:ins w:id="233" w:author="岡本　俊一" w:date="2023-03-17T12:58:00Z">
              <w:r w:rsidR="009A2178">
                <w:rPr>
                  <w:rFonts w:asciiTheme="majorHAnsi" w:eastAsiaTheme="majorHAnsi" w:hAnsiTheme="majorHAnsi" w:cs="Times New Roman" w:hint="eastAsia"/>
                  <w:sz w:val="20"/>
                  <w:szCs w:val="20"/>
                </w:rPr>
                <w:t>である</w:t>
              </w:r>
            </w:ins>
            <w:r w:rsidRPr="00C513EC">
              <w:rPr>
                <w:rFonts w:asciiTheme="majorHAnsi" w:eastAsiaTheme="majorHAnsi" w:hAnsiTheme="majorHAnsi" w:cs="Times New Roman"/>
                <w:sz w:val="20"/>
                <w:szCs w:val="20"/>
              </w:rPr>
              <w:t>。しかし、デジタル化により工業会の証明書交付状況を当該工業会に照会することなく把握することが求められると想定している。</w:t>
            </w:r>
          </w:p>
          <w:p w14:paraId="0177D332" w14:textId="01578690"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また、中小企業等経営強化法では、経営力向上計画の認定が規定されているが、当該制度運営の立場からも、当該計画の認定を行う関係各省地方部局への</w:t>
            </w:r>
            <w:del w:id="234" w:author="宮島　一樹" w:date="2023-03-20T17:25:00Z">
              <w:r w:rsidRPr="00C513EC">
                <w:rPr>
                  <w:rFonts w:asciiTheme="majorHAnsi" w:eastAsiaTheme="majorHAnsi" w:hAnsiTheme="majorHAnsi" w:cs="Times New Roman" w:hint="eastAsia"/>
                  <w:sz w:val="20"/>
                  <w:szCs w:val="20"/>
                </w:rPr>
                <w:delText>中小</w:delText>
              </w:r>
            </w:del>
            <w:ins w:id="235" w:author="宮島　一樹" w:date="2023-03-20T17:25:00Z">
              <w:r w:rsidRPr="00C513EC">
                <w:rPr>
                  <w:rFonts w:asciiTheme="majorHAnsi" w:eastAsiaTheme="majorHAnsi" w:hAnsiTheme="majorHAnsi" w:cs="Times New Roman" w:hint="eastAsia"/>
                  <w:sz w:val="20"/>
                  <w:szCs w:val="20"/>
                </w:rPr>
                <w:t>中小</w:t>
              </w:r>
            </w:ins>
            <w:ins w:id="236" w:author="岡本　俊一" w:date="2023-03-17T12:54:00Z">
              <w:r w:rsidR="009A2178">
                <w:rPr>
                  <w:rFonts w:asciiTheme="majorHAnsi" w:eastAsiaTheme="majorHAnsi" w:hAnsiTheme="majorHAnsi" w:cs="Times New Roman" w:hint="eastAsia"/>
                  <w:sz w:val="20"/>
                  <w:szCs w:val="20"/>
                </w:rPr>
                <w:t>事業者</w:t>
              </w:r>
            </w:ins>
            <w:del w:id="237" w:author="岡本　俊一" w:date="2023-03-17T12:53:00Z">
              <w:r w:rsidRPr="00C513EC" w:rsidDel="009A2178">
                <w:rPr>
                  <w:rFonts w:asciiTheme="majorHAnsi" w:eastAsiaTheme="majorHAnsi" w:hAnsiTheme="majorHAnsi" w:cs="Times New Roman" w:hint="eastAsia"/>
                  <w:sz w:val="20"/>
                  <w:szCs w:val="20"/>
                </w:rPr>
                <w:delText>企</w:delText>
              </w:r>
            </w:del>
            <w:del w:id="238" w:author="岡本　俊一" w:date="2023-03-17T12:54:00Z">
              <w:r w:rsidRPr="00C513EC" w:rsidDel="009A2178">
                <w:rPr>
                  <w:rFonts w:asciiTheme="majorHAnsi" w:eastAsiaTheme="majorHAnsi" w:hAnsiTheme="majorHAnsi" w:cs="Times New Roman" w:hint="eastAsia"/>
                  <w:sz w:val="20"/>
                  <w:szCs w:val="20"/>
                </w:rPr>
                <w:delText>業者</w:delText>
              </w:r>
            </w:del>
            <w:r w:rsidRPr="00C513EC">
              <w:rPr>
                <w:rFonts w:asciiTheme="majorHAnsi" w:eastAsiaTheme="majorHAnsi" w:hAnsiTheme="majorHAnsi" w:cs="Times New Roman" w:hint="eastAsia"/>
                <w:sz w:val="20"/>
                <w:szCs w:val="20"/>
              </w:rPr>
              <w:t>の申請状況もデジタル化により常時状況をモニタリングすることがもとめられると想定している。</w:t>
            </w:r>
          </w:p>
          <w:p w14:paraId="6CEDC9F4"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しかし、租税特別措置法上で措置される政策税制は制度の内容が概ね２年毎に変更され、財政当局との調整も生じる実態から、各種補助金申請のデジタル化（</w:t>
            </w:r>
            <w:proofErr w:type="spellStart"/>
            <w:r w:rsidRPr="00C513EC">
              <w:rPr>
                <w:rFonts w:asciiTheme="majorHAnsi" w:eastAsiaTheme="majorHAnsi" w:hAnsiTheme="majorHAnsi" w:cs="Times New Roman"/>
                <w:sz w:val="20"/>
                <w:szCs w:val="20"/>
              </w:rPr>
              <w:t>jGrants</w:t>
            </w:r>
            <w:proofErr w:type="spellEnd"/>
            <w:r w:rsidRPr="00C513EC">
              <w:rPr>
                <w:rFonts w:asciiTheme="majorHAnsi" w:eastAsiaTheme="majorHAnsi" w:hAnsiTheme="majorHAnsi" w:cs="Times New Roman"/>
                <w:sz w:val="20"/>
                <w:szCs w:val="20"/>
              </w:rPr>
              <w:t>等）のように、固まった仕様でのシステム環境整備が困難と想定する。</w:t>
            </w:r>
          </w:p>
          <w:p w14:paraId="7969769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以上の認識から、</w:t>
            </w:r>
            <w:r w:rsidRPr="00C513EC">
              <w:rPr>
                <w:rFonts w:asciiTheme="majorHAnsi" w:eastAsiaTheme="majorHAnsi" w:hAnsiTheme="majorHAnsi" w:cs="Times New Roman"/>
                <w:sz w:val="20"/>
                <w:szCs w:val="20"/>
              </w:rPr>
              <w:t>Trusted Webの世界観に基づき、官民ワンストップ連携の実現に際し、密結合方式ではなく、事業者自身のコントロ</w:t>
            </w:r>
            <w:r w:rsidRPr="00C513EC">
              <w:rPr>
                <w:rFonts w:asciiTheme="majorHAnsi" w:eastAsiaTheme="majorHAnsi" w:hAnsiTheme="majorHAnsi" w:cs="Times New Roman" w:hint="eastAsia"/>
                <w:sz w:val="20"/>
                <w:szCs w:val="20"/>
              </w:rPr>
              <w:t>ールを軸に、標準化された相互接続性の担保の基、疎結合方式での連携方式での対応の合致性が高いと想定する。</w:t>
            </w:r>
          </w:p>
          <w:p w14:paraId="5DF7B29B" w14:textId="77777777" w:rsidR="00FC7963" w:rsidRPr="00C513EC" w:rsidRDefault="00FC7963" w:rsidP="005F3CD4">
            <w:pPr>
              <w:tabs>
                <w:tab w:val="left" w:pos="8225"/>
              </w:tabs>
              <w:rPr>
                <w:rFonts w:asciiTheme="majorHAnsi" w:eastAsiaTheme="majorHAnsi" w:hAnsiTheme="majorHAnsi" w:cs="Times New Roman"/>
                <w:sz w:val="20"/>
                <w:szCs w:val="20"/>
              </w:rPr>
            </w:pPr>
          </w:p>
          <w:p w14:paraId="028BDB3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役割：中小事業者からの中小企業経営強化税制の適用に係る工業会証明書の申請・交付、中小企業経営力向上計画の申請・審査・認定のプロセスのモニタリングを通じて中小企業税制の政策効果を把握する。</w:t>
            </w:r>
          </w:p>
          <w:p w14:paraId="4A65D74C"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今回スコープにおいては、申請審査時の付帯書類であるデジタルでの証明書の検証を担う。</w:t>
            </w:r>
          </w:p>
        </w:tc>
      </w:tr>
      <w:tr w:rsidR="00FC7963" w:rsidRPr="00A06E26" w14:paraId="4FB4DFED" w14:textId="77777777" w:rsidTr="005F3CD4">
        <w:trPr>
          <w:trHeight w:val="914"/>
        </w:trPr>
        <w:tc>
          <w:tcPr>
            <w:tcW w:w="1994" w:type="dxa"/>
          </w:tcPr>
          <w:p w14:paraId="10714806"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lastRenderedPageBreak/>
              <w:t>＜証明書検証者＞</w:t>
            </w:r>
          </w:p>
          <w:p w14:paraId="64E4B930"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所轄の税務署</w:t>
            </w:r>
          </w:p>
        </w:tc>
        <w:tc>
          <w:tcPr>
            <w:tcW w:w="6500" w:type="dxa"/>
          </w:tcPr>
          <w:p w14:paraId="35A14A5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租税特別措置法（例：中小企業経営強化税制）に基づく、税務申告時の軽減措置の適用判断（証明書の検証）</w:t>
            </w:r>
          </w:p>
          <w:p w14:paraId="07ACE424" w14:textId="77777777" w:rsidR="00FC7963" w:rsidRPr="00C513EC" w:rsidRDefault="00FC7963" w:rsidP="005F3CD4">
            <w:pPr>
              <w:tabs>
                <w:tab w:val="left" w:pos="8225"/>
              </w:tabs>
              <w:rPr>
                <w:rFonts w:asciiTheme="majorHAnsi" w:eastAsiaTheme="majorHAnsi" w:hAnsiTheme="majorHAnsi" w:cs="Times New Roman"/>
                <w:sz w:val="20"/>
                <w:szCs w:val="20"/>
              </w:rPr>
            </w:pPr>
          </w:p>
          <w:p w14:paraId="0EB8DCF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設定：現在、書面に基づいているが、デジタル化による信頼性向上（例：証明書等の真正性の担保）が求められると想定している。</w:t>
            </w:r>
          </w:p>
          <w:p w14:paraId="6501F028"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また、行政手続きのオンライン化推進において、代表団体のような民間団体が担う行政機関の代行手続きは、行政文書と扱われていないこと</w:t>
            </w:r>
            <w:r w:rsidRPr="00C513EC">
              <w:rPr>
                <w:rFonts w:asciiTheme="majorHAnsi" w:eastAsiaTheme="majorHAnsi" w:hAnsiTheme="majorHAnsi" w:cs="Times New Roman"/>
                <w:sz w:val="20"/>
                <w:szCs w:val="20"/>
                <w:vertAlign w:val="superscript"/>
              </w:rPr>
              <w:footnoteReference w:id="7"/>
            </w:r>
            <w:r w:rsidRPr="00C513EC">
              <w:rPr>
                <w:rFonts w:asciiTheme="majorHAnsi" w:eastAsiaTheme="majorHAnsi" w:hAnsiTheme="majorHAnsi" w:cs="Times New Roman" w:hint="eastAsia"/>
                <w:sz w:val="20"/>
                <w:szCs w:val="20"/>
              </w:rPr>
              <w:t>、租税特別措置法対象上で措置される政策税制は制度の内容が概ね２年毎に変更され、財政当局との調整も生じる実態から、他の租税軽減措置のデジタル化（</w:t>
            </w:r>
            <w:r w:rsidRPr="00C513EC">
              <w:rPr>
                <w:rFonts w:asciiTheme="majorHAnsi" w:eastAsiaTheme="majorHAnsi" w:hAnsiTheme="majorHAnsi" w:cs="Times New Roman"/>
                <w:sz w:val="20"/>
                <w:szCs w:val="20"/>
              </w:rPr>
              <w:t>e-Taxで送信する確定申告の別表に付帯して提出する書類対応））などのように、固まった仕様でのシステム環境整備が困難と想定する。Trusted Webの世界観に基づき、官民ワンストップ連携の実現に際し、密結合方式ではなく、事業者自身のコントロールを軸に、標準化された相互接続性の担保の基、疎結合方式での連携方式での対応の合致性が高いと想定する。</w:t>
            </w:r>
          </w:p>
          <w:p w14:paraId="1667151C" w14:textId="77777777" w:rsidR="00FC7963" w:rsidRPr="00C513EC" w:rsidRDefault="00FC7963" w:rsidP="005F3CD4">
            <w:pPr>
              <w:tabs>
                <w:tab w:val="left" w:pos="8225"/>
              </w:tabs>
              <w:rPr>
                <w:rFonts w:asciiTheme="majorHAnsi" w:eastAsiaTheme="majorHAnsi" w:hAnsiTheme="majorHAnsi" w:cs="Times New Roman"/>
                <w:sz w:val="20"/>
                <w:szCs w:val="20"/>
              </w:rPr>
            </w:pPr>
          </w:p>
          <w:p w14:paraId="0BA1A034"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役割：中小事業者からの確定申告の内容について政策税制の適用判断と、内容の疑義発生時の当該中小事業者等への照会対応を実施する。</w:t>
            </w:r>
          </w:p>
          <w:p w14:paraId="528B93E0"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今回スコープにおいては、税務申告書の別表明細書の付帯書類であるデジタルでの証明書の確認を担う。</w:t>
            </w:r>
          </w:p>
        </w:tc>
      </w:tr>
      <w:bookmarkEnd w:id="127"/>
    </w:tbl>
    <w:p w14:paraId="68FF61FC" w14:textId="42BF35B3" w:rsidR="00FC7963" w:rsidRDefault="00FC7963" w:rsidP="00FC7963">
      <w:pPr>
        <w:pStyle w:val="a0"/>
        <w:ind w:firstLine="210"/>
        <w:rPr>
          <w:rFonts w:asciiTheme="majorHAnsi" w:eastAsiaTheme="majorHAnsi" w:hAnsiTheme="majorHAnsi"/>
          <w:lang w:val="en-US"/>
        </w:rPr>
      </w:pPr>
    </w:p>
    <w:p w14:paraId="3C7BFA01" w14:textId="41716EB9" w:rsidR="00E17020" w:rsidDel="009A2178" w:rsidRDefault="00E17020" w:rsidP="00FC7963">
      <w:pPr>
        <w:pStyle w:val="a0"/>
        <w:ind w:firstLine="210"/>
        <w:rPr>
          <w:del w:id="239" w:author="岡本　俊一" w:date="2023-03-17T14:08:00Z"/>
          <w:rFonts w:asciiTheme="majorHAnsi" w:eastAsiaTheme="majorHAnsi" w:hAnsiTheme="majorHAnsi"/>
          <w:lang w:val="en-US"/>
        </w:rPr>
      </w:pPr>
    </w:p>
    <w:p w14:paraId="3B205579" w14:textId="53A3C9BC" w:rsidR="00E17020" w:rsidDel="009A2178" w:rsidRDefault="00E17020" w:rsidP="00FC7963">
      <w:pPr>
        <w:pStyle w:val="a0"/>
        <w:ind w:firstLine="210"/>
        <w:rPr>
          <w:del w:id="240" w:author="岡本　俊一" w:date="2023-03-17T14:08:00Z"/>
          <w:rFonts w:asciiTheme="majorHAnsi" w:eastAsiaTheme="majorHAnsi" w:hAnsiTheme="majorHAnsi"/>
          <w:lang w:val="en-US"/>
        </w:rPr>
      </w:pPr>
    </w:p>
    <w:p w14:paraId="46B819ED" w14:textId="712BEC9E" w:rsidR="00E17020" w:rsidDel="009A2178" w:rsidRDefault="00E17020" w:rsidP="00FC7963">
      <w:pPr>
        <w:pStyle w:val="a0"/>
        <w:ind w:firstLine="210"/>
        <w:rPr>
          <w:del w:id="241" w:author="岡本　俊一" w:date="2023-03-17T14:08:00Z"/>
          <w:rFonts w:asciiTheme="majorHAnsi" w:eastAsiaTheme="majorHAnsi" w:hAnsiTheme="majorHAnsi"/>
          <w:lang w:val="en-US"/>
        </w:rPr>
      </w:pPr>
    </w:p>
    <w:p w14:paraId="5927F897" w14:textId="4C75DA03" w:rsidR="00E17020" w:rsidDel="009A2178" w:rsidRDefault="00E17020" w:rsidP="00E17020">
      <w:pPr>
        <w:pStyle w:val="a0"/>
        <w:ind w:firstLineChars="0"/>
        <w:rPr>
          <w:del w:id="242" w:author="岡本　俊一" w:date="2023-03-17T14:08:00Z"/>
          <w:rFonts w:asciiTheme="majorHAnsi" w:eastAsiaTheme="majorHAnsi" w:hAnsiTheme="majorHAnsi"/>
          <w:lang w:eastAsia="ja-JP"/>
        </w:rPr>
      </w:pPr>
    </w:p>
    <w:p w14:paraId="7C83F695" w14:textId="6AB17A2E" w:rsidR="005E1EF4" w:rsidRPr="00C355DB" w:rsidRDefault="005E701C" w:rsidP="002035AF">
      <w:pPr>
        <w:pStyle w:val="3"/>
        <w:adjustRightInd w:val="0"/>
        <w:snapToGrid w:val="0"/>
        <w:spacing w:beforeLines="100" w:before="360" w:afterLines="50" w:after="180" w:line="288" w:lineRule="auto"/>
        <w:ind w:leftChars="100" w:left="210" w:rightChars="100" w:right="210" w:firstLine="0"/>
      </w:pPr>
      <w:r>
        <w:rPr>
          <w:rFonts w:hint="eastAsia"/>
        </w:rPr>
        <w:t>当</w:t>
      </w:r>
      <w:r w:rsidR="00C355DB">
        <w:rPr>
          <w:rFonts w:hint="eastAsia"/>
        </w:rPr>
        <w:t>実証プロジェクトの想定する実現価値</w:t>
      </w:r>
    </w:p>
    <w:p w14:paraId="6D78AEDD" w14:textId="5900D156" w:rsidR="00E17020" w:rsidRDefault="005E701C" w:rsidP="001B798D">
      <w:pPr>
        <w:pStyle w:val="a0"/>
        <w:ind w:firstLine="210"/>
        <w:rPr>
          <w:rFonts w:asciiTheme="majorHAnsi" w:eastAsiaTheme="majorHAnsi" w:hAnsiTheme="majorHAnsi"/>
          <w:lang w:eastAsia="ja-JP"/>
        </w:rPr>
      </w:pPr>
      <w:r>
        <w:rPr>
          <w:rFonts w:asciiTheme="majorHAnsi" w:eastAsiaTheme="majorHAnsi" w:hAnsiTheme="majorHAnsi" w:hint="eastAsia"/>
          <w:lang w:eastAsia="ja-JP"/>
        </w:rPr>
        <w:t>当</w:t>
      </w:r>
      <w:r w:rsidR="001B798D">
        <w:rPr>
          <w:rFonts w:asciiTheme="majorHAnsi" w:eastAsiaTheme="majorHAnsi" w:hAnsiTheme="majorHAnsi" w:hint="eastAsia"/>
          <w:lang w:eastAsia="ja-JP"/>
        </w:rPr>
        <w:t>実証プロジェクトの想定する実現価値（ユースケース）</w:t>
      </w:r>
      <w:r w:rsidR="00E17020">
        <w:rPr>
          <w:rFonts w:asciiTheme="majorHAnsi" w:eastAsiaTheme="majorHAnsi" w:hAnsiTheme="majorHAnsi" w:hint="eastAsia"/>
          <w:lang w:eastAsia="ja-JP"/>
        </w:rPr>
        <w:t>を以下に示す。</w:t>
      </w:r>
    </w:p>
    <w:p w14:paraId="49D957B6" w14:textId="77777777" w:rsidR="00E17020" w:rsidRDefault="00E17020" w:rsidP="00E17020">
      <w:pPr>
        <w:pStyle w:val="a0"/>
        <w:ind w:firstLineChars="0"/>
        <w:rPr>
          <w:rFonts w:asciiTheme="majorHAnsi" w:eastAsiaTheme="majorHAnsi" w:hAnsiTheme="majorHAnsi"/>
        </w:rPr>
      </w:pPr>
      <w:r>
        <w:rPr>
          <w:noProof/>
          <w:lang w:val="en-US" w:eastAsia="ja-JP"/>
        </w:rPr>
        <w:drawing>
          <wp:anchor distT="0" distB="0" distL="114300" distR="114300" simplePos="0" relativeHeight="251669504" behindDoc="0" locked="0" layoutInCell="1" allowOverlap="1" wp14:anchorId="58B554ED" wp14:editId="3F87FF16">
            <wp:simplePos x="0" y="0"/>
            <wp:positionH relativeFrom="column">
              <wp:posOffset>215265</wp:posOffset>
            </wp:positionH>
            <wp:positionV relativeFrom="paragraph">
              <wp:posOffset>56515</wp:posOffset>
            </wp:positionV>
            <wp:extent cx="4953000" cy="2856230"/>
            <wp:effectExtent l="0" t="0" r="0" b="1270"/>
            <wp:wrapNone/>
            <wp:docPr id="1" name="図 3">
              <a:extLst xmlns:a="http://schemas.openxmlformats.org/drawingml/2006/main">
                <a:ext uri="{FF2B5EF4-FFF2-40B4-BE49-F238E27FC236}">
                  <a16:creationId xmlns:a16="http://schemas.microsoft.com/office/drawing/2014/main" id="{CC99327E-DFB3-421A-BEE1-915DA9253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CC99327E-DFB3-421A-BEE1-915DA9253BE3}"/>
                        </a:ext>
                      </a:extLst>
                    </pic:cNvPr>
                    <pic:cNvPicPr>
                      <a:picLocks noChangeAspect="1"/>
                    </pic:cNvPicPr>
                  </pic:nvPicPr>
                  <pic:blipFill>
                    <a:blip r:embed="rId18"/>
                    <a:stretch>
                      <a:fillRect/>
                    </a:stretch>
                  </pic:blipFill>
                  <pic:spPr>
                    <a:xfrm>
                      <a:off x="0" y="0"/>
                      <a:ext cx="4953000" cy="2856230"/>
                    </a:xfrm>
                    <a:prstGeom prst="rect">
                      <a:avLst/>
                    </a:prstGeom>
                  </pic:spPr>
                </pic:pic>
              </a:graphicData>
            </a:graphic>
            <wp14:sizeRelH relativeFrom="margin">
              <wp14:pctWidth>0</wp14:pctWidth>
            </wp14:sizeRelH>
            <wp14:sizeRelV relativeFrom="margin">
              <wp14:pctHeight>0</wp14:pctHeight>
            </wp14:sizeRelV>
          </wp:anchor>
        </w:drawing>
      </w:r>
    </w:p>
    <w:p w14:paraId="3206ABAC" w14:textId="77777777" w:rsidR="00E17020" w:rsidRDefault="00E17020" w:rsidP="00E17020">
      <w:pPr>
        <w:pStyle w:val="a0"/>
        <w:ind w:firstLineChars="0"/>
        <w:rPr>
          <w:rFonts w:asciiTheme="majorHAnsi" w:eastAsiaTheme="majorHAnsi" w:hAnsiTheme="majorHAnsi"/>
        </w:rPr>
      </w:pPr>
    </w:p>
    <w:p w14:paraId="44F4B50F" w14:textId="77777777" w:rsidR="00E17020" w:rsidRDefault="00E17020" w:rsidP="00E17020">
      <w:pPr>
        <w:pStyle w:val="a0"/>
        <w:ind w:firstLineChars="0"/>
        <w:rPr>
          <w:rFonts w:asciiTheme="majorHAnsi" w:eastAsiaTheme="majorHAnsi" w:hAnsiTheme="majorHAnsi"/>
        </w:rPr>
      </w:pPr>
    </w:p>
    <w:p w14:paraId="7AD2D68A" w14:textId="77777777" w:rsidR="00E17020" w:rsidRDefault="00E17020" w:rsidP="00E17020">
      <w:pPr>
        <w:pStyle w:val="a0"/>
        <w:ind w:firstLineChars="0"/>
        <w:rPr>
          <w:rFonts w:asciiTheme="majorHAnsi" w:eastAsiaTheme="majorHAnsi" w:hAnsiTheme="majorHAnsi"/>
        </w:rPr>
      </w:pPr>
    </w:p>
    <w:p w14:paraId="057D6106" w14:textId="77777777" w:rsidR="00E17020" w:rsidRDefault="00E17020" w:rsidP="00E17020">
      <w:pPr>
        <w:pStyle w:val="a0"/>
        <w:ind w:firstLineChars="0"/>
        <w:rPr>
          <w:rFonts w:asciiTheme="majorHAnsi" w:eastAsiaTheme="majorHAnsi" w:hAnsiTheme="majorHAnsi"/>
        </w:rPr>
      </w:pPr>
    </w:p>
    <w:p w14:paraId="35FFE471" w14:textId="77777777" w:rsidR="00E17020" w:rsidRDefault="00E17020" w:rsidP="00E17020">
      <w:pPr>
        <w:pStyle w:val="a0"/>
        <w:ind w:firstLineChars="0"/>
        <w:rPr>
          <w:rFonts w:asciiTheme="majorHAnsi" w:eastAsiaTheme="majorHAnsi" w:hAnsiTheme="majorHAnsi"/>
        </w:rPr>
      </w:pPr>
    </w:p>
    <w:p w14:paraId="34EBA4E8" w14:textId="77777777" w:rsidR="00E17020" w:rsidRDefault="00E17020" w:rsidP="00E17020">
      <w:pPr>
        <w:pStyle w:val="a0"/>
        <w:ind w:firstLineChars="0"/>
        <w:rPr>
          <w:rFonts w:asciiTheme="majorHAnsi" w:eastAsiaTheme="majorHAnsi" w:hAnsiTheme="majorHAnsi"/>
        </w:rPr>
      </w:pPr>
    </w:p>
    <w:p w14:paraId="4F223AA9" w14:textId="77777777" w:rsidR="00E17020" w:rsidRDefault="00E17020" w:rsidP="00E17020">
      <w:pPr>
        <w:pStyle w:val="a0"/>
        <w:ind w:firstLineChars="0"/>
        <w:rPr>
          <w:rFonts w:asciiTheme="majorHAnsi" w:eastAsiaTheme="majorHAnsi" w:hAnsiTheme="majorHAnsi"/>
        </w:rPr>
      </w:pPr>
    </w:p>
    <w:p w14:paraId="6F315230" w14:textId="77777777" w:rsidR="00E17020" w:rsidRDefault="00E17020" w:rsidP="00E17020">
      <w:pPr>
        <w:pStyle w:val="a0"/>
        <w:ind w:firstLineChars="0"/>
        <w:rPr>
          <w:rFonts w:asciiTheme="majorHAnsi" w:eastAsiaTheme="majorHAnsi" w:hAnsiTheme="majorHAnsi"/>
        </w:rPr>
      </w:pPr>
    </w:p>
    <w:p w14:paraId="522AF1C0" w14:textId="77777777" w:rsidR="00E17020" w:rsidRDefault="00E17020" w:rsidP="00E17020">
      <w:pPr>
        <w:pStyle w:val="a0"/>
        <w:ind w:firstLineChars="0"/>
        <w:rPr>
          <w:rFonts w:asciiTheme="majorHAnsi" w:eastAsiaTheme="majorHAnsi" w:hAnsiTheme="majorHAnsi"/>
        </w:rPr>
      </w:pPr>
    </w:p>
    <w:p w14:paraId="54892565" w14:textId="77777777" w:rsidR="00E17020" w:rsidRDefault="00E17020" w:rsidP="00E17020">
      <w:pPr>
        <w:pStyle w:val="a0"/>
        <w:ind w:firstLineChars="0"/>
        <w:rPr>
          <w:rFonts w:asciiTheme="majorHAnsi" w:eastAsiaTheme="majorHAnsi" w:hAnsiTheme="majorHAnsi"/>
        </w:rPr>
      </w:pPr>
    </w:p>
    <w:p w14:paraId="2C6C7AF2" w14:textId="4A2E141F" w:rsidR="00E17020" w:rsidRPr="00A06E26" w:rsidRDefault="00E17020" w:rsidP="00E17020">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Pr>
          <w:rFonts w:asciiTheme="majorHAnsi" w:eastAsiaTheme="majorHAnsi" w:hAnsiTheme="majorHAnsi"/>
          <w:noProof/>
        </w:rPr>
        <w:t>2</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当実証プロジェクトの想定する実現価値</w:t>
      </w:r>
    </w:p>
    <w:p w14:paraId="500C5B32" w14:textId="77777777" w:rsidR="00E17020" w:rsidRPr="00A06E26" w:rsidRDefault="00E17020" w:rsidP="00FC7963">
      <w:pPr>
        <w:pStyle w:val="a0"/>
        <w:ind w:firstLine="210"/>
        <w:rPr>
          <w:rFonts w:asciiTheme="majorHAnsi" w:eastAsiaTheme="majorHAnsi" w:hAnsiTheme="majorHAnsi"/>
          <w:lang w:val="en-US"/>
        </w:rPr>
      </w:pPr>
    </w:p>
    <w:p w14:paraId="285EE70D"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243" w:name="_Toc110595928"/>
      <w:bookmarkStart w:id="244" w:name="_Toc128560511"/>
      <w:r w:rsidRPr="00A06E26">
        <w:rPr>
          <w:rFonts w:hint="eastAsia"/>
        </w:rPr>
        <w:t>事業内容</w:t>
      </w:r>
      <w:bookmarkStart w:id="245" w:name="_Hlk128562196"/>
      <w:bookmarkEnd w:id="243"/>
      <w:bookmarkEnd w:id="244"/>
    </w:p>
    <w:p w14:paraId="5BD2A3C7" w14:textId="7777777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証明書交付手続きに</w:t>
      </w:r>
      <w:bookmarkEnd w:id="245"/>
      <w:r w:rsidRPr="00A06E26">
        <w:rPr>
          <w:rFonts w:asciiTheme="majorHAnsi" w:eastAsiaTheme="majorHAnsi" w:hAnsiTheme="majorHAnsi" w:hint="eastAsia"/>
        </w:rPr>
        <w:t>関しては、現在、申請から交付に至る一連のプロセスをすべて書面に拠り実施しているが、これをできる限りデジタル化した事業運営を目指すものである。</w:t>
      </w:r>
    </w:p>
    <w:p w14:paraId="3AE20321"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検証は、代表団体を軸に実施するが、法人税制の工業会証明書の交付団体は代表団体のみではな</w:t>
      </w:r>
      <w:r w:rsidRPr="00A06E26">
        <w:rPr>
          <w:rFonts w:asciiTheme="majorHAnsi" w:eastAsiaTheme="majorHAnsi" w:hAnsiTheme="majorHAnsi" w:hint="eastAsia"/>
          <w:lang w:eastAsia="ja-JP"/>
        </w:rPr>
        <w:t>く</w:t>
      </w:r>
      <w:proofErr w:type="spellEnd"/>
      <w:r w:rsidRPr="00A06E26">
        <w:rPr>
          <w:rFonts w:asciiTheme="majorHAnsi" w:eastAsiaTheme="majorHAnsi" w:hAnsiTheme="majorHAnsi" w:hint="eastAsia"/>
        </w:rPr>
        <w:t>、</w:t>
      </w:r>
      <w:proofErr w:type="spellStart"/>
      <w:r w:rsidRPr="00A06E26">
        <w:rPr>
          <w:rFonts w:asciiTheme="majorHAnsi" w:eastAsiaTheme="majorHAnsi" w:hAnsiTheme="majorHAnsi" w:hint="eastAsia"/>
          <w:lang w:eastAsia="ja-JP"/>
        </w:rPr>
        <w:t>また</w:t>
      </w:r>
      <w:r w:rsidRPr="00A06E26">
        <w:rPr>
          <w:rFonts w:asciiTheme="majorHAnsi" w:eastAsiaTheme="majorHAnsi" w:hAnsiTheme="majorHAnsi" w:hint="eastAsia"/>
        </w:rPr>
        <w:t>中小企業経営強化税制の場合、中小企業庁と国税庁、さらに中小企業経営力向上計画を認定する業種の主務官庁が関わることから</w:t>
      </w:r>
      <w:proofErr w:type="spellEnd"/>
      <w:r w:rsidRPr="00A06E26">
        <w:rPr>
          <w:rFonts w:asciiTheme="majorHAnsi" w:eastAsiaTheme="majorHAnsi" w:hAnsiTheme="majorHAnsi" w:hint="eastAsia"/>
          <w:lang w:eastAsia="ja-JP"/>
        </w:rPr>
        <w:t>、</w:t>
      </w:r>
      <w:proofErr w:type="spellStart"/>
      <w:r w:rsidRPr="00A06E26">
        <w:rPr>
          <w:rFonts w:asciiTheme="majorHAnsi" w:eastAsiaTheme="majorHAnsi" w:hAnsiTheme="majorHAnsi" w:hint="eastAsia"/>
        </w:rPr>
        <w:t>ある程度汎用性の高い仕様・方式を検討する想定である</w:t>
      </w:r>
      <w:proofErr w:type="spellEnd"/>
      <w:r w:rsidRPr="00A06E26">
        <w:rPr>
          <w:rFonts w:asciiTheme="majorHAnsi" w:eastAsiaTheme="majorHAnsi" w:hAnsiTheme="majorHAnsi" w:hint="eastAsia"/>
        </w:rPr>
        <w:t>。</w:t>
      </w:r>
    </w:p>
    <w:p w14:paraId="0B9EC9CE" w14:textId="7777777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また、将来、特定の工業会等に閉じる事業ではなく、公共性の高い事業内容である認識のもと、関連する工業会等（約</w:t>
      </w:r>
      <w:r w:rsidRPr="00A06E26">
        <w:rPr>
          <w:rFonts w:asciiTheme="majorHAnsi" w:eastAsiaTheme="majorHAnsi" w:hAnsiTheme="majorHAnsi"/>
        </w:rPr>
        <w:t>150</w:t>
      </w:r>
      <w:r w:rsidRPr="00A06E26">
        <w:rPr>
          <w:rFonts w:asciiTheme="majorHAnsi" w:eastAsiaTheme="majorHAnsi" w:hAnsiTheme="majorHAnsi" w:hint="eastAsia"/>
        </w:rPr>
        <w:t>団体）での共同事業運営を想定する。</w:t>
      </w:r>
    </w:p>
    <w:p w14:paraId="65B09BE1" w14:textId="7777777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また、類似する行政文書扱いではない証明書であって、官公庁で検証がなされている文書についても、当該のスキームが適用できないか検討を進める。</w:t>
      </w:r>
    </w:p>
    <w:p w14:paraId="48A8A604" w14:textId="77777777" w:rsidR="00FC7963" w:rsidRPr="00A06E26" w:rsidRDefault="00FC7963" w:rsidP="00FC7963">
      <w:pPr>
        <w:pStyle w:val="a0"/>
        <w:ind w:firstLine="210"/>
        <w:rPr>
          <w:rFonts w:asciiTheme="majorHAnsi" w:eastAsiaTheme="majorHAnsi" w:hAnsiTheme="majorHAnsi"/>
        </w:rPr>
      </w:pPr>
    </w:p>
    <w:p w14:paraId="08F5CC89" w14:textId="77777777" w:rsidR="00FC7963" w:rsidRPr="00A06E26" w:rsidRDefault="00FC7963" w:rsidP="002035AF">
      <w:pPr>
        <w:pStyle w:val="a0"/>
        <w:numPr>
          <w:ilvl w:val="0"/>
          <w:numId w:val="11"/>
        </w:numPr>
        <w:spacing w:after="240"/>
        <w:ind w:firstLineChars="0"/>
        <w:rPr>
          <w:rFonts w:asciiTheme="majorHAnsi" w:eastAsiaTheme="majorHAnsi" w:hAnsiTheme="majorHAnsi"/>
        </w:rPr>
      </w:pPr>
      <w:proofErr w:type="spellStart"/>
      <w:r w:rsidRPr="00A06E26">
        <w:rPr>
          <w:rFonts w:asciiTheme="majorHAnsi" w:eastAsiaTheme="majorHAnsi" w:hAnsiTheme="majorHAnsi" w:hint="eastAsia"/>
        </w:rPr>
        <w:t>事業シナリオ</w:t>
      </w:r>
      <w:proofErr w:type="spellEnd"/>
    </w:p>
    <w:p w14:paraId="19B4BB5D" w14:textId="4C33041B"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政策税制（例：中小企業経営強化税制）に関わるリファレンスとなる証明書（例：当該税制</w:t>
      </w:r>
      <w:r w:rsidRPr="00A06E26">
        <w:rPr>
          <w:rFonts w:asciiTheme="majorHAnsi" w:eastAsiaTheme="majorHAnsi" w:hAnsiTheme="majorHAnsi"/>
        </w:rPr>
        <w:t>A</w:t>
      </w:r>
      <w:r w:rsidRPr="00A06E26">
        <w:rPr>
          <w:rFonts w:asciiTheme="majorHAnsi" w:eastAsiaTheme="majorHAnsi" w:hAnsiTheme="majorHAnsi" w:hint="eastAsia"/>
        </w:rPr>
        <w:t>類型ソフトウェアの証明書）の申請と発行と連携のデジタル化に関わるやり取りとして、以下のシナリオを想定している。</w:t>
      </w:r>
    </w:p>
    <w:p w14:paraId="4584987B" w14:textId="77777777" w:rsidR="00FC7963" w:rsidRPr="00A06E26" w:rsidRDefault="00FC7963" w:rsidP="00FC7963">
      <w:pPr>
        <w:pStyle w:val="a0"/>
        <w:ind w:firstLine="210"/>
        <w:rPr>
          <w:rFonts w:asciiTheme="majorHAnsi" w:eastAsiaTheme="majorHAnsi" w:hAnsiTheme="majorHAnsi"/>
        </w:rPr>
      </w:pPr>
    </w:p>
    <w:p w14:paraId="0ADA7B48" w14:textId="77777777" w:rsidR="00FC7963" w:rsidRPr="00A06E26" w:rsidRDefault="00FC7963">
      <w:pPr>
        <w:pStyle w:val="a0"/>
        <w:ind w:firstLineChars="0" w:firstLine="0"/>
        <w:rPr>
          <w:rFonts w:asciiTheme="majorHAnsi" w:eastAsiaTheme="majorHAnsi" w:hAnsiTheme="majorHAnsi"/>
        </w:rPr>
        <w:pPrChange w:id="246" w:author="岡本　俊一" w:date="2023-03-20T17:25:00Z">
          <w:pPr>
            <w:pStyle w:val="a0"/>
            <w:ind w:firstLine="210"/>
          </w:pPr>
        </w:pPrChange>
      </w:pPr>
      <w:r w:rsidRPr="00A06E26">
        <w:rPr>
          <w:rFonts w:asciiTheme="majorHAnsi" w:eastAsiaTheme="majorHAnsi" w:hAnsiTheme="majorHAnsi" w:hint="eastAsia"/>
        </w:rPr>
        <w:t>＜</w:t>
      </w:r>
      <w:proofErr w:type="spellStart"/>
      <w:del w:id="247" w:author="岡本　俊一" w:date="2023-03-17T16:24:00Z">
        <w:r w:rsidRPr="00A06E26" w:rsidDel="00BF07D6">
          <w:rPr>
            <w:rFonts w:asciiTheme="majorHAnsi" w:eastAsiaTheme="majorHAnsi" w:hAnsiTheme="majorHAnsi" w:hint="eastAsia"/>
          </w:rPr>
          <w:delText>１．</w:delText>
        </w:r>
      </w:del>
      <w:r w:rsidRPr="00A06E26">
        <w:rPr>
          <w:rFonts w:asciiTheme="majorHAnsi" w:eastAsiaTheme="majorHAnsi" w:hAnsiTheme="majorHAnsi" w:hint="eastAsia"/>
        </w:rPr>
        <w:t>近い将来、目指す姿</w:t>
      </w:r>
      <w:proofErr w:type="spellEnd"/>
      <w:r w:rsidRPr="00A06E26">
        <w:rPr>
          <w:rFonts w:asciiTheme="majorHAnsi" w:eastAsiaTheme="majorHAnsi" w:hAnsiTheme="majorHAnsi" w:hint="eastAsia"/>
        </w:rPr>
        <w:t>＞</w:t>
      </w:r>
    </w:p>
    <w:p w14:paraId="7AB82F67" w14:textId="02ADE90F" w:rsidR="00FC7963" w:rsidRDefault="00FC7963">
      <w:pPr>
        <w:pStyle w:val="a0"/>
        <w:ind w:firstLine="210"/>
        <w:rPr>
          <w:ins w:id="248" w:author="岡本　俊一" w:date="2023-03-17T16:12:00Z"/>
          <w:rFonts w:asciiTheme="majorHAnsi" w:eastAsiaTheme="majorHAnsi" w:hAnsiTheme="majorHAnsi"/>
        </w:rPr>
        <w:pPrChange w:id="249" w:author="岡本　俊一" w:date="2023-03-20T17:25:00Z">
          <w:pPr>
            <w:pStyle w:val="a0"/>
            <w:ind w:leftChars="100" w:left="420" w:hangingChars="100" w:hanging="210"/>
          </w:pPr>
        </w:pPrChange>
      </w:pPr>
      <w:del w:id="250" w:author="岡本　俊一" w:date="2023-03-17T16:05:00Z">
        <w:r w:rsidRPr="00A06E26" w:rsidDel="00BF07D6">
          <w:rPr>
            <w:rFonts w:asciiTheme="majorHAnsi" w:eastAsiaTheme="majorHAnsi" w:hAnsiTheme="majorHAnsi" w:hint="eastAsia"/>
          </w:rPr>
          <w:delText>①</w:delText>
        </w:r>
      </w:del>
      <w:del w:id="251" w:author="岡本　俊一" w:date="2023-03-17T16:24:00Z">
        <w:r w:rsidRPr="00A06E26" w:rsidDel="00BF07D6">
          <w:rPr>
            <w:rFonts w:asciiTheme="majorHAnsi" w:eastAsiaTheme="majorHAnsi" w:hAnsiTheme="majorHAnsi" w:hint="eastAsia"/>
          </w:rPr>
          <w:delText xml:space="preserve">　</w:delText>
        </w:r>
      </w:del>
      <w:ins w:id="252" w:author="岡本　俊一" w:date="2023-03-17T14:27:00Z">
        <w:r w:rsidR="00F67C6B">
          <w:rPr>
            <w:rFonts w:asciiTheme="majorHAnsi" w:eastAsiaTheme="majorHAnsi" w:hAnsiTheme="majorHAnsi" w:hint="eastAsia"/>
          </w:rPr>
          <w:t>現状フローの</w:t>
        </w:r>
      </w:ins>
      <w:r w:rsidRPr="00A06E26">
        <w:rPr>
          <w:rFonts w:asciiTheme="majorHAnsi" w:eastAsiaTheme="majorHAnsi" w:hAnsiTheme="majorHAnsi" w:hint="eastAsia"/>
        </w:rPr>
        <w:t>証明書申請者である全国の</w:t>
      </w:r>
      <w:r w:rsidRPr="00A06E26">
        <w:rPr>
          <w:rFonts w:asciiTheme="majorHAnsi" w:eastAsiaTheme="majorHAnsi" w:hAnsiTheme="majorHAnsi"/>
        </w:rPr>
        <w:t>IT</w:t>
      </w:r>
      <w:r w:rsidRPr="00A06E26">
        <w:rPr>
          <w:rFonts w:asciiTheme="majorHAnsi" w:eastAsiaTheme="majorHAnsi" w:hAnsiTheme="majorHAnsi" w:hint="eastAsia"/>
        </w:rPr>
        <w:t>企業等の設備メーカー等が、顧客である</w:t>
      </w:r>
      <w:del w:id="253" w:author="宮島　一樹" w:date="2023-03-20T17:25:00Z">
        <w:r w:rsidRPr="00A06E26">
          <w:rPr>
            <w:rFonts w:asciiTheme="majorHAnsi" w:eastAsiaTheme="majorHAnsi" w:hAnsiTheme="majorHAnsi" w:hint="eastAsia"/>
          </w:rPr>
          <w:delText>中小事業者</w:delText>
        </w:r>
      </w:del>
      <w:ins w:id="254" w:author="宮島　一樹" w:date="2023-03-20T17:25:00Z">
        <w:r w:rsidRPr="00A06E26">
          <w:rPr>
            <w:rFonts w:asciiTheme="majorHAnsi" w:eastAsiaTheme="majorHAnsi" w:hAnsiTheme="majorHAnsi" w:hint="eastAsia"/>
          </w:rPr>
          <w:t>中小事業</w:t>
        </w:r>
      </w:ins>
      <w:ins w:id="255" w:author="岡本　俊一" w:date="2023-03-17T16:05:00Z">
        <w:r w:rsidR="00BF07D6">
          <w:rPr>
            <w:rFonts w:asciiTheme="majorHAnsi" w:eastAsiaTheme="majorHAnsi" w:hAnsiTheme="majorHAnsi" w:hint="eastAsia"/>
          </w:rPr>
          <w:t>者</w:t>
        </w:r>
      </w:ins>
      <w:del w:id="256" w:author="岡本　俊一" w:date="2023-03-17T16:05:00Z">
        <w:r w:rsidRPr="00A06E26" w:rsidDel="00BF07D6">
          <w:rPr>
            <w:rFonts w:asciiTheme="majorHAnsi" w:eastAsiaTheme="majorHAnsi" w:hAnsiTheme="majorHAnsi" w:hint="eastAsia"/>
          </w:rPr>
          <w:delText>者</w:delText>
        </w:r>
      </w:del>
      <w:r w:rsidRPr="00A06E26">
        <w:rPr>
          <w:rFonts w:asciiTheme="majorHAnsi" w:eastAsiaTheme="majorHAnsi" w:hAnsiTheme="majorHAnsi" w:hint="eastAsia"/>
        </w:rPr>
        <w:t>からの依頼をもとに</w:t>
      </w:r>
      <w:del w:id="257" w:author="岡本　俊一" w:date="2023-03-17T14:27:00Z">
        <w:r w:rsidRPr="00A06E26" w:rsidDel="00F67C6B">
          <w:rPr>
            <w:rFonts w:asciiTheme="majorHAnsi" w:eastAsiaTheme="majorHAnsi" w:hAnsiTheme="majorHAnsi" w:hint="eastAsia"/>
          </w:rPr>
          <w:delText>、</w:delText>
        </w:r>
      </w:del>
      <w:r w:rsidRPr="00A06E26">
        <w:rPr>
          <w:rFonts w:asciiTheme="majorHAnsi" w:eastAsiaTheme="majorHAnsi" w:hAnsiTheme="majorHAnsi" w:hint="eastAsia"/>
        </w:rPr>
        <w:t>証明書発行の申請を</w:t>
      </w:r>
      <w:ins w:id="258" w:author="岡本　俊一" w:date="2023-03-17T14:27:00Z">
        <w:r w:rsidR="00F67C6B">
          <w:rPr>
            <w:rFonts w:asciiTheme="majorHAnsi" w:eastAsiaTheme="majorHAnsi" w:hAnsiTheme="majorHAnsi" w:hint="eastAsia"/>
          </w:rPr>
          <w:t>行うスキームから、デジタル化を契機に、</w:t>
        </w:r>
      </w:ins>
      <w:ins w:id="259" w:author="岡本　俊一" w:date="2023-03-17T15:20:00Z">
        <w:r w:rsidR="0080590C" w:rsidRPr="0080590C">
          <w:rPr>
            <w:rFonts w:asciiTheme="majorHAnsi" w:eastAsiaTheme="majorHAnsi" w:hAnsiTheme="majorHAnsi" w:hint="eastAsia"/>
          </w:rPr>
          <w:t>近い将来目指す姿として、</w:t>
        </w:r>
      </w:ins>
      <w:ins w:id="260" w:author="岡本　俊一" w:date="2023-03-17T14:28:00Z">
        <w:r w:rsidR="00F67C6B">
          <w:rPr>
            <w:rFonts w:asciiTheme="majorHAnsi" w:eastAsiaTheme="majorHAnsi" w:hAnsiTheme="majorHAnsi" w:hint="eastAsia"/>
          </w:rPr>
          <w:t>中小事業者が申請者として中心となるスキーム</w:t>
        </w:r>
      </w:ins>
      <w:ins w:id="261" w:author="岡本　俊一" w:date="2023-03-17T14:29:00Z">
        <w:r w:rsidR="00F67C6B">
          <w:rPr>
            <w:rFonts w:asciiTheme="majorHAnsi" w:eastAsiaTheme="majorHAnsi" w:hAnsiTheme="majorHAnsi" w:hint="eastAsia"/>
          </w:rPr>
          <w:t>への</w:t>
        </w:r>
      </w:ins>
      <w:ins w:id="262" w:author="岡本　俊一" w:date="2023-03-17T14:30:00Z">
        <w:r w:rsidR="00F67C6B">
          <w:rPr>
            <w:rFonts w:asciiTheme="majorHAnsi" w:eastAsiaTheme="majorHAnsi" w:hAnsiTheme="majorHAnsi" w:hint="eastAsia"/>
          </w:rPr>
          <w:t>変更を</w:t>
        </w:r>
      </w:ins>
      <w:ins w:id="263" w:author="岡本　俊一" w:date="2023-03-17T15:21:00Z">
        <w:r w:rsidR="0080590C">
          <w:rPr>
            <w:rFonts w:asciiTheme="majorHAnsi" w:eastAsiaTheme="majorHAnsi" w:hAnsiTheme="majorHAnsi" w:hint="eastAsia"/>
          </w:rPr>
          <w:t>想定する。その上で、</w:t>
        </w:r>
      </w:ins>
      <w:ins w:id="264" w:author="岡本　俊一" w:date="2023-03-17T14:29:00Z">
        <w:r w:rsidR="00F67C6B">
          <w:rPr>
            <w:rFonts w:asciiTheme="majorHAnsi" w:eastAsiaTheme="majorHAnsi" w:hAnsiTheme="majorHAnsi" w:hint="eastAsia"/>
          </w:rPr>
          <w:t>中小事業者自身が</w:t>
        </w:r>
      </w:ins>
      <w:ins w:id="265" w:author="宮島　一樹" w:date="2023-03-20T17:25:00Z">
        <w:r w:rsidRPr="00A06E26">
          <w:rPr>
            <w:rFonts w:asciiTheme="majorHAnsi" w:eastAsiaTheme="majorHAnsi" w:hAnsiTheme="majorHAnsi" w:hint="eastAsia"/>
          </w:rPr>
          <w:t>デジタルで</w:t>
        </w:r>
      </w:ins>
      <w:ins w:id="266" w:author="岡本　俊一" w:date="2023-03-17T14:30:00Z">
        <w:r w:rsidR="00F67C6B">
          <w:rPr>
            <w:rFonts w:asciiTheme="majorHAnsi" w:eastAsiaTheme="majorHAnsi" w:hAnsiTheme="majorHAnsi" w:hint="eastAsia"/>
          </w:rPr>
          <w:t>申請</w:t>
        </w:r>
      </w:ins>
      <w:ins w:id="267" w:author="岡本　俊一" w:date="2023-03-17T14:43:00Z">
        <w:r w:rsidR="00F67C6B">
          <w:rPr>
            <w:rFonts w:asciiTheme="majorHAnsi" w:eastAsiaTheme="majorHAnsi" w:hAnsiTheme="majorHAnsi" w:hint="eastAsia"/>
          </w:rPr>
          <w:t>等</w:t>
        </w:r>
      </w:ins>
      <w:ins w:id="268" w:author="岡本　俊一" w:date="2023-03-17T14:30:00Z">
        <w:r w:rsidR="00F67C6B">
          <w:rPr>
            <w:rFonts w:asciiTheme="majorHAnsi" w:eastAsiaTheme="majorHAnsi" w:hAnsiTheme="majorHAnsi" w:hint="eastAsia"/>
          </w:rPr>
          <w:t>を</w:t>
        </w:r>
      </w:ins>
      <w:ins w:id="269" w:author="岡本　俊一" w:date="2023-03-17T14:43:00Z">
        <w:r w:rsidR="00F67C6B">
          <w:rPr>
            <w:rFonts w:asciiTheme="majorHAnsi" w:eastAsiaTheme="majorHAnsi" w:hAnsiTheme="majorHAnsi" w:hint="eastAsia"/>
          </w:rPr>
          <w:t>円滑に</w:t>
        </w:r>
      </w:ins>
      <w:ins w:id="270" w:author="岡本　俊一" w:date="2023-03-17T14:30:00Z">
        <w:r w:rsidR="00F67C6B">
          <w:rPr>
            <w:rFonts w:asciiTheme="majorHAnsi" w:eastAsiaTheme="majorHAnsi" w:hAnsiTheme="majorHAnsi" w:hint="eastAsia"/>
          </w:rPr>
          <w:t>執り行う事が出来るUI/UX含めたデジタル化を目指す</w:t>
        </w:r>
      </w:ins>
      <w:del w:id="271" w:author="岡本　俊一" w:date="2023-03-17T14:30:00Z">
        <w:r w:rsidRPr="00A06E26" w:rsidDel="00F67C6B">
          <w:rPr>
            <w:rFonts w:asciiTheme="majorHAnsi" w:eastAsiaTheme="majorHAnsi" w:hAnsiTheme="majorHAnsi" w:hint="eastAsia"/>
          </w:rPr>
          <w:delText>行う</w:delText>
        </w:r>
      </w:del>
      <w:r w:rsidRPr="00A06E26">
        <w:rPr>
          <w:rFonts w:asciiTheme="majorHAnsi" w:eastAsiaTheme="majorHAnsi" w:hAnsiTheme="majorHAnsi" w:hint="eastAsia"/>
        </w:rPr>
        <w:t>（申請フォーム、申請書類</w:t>
      </w:r>
      <w:ins w:id="272" w:author="岡本　俊一" w:date="2023-03-17T14:31:00Z">
        <w:r w:rsidR="00F67C6B">
          <w:rPr>
            <w:rFonts w:asciiTheme="majorHAnsi" w:eastAsiaTheme="majorHAnsi" w:hAnsiTheme="majorHAnsi" w:hint="eastAsia"/>
          </w:rPr>
          <w:t>、申請フローのナビゲーション</w:t>
        </w:r>
      </w:ins>
      <w:r w:rsidRPr="00A06E26">
        <w:rPr>
          <w:rFonts w:asciiTheme="majorHAnsi" w:eastAsiaTheme="majorHAnsi" w:hAnsiTheme="majorHAnsi" w:hint="eastAsia"/>
        </w:rPr>
        <w:t>のデジタル化</w:t>
      </w:r>
      <w:del w:id="273" w:author="宮島　一樹" w:date="2023-03-20T17:25:00Z">
        <w:r w:rsidRPr="00A06E26">
          <w:rPr>
            <w:rFonts w:asciiTheme="majorHAnsi" w:eastAsiaTheme="majorHAnsi" w:hAnsiTheme="majorHAnsi" w:hint="eastAsia"/>
          </w:rPr>
          <w:delText>）</w:delText>
        </w:r>
      </w:del>
      <w:ins w:id="274" w:author="宮島　一樹" w:date="2023-03-20T17:25:00Z">
        <w:r w:rsidRPr="00A06E26">
          <w:rPr>
            <w:rFonts w:asciiTheme="majorHAnsi" w:eastAsiaTheme="majorHAnsi" w:hAnsiTheme="majorHAnsi" w:hint="eastAsia"/>
          </w:rPr>
          <w:t>）</w:t>
        </w:r>
      </w:ins>
      <w:ins w:id="275" w:author="岡本　俊一" w:date="2023-03-17T14:42:00Z">
        <w:r w:rsidR="00F67C6B">
          <w:rPr>
            <w:rFonts w:asciiTheme="majorHAnsi" w:eastAsiaTheme="majorHAnsi" w:hAnsiTheme="majorHAnsi" w:hint="eastAsia"/>
          </w:rPr>
          <w:t>。</w:t>
        </w:r>
      </w:ins>
    </w:p>
    <w:p w14:paraId="64D290CE" w14:textId="77777777" w:rsidR="00BF07D6" w:rsidRPr="00A06E26" w:rsidRDefault="00BF07D6" w:rsidP="00FC7963">
      <w:pPr>
        <w:pStyle w:val="a0"/>
        <w:ind w:leftChars="100" w:left="420" w:hangingChars="100" w:hanging="210"/>
        <w:rPr>
          <w:ins w:id="276" w:author="宮島　一樹" w:date="2023-03-20T17:25:00Z"/>
          <w:rFonts w:asciiTheme="majorHAnsi" w:eastAsiaTheme="majorHAnsi" w:hAnsiTheme="majorHAnsi"/>
        </w:rPr>
      </w:pPr>
    </w:p>
    <w:p w14:paraId="06FF6FBE" w14:textId="71E81E40" w:rsidR="00FC7963" w:rsidRDefault="00FC7963">
      <w:pPr>
        <w:pStyle w:val="a0"/>
        <w:ind w:firstLine="210"/>
        <w:rPr>
          <w:ins w:id="277" w:author="岡本　俊一" w:date="2023-03-17T16:12:00Z"/>
          <w:rFonts w:asciiTheme="majorHAnsi" w:eastAsiaTheme="majorHAnsi" w:hAnsiTheme="majorHAnsi"/>
        </w:rPr>
        <w:pPrChange w:id="278" w:author="岡本　俊一" w:date="2023-03-20T17:25:00Z">
          <w:pPr>
            <w:pStyle w:val="a0"/>
            <w:ind w:leftChars="100" w:left="420" w:hangingChars="100" w:hanging="210"/>
          </w:pPr>
        </w:pPrChange>
      </w:pPr>
      <w:del w:id="279" w:author="岡本　俊一" w:date="2023-03-17T16:05:00Z">
        <w:r w:rsidRPr="00A06E26" w:rsidDel="00BF07D6">
          <w:rPr>
            <w:rFonts w:asciiTheme="majorHAnsi" w:eastAsiaTheme="majorHAnsi" w:hAnsiTheme="majorHAnsi" w:hint="eastAsia"/>
          </w:rPr>
          <w:delText>②</w:delText>
        </w:r>
      </w:del>
      <w:del w:id="280" w:author="岡本　俊一" w:date="2023-03-17T16:25:00Z">
        <w:r w:rsidRPr="00A06E26" w:rsidDel="00BF07D6">
          <w:rPr>
            <w:rFonts w:asciiTheme="majorHAnsi" w:eastAsiaTheme="majorHAnsi" w:hAnsiTheme="majorHAnsi" w:hint="eastAsia"/>
          </w:rPr>
          <w:delText xml:space="preserve">　</w:delText>
        </w:r>
      </w:del>
      <w:del w:id="281" w:author="岡本　俊一" w:date="2023-03-17T14:33:00Z">
        <w:r w:rsidRPr="00A06E26" w:rsidDel="00F67C6B">
          <w:rPr>
            <w:rFonts w:asciiTheme="majorHAnsi" w:eastAsiaTheme="majorHAnsi" w:hAnsiTheme="majorHAnsi" w:hint="eastAsia"/>
          </w:rPr>
          <w:delText>申請時に、</w:delText>
        </w:r>
      </w:del>
      <w:ins w:id="282" w:author="岡本　俊一" w:date="2023-03-17T14:32:00Z">
        <w:r w:rsidR="00F67C6B">
          <w:rPr>
            <w:rFonts w:asciiTheme="majorHAnsi" w:eastAsiaTheme="majorHAnsi" w:hAnsiTheme="majorHAnsi" w:hint="eastAsia"/>
          </w:rPr>
          <w:t>証明書発行申請者である</w:t>
        </w:r>
      </w:ins>
      <w:ins w:id="283" w:author="岡本　俊一" w:date="2023-03-17T14:31:00Z">
        <w:r w:rsidR="00F67C6B">
          <w:rPr>
            <w:rFonts w:asciiTheme="majorHAnsi" w:eastAsiaTheme="majorHAnsi" w:hAnsiTheme="majorHAnsi" w:hint="eastAsia"/>
          </w:rPr>
          <w:t>中小事業者や</w:t>
        </w:r>
      </w:ins>
      <w:ins w:id="284" w:author="岡本　俊一" w:date="2023-03-17T14:33:00Z">
        <w:r w:rsidR="00F67C6B">
          <w:rPr>
            <w:rFonts w:asciiTheme="majorHAnsi" w:eastAsiaTheme="majorHAnsi" w:hAnsiTheme="majorHAnsi" w:hint="eastAsia"/>
          </w:rPr>
          <w:t>、証明書発行者である設備メーカー</w:t>
        </w:r>
      </w:ins>
      <w:ins w:id="285" w:author="岡本　俊一" w:date="2023-03-17T14:34:00Z">
        <w:r w:rsidR="00F67C6B">
          <w:rPr>
            <w:rFonts w:asciiTheme="majorHAnsi" w:eastAsiaTheme="majorHAnsi" w:hAnsiTheme="majorHAnsi" w:hint="eastAsia"/>
          </w:rPr>
          <w:t>等や工業会や</w:t>
        </w:r>
      </w:ins>
      <w:ins w:id="286" w:author="岡本　俊一" w:date="2023-03-17T14:43:00Z">
        <w:r w:rsidR="00F67C6B">
          <w:rPr>
            <w:rFonts w:asciiTheme="majorHAnsi" w:eastAsiaTheme="majorHAnsi" w:hAnsiTheme="majorHAnsi" w:hint="eastAsia"/>
          </w:rPr>
          <w:t>、検証者である所管省庁や</w:t>
        </w:r>
      </w:ins>
      <w:ins w:id="287" w:author="岡本　俊一" w:date="2023-03-17T14:44:00Z">
        <w:r w:rsidR="00F67C6B">
          <w:rPr>
            <w:rFonts w:asciiTheme="majorHAnsi" w:eastAsiaTheme="majorHAnsi" w:hAnsiTheme="majorHAnsi" w:hint="eastAsia"/>
          </w:rPr>
          <w:t>所轄の税務署</w:t>
        </w:r>
      </w:ins>
      <w:ins w:id="288" w:author="岡本　俊一" w:date="2023-03-17T14:43:00Z">
        <w:r w:rsidR="00F67C6B">
          <w:rPr>
            <w:rFonts w:asciiTheme="majorHAnsi" w:eastAsiaTheme="majorHAnsi" w:hAnsiTheme="majorHAnsi" w:hint="eastAsia"/>
          </w:rPr>
          <w:t>（国税庁）</w:t>
        </w:r>
      </w:ins>
      <w:del w:id="289" w:author="岡本　俊一" w:date="2023-03-17T14:32:00Z">
        <w:r w:rsidRPr="00A06E26" w:rsidDel="00F67C6B">
          <w:rPr>
            <w:rFonts w:asciiTheme="majorHAnsi" w:eastAsiaTheme="majorHAnsi" w:hAnsiTheme="majorHAnsi" w:hint="eastAsia"/>
          </w:rPr>
          <w:delText>証明書要求者である全国の</w:delText>
        </w:r>
        <w:r w:rsidRPr="00A06E26" w:rsidDel="00F67C6B">
          <w:rPr>
            <w:rFonts w:asciiTheme="majorHAnsi" w:eastAsiaTheme="majorHAnsi" w:hAnsiTheme="majorHAnsi"/>
          </w:rPr>
          <w:delText>IT</w:delText>
        </w:r>
        <w:r w:rsidRPr="00A06E26" w:rsidDel="00F67C6B">
          <w:rPr>
            <w:rFonts w:asciiTheme="majorHAnsi" w:eastAsiaTheme="majorHAnsi" w:hAnsiTheme="majorHAnsi" w:hint="eastAsia"/>
          </w:rPr>
          <w:delText>企業等の設備メーカー</w:delText>
        </w:r>
      </w:del>
      <w:r w:rsidRPr="00A06E26">
        <w:rPr>
          <w:rFonts w:asciiTheme="majorHAnsi" w:eastAsiaTheme="majorHAnsi" w:hAnsiTheme="majorHAnsi" w:hint="eastAsia"/>
        </w:rPr>
        <w:t>等は</w:t>
      </w:r>
      <w:r w:rsidRPr="00A06E26">
        <w:rPr>
          <w:rFonts w:asciiTheme="majorHAnsi" w:eastAsiaTheme="majorHAnsi" w:hAnsiTheme="majorHAnsi"/>
        </w:rPr>
        <w:t xml:space="preserve">Identity </w:t>
      </w:r>
      <w:del w:id="290" w:author="宮島　一樹" w:date="2023-03-23T18:50:00Z">
        <w:r w:rsidRPr="00A06E26" w:rsidDel="007C5875">
          <w:rPr>
            <w:rFonts w:asciiTheme="majorHAnsi" w:eastAsiaTheme="majorHAnsi" w:hAnsiTheme="majorHAnsi"/>
          </w:rPr>
          <w:delText>Wallet</w:delText>
        </w:r>
      </w:del>
      <w:proofErr w:type="spellStart"/>
      <w:ins w:id="291" w:author="宮島　一樹" w:date="2023-03-23T18:50:00Z">
        <w:r w:rsidR="007C5875">
          <w:rPr>
            <w:rFonts w:asciiTheme="majorHAnsi" w:eastAsiaTheme="majorHAnsi" w:hAnsiTheme="majorHAnsi"/>
          </w:rPr>
          <w:t>Wallet</w:t>
        </w:r>
      </w:ins>
      <w:r w:rsidRPr="00A06E26">
        <w:rPr>
          <w:rFonts w:asciiTheme="majorHAnsi" w:eastAsiaTheme="majorHAnsi" w:hAnsiTheme="majorHAnsi" w:hint="eastAsia"/>
        </w:rPr>
        <w:t>（ブラウザベースの</w:t>
      </w:r>
      <w:del w:id="292" w:author="宮島　一樹" w:date="2023-03-23T18:50:00Z">
        <w:r w:rsidRPr="00A06E26" w:rsidDel="007C5875">
          <w:rPr>
            <w:rFonts w:asciiTheme="majorHAnsi" w:eastAsiaTheme="majorHAnsi" w:hAnsiTheme="majorHAnsi"/>
          </w:rPr>
          <w:delText>Wallet</w:delText>
        </w:r>
      </w:del>
      <w:ins w:id="293" w:author="宮島　一樹" w:date="2023-03-23T18:50:00Z">
        <w:r w:rsidR="007C5875">
          <w:rPr>
            <w:rFonts w:asciiTheme="majorHAnsi" w:eastAsiaTheme="majorHAnsi" w:hAnsiTheme="majorHAnsi"/>
          </w:rPr>
          <w:t>Wallet</w:t>
        </w:r>
      </w:ins>
      <w:r w:rsidRPr="00A06E26">
        <w:rPr>
          <w:rFonts w:asciiTheme="majorHAnsi" w:eastAsiaTheme="majorHAnsi" w:hAnsiTheme="majorHAnsi" w:hint="eastAsia"/>
        </w:rPr>
        <w:t>アプリケーション）を用いる（</w:t>
      </w:r>
      <w:del w:id="294" w:author="宮島　一樹" w:date="2023-03-20T17:25:00Z">
        <w:r w:rsidRPr="00A06E26">
          <w:rPr>
            <w:rFonts w:asciiTheme="majorHAnsi" w:eastAsiaTheme="majorHAnsi" w:hAnsiTheme="majorHAnsi" w:hint="eastAsia"/>
          </w:rPr>
          <w:delText>取得にあたり事業者本人認証</w:delText>
        </w:r>
      </w:del>
      <w:ins w:id="295" w:author="岡本　俊一" w:date="2023-03-17T14:45:00Z">
        <w:r w:rsidR="00F67C6B">
          <w:rPr>
            <w:rFonts w:asciiTheme="majorHAnsi" w:eastAsiaTheme="majorHAnsi" w:hAnsiTheme="majorHAnsi" w:hint="eastAsia"/>
          </w:rPr>
          <w:t>Identity</w:t>
        </w:r>
        <w:proofErr w:type="spellEnd"/>
        <w:r w:rsidR="00F67C6B">
          <w:rPr>
            <w:rFonts w:asciiTheme="majorHAnsi" w:eastAsiaTheme="majorHAnsi" w:hAnsiTheme="majorHAnsi" w:hint="eastAsia"/>
          </w:rPr>
          <w:t xml:space="preserve"> </w:t>
        </w:r>
        <w:del w:id="296" w:author="宮島　一樹" w:date="2023-03-23T18:50:00Z">
          <w:r w:rsidR="00F67C6B" w:rsidDel="007C5875">
            <w:rPr>
              <w:rFonts w:asciiTheme="majorHAnsi" w:eastAsiaTheme="majorHAnsi" w:hAnsiTheme="majorHAnsi" w:hint="eastAsia"/>
            </w:rPr>
            <w:delText>Wallet</w:delText>
          </w:r>
        </w:del>
      </w:ins>
      <w:proofErr w:type="spellStart"/>
      <w:ins w:id="297" w:author="宮島　一樹" w:date="2023-03-23T18:50:00Z">
        <w:r w:rsidR="007C5875">
          <w:rPr>
            <w:rFonts w:asciiTheme="majorHAnsi" w:eastAsiaTheme="majorHAnsi" w:hAnsiTheme="majorHAnsi" w:hint="eastAsia"/>
          </w:rPr>
          <w:t>Wallet</w:t>
        </w:r>
      </w:ins>
      <w:ins w:id="298" w:author="岡本　俊一" w:date="2023-03-17T14:45:00Z">
        <w:r w:rsidR="00F67C6B">
          <w:rPr>
            <w:rFonts w:asciiTheme="majorHAnsi" w:eastAsiaTheme="majorHAnsi" w:hAnsiTheme="majorHAnsi" w:hint="eastAsia"/>
          </w:rPr>
          <w:t>自体のアカウント</w:t>
        </w:r>
      </w:ins>
      <w:ins w:id="299" w:author="岡本　俊一" w:date="2023-03-17T15:09:00Z">
        <w:r w:rsidR="0080590C">
          <w:rPr>
            <w:rFonts w:asciiTheme="majorHAnsi" w:eastAsiaTheme="majorHAnsi" w:hAnsiTheme="majorHAnsi" w:hint="eastAsia"/>
          </w:rPr>
          <w:t>作成</w:t>
        </w:r>
      </w:ins>
      <w:ins w:id="300" w:author="岡本　俊一" w:date="2023-03-17T14:45:00Z">
        <w:r w:rsidR="00F67C6B">
          <w:rPr>
            <w:rFonts w:asciiTheme="majorHAnsi" w:eastAsiaTheme="majorHAnsi" w:hAnsiTheme="majorHAnsi" w:hint="eastAsia"/>
          </w:rPr>
          <w:t>等</w:t>
        </w:r>
      </w:ins>
      <w:commentRangeStart w:id="301"/>
      <w:del w:id="302" w:author="岡本　俊一" w:date="2023-03-17T14:45:00Z">
        <w:r w:rsidRPr="00A06E26" w:rsidDel="00F67C6B">
          <w:rPr>
            <w:rFonts w:asciiTheme="majorHAnsi" w:eastAsiaTheme="majorHAnsi" w:hAnsiTheme="majorHAnsi" w:hint="eastAsia"/>
          </w:rPr>
          <w:delText>取得</w:delText>
        </w:r>
      </w:del>
      <w:ins w:id="303" w:author="岡本　俊一" w:date="2023-03-17T14:45:00Z">
        <w:r w:rsidR="00F67C6B">
          <w:rPr>
            <w:rFonts w:asciiTheme="majorHAnsi" w:eastAsiaTheme="majorHAnsi" w:hAnsiTheme="majorHAnsi" w:hint="eastAsia"/>
          </w:rPr>
          <w:t>や、</w:t>
        </w:r>
      </w:ins>
      <w:ins w:id="304" w:author="岡本　俊一" w:date="2023-03-17T15:08:00Z">
        <w:r w:rsidR="0080590C">
          <w:rPr>
            <w:rFonts w:asciiTheme="majorHAnsi" w:eastAsiaTheme="majorHAnsi" w:hAnsiTheme="majorHAnsi" w:hint="eastAsia"/>
          </w:rPr>
          <w:t>その後のIdentity</w:t>
        </w:r>
        <w:proofErr w:type="spellEnd"/>
        <w:r w:rsidR="0080590C">
          <w:rPr>
            <w:rFonts w:asciiTheme="majorHAnsi" w:eastAsiaTheme="majorHAnsi" w:hAnsiTheme="majorHAnsi" w:hint="eastAsia"/>
          </w:rPr>
          <w:t xml:space="preserve"> </w:t>
        </w:r>
        <w:del w:id="305" w:author="宮島　一樹" w:date="2023-03-23T18:50:00Z">
          <w:r w:rsidR="0080590C" w:rsidDel="007C5875">
            <w:rPr>
              <w:rFonts w:asciiTheme="majorHAnsi" w:eastAsiaTheme="majorHAnsi" w:hAnsiTheme="majorHAnsi" w:hint="eastAsia"/>
            </w:rPr>
            <w:delText>Wallet</w:delText>
          </w:r>
        </w:del>
      </w:ins>
      <w:ins w:id="306" w:author="宮島　一樹" w:date="2023-03-23T18:50:00Z">
        <w:r w:rsidR="007C5875">
          <w:rPr>
            <w:rFonts w:asciiTheme="majorHAnsi" w:eastAsiaTheme="majorHAnsi" w:hAnsiTheme="majorHAnsi" w:hint="eastAsia"/>
          </w:rPr>
          <w:t>Wallet</w:t>
        </w:r>
      </w:ins>
      <w:ins w:id="307" w:author="岡本　俊一" w:date="2023-03-17T15:08:00Z">
        <w:r w:rsidR="0080590C">
          <w:rPr>
            <w:rFonts w:asciiTheme="majorHAnsi" w:eastAsiaTheme="majorHAnsi" w:hAnsiTheme="majorHAnsi" w:hint="eastAsia"/>
          </w:rPr>
          <w:t>へのログイン認証、また</w:t>
        </w:r>
      </w:ins>
      <w:ins w:id="308" w:author="岡本　俊一" w:date="2023-03-17T14:45:00Z">
        <w:r w:rsidR="00F67C6B">
          <w:rPr>
            <w:rFonts w:asciiTheme="majorHAnsi" w:eastAsiaTheme="majorHAnsi" w:hAnsiTheme="majorHAnsi" w:hint="eastAsia"/>
          </w:rPr>
          <w:t>事業者アイデンティティ</w:t>
        </w:r>
      </w:ins>
      <w:ins w:id="309" w:author="岡本　俊一" w:date="2023-03-17T14:46:00Z">
        <w:r w:rsidR="00F67C6B">
          <w:rPr>
            <w:rFonts w:asciiTheme="majorHAnsi" w:eastAsiaTheme="majorHAnsi" w:hAnsiTheme="majorHAnsi" w:hint="eastAsia"/>
          </w:rPr>
          <w:t>に関わる事業者VC発行等</w:t>
        </w:r>
      </w:ins>
      <w:ins w:id="310" w:author="宮島　一樹" w:date="2023-03-20T17:25:00Z">
        <w:r w:rsidRPr="00A06E26">
          <w:rPr>
            <w:rFonts w:asciiTheme="majorHAnsi" w:eastAsiaTheme="majorHAnsi" w:hAnsiTheme="majorHAnsi" w:hint="eastAsia"/>
          </w:rPr>
          <w:t>にあたり</w:t>
        </w:r>
      </w:ins>
      <w:commentRangeEnd w:id="301"/>
      <w:ins w:id="311" w:author="岡本　俊一" w:date="2023-03-17T14:46:00Z">
        <w:r w:rsidR="00F67C6B">
          <w:rPr>
            <w:rFonts w:asciiTheme="majorHAnsi" w:eastAsiaTheme="majorHAnsi" w:hAnsiTheme="majorHAnsi" w:hint="eastAsia"/>
          </w:rPr>
          <w:t>、</w:t>
        </w:r>
      </w:ins>
      <w:ins w:id="312" w:author="宮島　一樹" w:date="2023-03-20T17:25:00Z">
        <w:r w:rsidR="005F3CD4" w:rsidRPr="00BF07D6">
          <w:rPr>
            <w:rFonts w:asciiTheme="majorHAnsi" w:eastAsiaTheme="majorHAnsi" w:hAnsiTheme="majorHAnsi"/>
            <w:rPrChange w:id="313" w:author="岡本　俊一" w:date="2023-03-17T16:12:00Z">
              <w:rPr>
                <w:rStyle w:val="ac"/>
                <w:rFonts w:eastAsiaTheme="minorEastAsia" w:cs="Century"/>
                <w:kern w:val="0"/>
                <w:lang w:val="en-US" w:eastAsia="ja-JP"/>
              </w:rPr>
            </w:rPrChange>
          </w:rPr>
          <w:commentReference w:id="301"/>
        </w:r>
        <w:commentRangeStart w:id="314"/>
        <w:r w:rsidRPr="00A06E26">
          <w:rPr>
            <w:rFonts w:asciiTheme="majorHAnsi" w:eastAsiaTheme="majorHAnsi" w:hAnsiTheme="majorHAnsi" w:hint="eastAsia"/>
          </w:rPr>
          <w:t>事業者</w:t>
        </w:r>
      </w:ins>
      <w:ins w:id="315" w:author="岡本　俊一" w:date="2023-03-17T14:49:00Z">
        <w:r w:rsidR="00F67C6B">
          <w:rPr>
            <w:rFonts w:asciiTheme="majorHAnsi" w:eastAsiaTheme="majorHAnsi" w:hAnsiTheme="majorHAnsi" w:hint="eastAsia"/>
          </w:rPr>
          <w:t>に関連する自然人（代表者等や従業員等）の</w:t>
        </w:r>
      </w:ins>
      <w:ins w:id="316" w:author="岡本　俊一" w:date="2023-03-17T14:50:00Z">
        <w:r w:rsidR="00F67C6B">
          <w:rPr>
            <w:rFonts w:asciiTheme="majorHAnsi" w:eastAsiaTheme="majorHAnsi" w:hAnsiTheme="majorHAnsi" w:hint="eastAsia"/>
          </w:rPr>
          <w:t>当人認証及び資格確認（所属確認）</w:t>
        </w:r>
      </w:ins>
      <w:del w:id="317" w:author="岡本　俊一" w:date="2023-03-17T14:50:00Z">
        <w:r w:rsidRPr="00A06E26" w:rsidDel="00F67C6B">
          <w:rPr>
            <w:rFonts w:asciiTheme="majorHAnsi" w:eastAsiaTheme="majorHAnsi" w:hAnsiTheme="majorHAnsi" w:hint="eastAsia"/>
          </w:rPr>
          <w:delText>本人認証</w:delText>
        </w:r>
      </w:del>
      <w:commentRangeEnd w:id="314"/>
      <w:r w:rsidR="005F3CD4" w:rsidRPr="00BF07D6">
        <w:rPr>
          <w:rFonts w:asciiTheme="majorHAnsi" w:eastAsiaTheme="majorHAnsi" w:hAnsiTheme="majorHAnsi"/>
          <w:rPrChange w:id="318" w:author="岡本　俊一" w:date="2023-03-17T16:12:00Z">
            <w:rPr>
              <w:rStyle w:val="ac"/>
              <w:rFonts w:eastAsiaTheme="minorEastAsia" w:cs="Century"/>
              <w:kern w:val="0"/>
              <w:lang w:val="en-US" w:eastAsia="ja-JP"/>
            </w:rPr>
          </w:rPrChange>
        </w:rPr>
        <w:commentReference w:id="314"/>
      </w:r>
      <w:r w:rsidRPr="00A06E26">
        <w:rPr>
          <w:rFonts w:asciiTheme="majorHAnsi" w:eastAsiaTheme="majorHAnsi" w:hAnsiTheme="majorHAnsi" w:hint="eastAsia"/>
        </w:rPr>
        <w:t>として将来的には</w:t>
      </w:r>
      <w:r w:rsidRPr="00A06E26">
        <w:rPr>
          <w:rFonts w:asciiTheme="majorHAnsi" w:eastAsiaTheme="majorHAnsi" w:hAnsiTheme="majorHAnsi"/>
        </w:rPr>
        <w:t>G</w:t>
      </w:r>
      <w:r w:rsidRPr="00A06E26">
        <w:rPr>
          <w:rFonts w:asciiTheme="majorHAnsi" w:eastAsiaTheme="majorHAnsi" w:hAnsiTheme="majorHAnsi" w:hint="eastAsia"/>
        </w:rPr>
        <w:t>ビズ</w:t>
      </w:r>
      <w:r w:rsidRPr="00A06E26">
        <w:rPr>
          <w:rFonts w:asciiTheme="majorHAnsi" w:eastAsiaTheme="majorHAnsi" w:hAnsiTheme="majorHAnsi"/>
        </w:rPr>
        <w:t>ID</w:t>
      </w:r>
      <w:r w:rsidRPr="00A06E26">
        <w:rPr>
          <w:rFonts w:asciiTheme="majorHAnsi" w:eastAsiaTheme="majorHAnsi" w:hAnsiTheme="majorHAnsi" w:hint="eastAsia"/>
        </w:rPr>
        <w:t>連携なども視野にいれる）</w:t>
      </w:r>
    </w:p>
    <w:p w14:paraId="5720B503" w14:textId="77777777" w:rsidR="00BF07D6" w:rsidRDefault="00BF07D6" w:rsidP="00F67C6B">
      <w:pPr>
        <w:pStyle w:val="a0"/>
        <w:ind w:leftChars="100" w:left="420" w:hangingChars="100" w:hanging="210"/>
        <w:rPr>
          <w:ins w:id="319" w:author="岡本　俊一" w:date="2023-03-17T16:06:00Z"/>
          <w:rFonts w:asciiTheme="majorHAnsi" w:eastAsiaTheme="majorHAnsi" w:hAnsiTheme="majorHAnsi"/>
        </w:rPr>
      </w:pPr>
    </w:p>
    <w:p w14:paraId="38ED32DC" w14:textId="74D958FA" w:rsidR="00BF07D6" w:rsidRDefault="00BF07D6" w:rsidP="00F67C6B">
      <w:pPr>
        <w:pStyle w:val="a0"/>
        <w:ind w:leftChars="100" w:left="420" w:hangingChars="100" w:hanging="210"/>
        <w:rPr>
          <w:ins w:id="320" w:author="岡本　俊一" w:date="2023-03-17T16:06:00Z"/>
          <w:rFonts w:asciiTheme="majorHAnsi" w:eastAsiaTheme="majorHAnsi" w:hAnsiTheme="majorHAnsi"/>
          <w:lang w:eastAsia="ja-JP"/>
        </w:rPr>
      </w:pPr>
      <w:ins w:id="321" w:author="岡本　俊一" w:date="2023-03-17T16:06:00Z">
        <w:r>
          <w:rPr>
            <w:rFonts w:asciiTheme="majorHAnsi" w:eastAsiaTheme="majorHAnsi" w:hAnsiTheme="majorHAnsi" w:hint="eastAsia"/>
            <w:lang w:eastAsia="ja-JP"/>
          </w:rPr>
          <w:t>＜シナリオ＞</w:t>
        </w:r>
      </w:ins>
    </w:p>
    <w:p w14:paraId="51376B5A" w14:textId="6BCFDDEB" w:rsidR="00BF07D6" w:rsidRDefault="00BF07D6">
      <w:pPr>
        <w:pStyle w:val="a0"/>
        <w:numPr>
          <w:ilvl w:val="0"/>
          <w:numId w:val="28"/>
        </w:numPr>
        <w:ind w:firstLineChars="0"/>
        <w:rPr>
          <w:ins w:id="322" w:author="岡本　俊一" w:date="2023-03-17T15:18:00Z"/>
          <w:rFonts w:asciiTheme="majorHAnsi" w:eastAsiaTheme="majorHAnsi" w:hAnsiTheme="majorHAnsi"/>
        </w:rPr>
        <w:pPrChange w:id="323" w:author="岡本　俊一" w:date="2023-03-17T16:06:00Z">
          <w:pPr>
            <w:pStyle w:val="a0"/>
            <w:ind w:leftChars="100" w:left="420" w:hangingChars="100" w:hanging="210"/>
          </w:pPr>
        </w:pPrChange>
      </w:pPr>
      <w:ins w:id="324" w:author="岡本　俊一" w:date="2023-03-17T16:06:00Z">
        <w:r>
          <w:rPr>
            <w:rFonts w:asciiTheme="majorHAnsi" w:eastAsiaTheme="majorHAnsi" w:hAnsiTheme="majorHAnsi" w:hint="eastAsia"/>
            <w:lang w:eastAsia="ja-JP"/>
          </w:rPr>
          <w:t xml:space="preserve">　</w:t>
        </w:r>
      </w:ins>
      <w:ins w:id="325" w:author="岡本　俊一" w:date="2023-03-17T16:07:00Z">
        <w:r w:rsidRPr="00BF07D6">
          <w:rPr>
            <w:rFonts w:asciiTheme="majorHAnsi" w:eastAsiaTheme="majorHAnsi" w:hAnsiTheme="majorHAnsi" w:hint="eastAsia"/>
            <w:lang w:eastAsia="ja-JP"/>
          </w:rPr>
          <w:t>租税特別措置法等の適用申請に必要な工業会証明書の申請に必要となる、当該適用製品等の利用証明（納入済証明）を、</w:t>
        </w:r>
      </w:ins>
      <w:ins w:id="326" w:author="岡本　俊一" w:date="2023-03-17T16:08:00Z">
        <w:r>
          <w:rPr>
            <w:rFonts w:asciiTheme="majorHAnsi" w:eastAsiaTheme="majorHAnsi" w:hAnsiTheme="majorHAnsi" w:hint="eastAsia"/>
            <w:lang w:eastAsia="ja-JP"/>
          </w:rPr>
          <w:t>中小事業者から</w:t>
        </w:r>
      </w:ins>
      <w:ins w:id="327" w:author="岡本　俊一" w:date="2023-03-17T16:06:00Z">
        <w:r w:rsidRPr="00BF07D6">
          <w:rPr>
            <w:rFonts w:asciiTheme="majorHAnsi" w:eastAsiaTheme="majorHAnsi" w:hAnsiTheme="majorHAnsi" w:hint="eastAsia"/>
            <w:lang w:eastAsia="ja-JP"/>
          </w:rPr>
          <w:t>全国の</w:t>
        </w:r>
        <w:proofErr w:type="spellStart"/>
        <w:r w:rsidRPr="00BF07D6">
          <w:rPr>
            <w:rFonts w:asciiTheme="majorHAnsi" w:eastAsiaTheme="majorHAnsi" w:hAnsiTheme="majorHAnsi" w:hint="eastAsia"/>
            <w:lang w:eastAsia="ja-JP"/>
          </w:rPr>
          <w:t>IT企業等の設備メーカー等</w:t>
        </w:r>
      </w:ins>
      <w:ins w:id="328" w:author="岡本　俊一" w:date="2023-03-17T16:08:00Z">
        <w:r>
          <w:rPr>
            <w:rFonts w:asciiTheme="majorHAnsi" w:eastAsiaTheme="majorHAnsi" w:hAnsiTheme="majorHAnsi" w:hint="eastAsia"/>
            <w:lang w:eastAsia="ja-JP"/>
          </w:rPr>
          <w:t>に対し</w:t>
        </w:r>
      </w:ins>
      <w:ins w:id="329" w:author="岡本　俊一" w:date="2023-03-17T16:06:00Z">
        <w:r w:rsidRPr="00BF07D6">
          <w:rPr>
            <w:rFonts w:asciiTheme="majorHAnsi" w:eastAsiaTheme="majorHAnsi" w:hAnsiTheme="majorHAnsi" w:hint="eastAsia"/>
            <w:lang w:eastAsia="ja-JP"/>
          </w:rPr>
          <w:t>、</w:t>
        </w:r>
      </w:ins>
      <w:ins w:id="330" w:author="岡本　俊一" w:date="2023-03-17T16:08:00Z">
        <w:r>
          <w:rPr>
            <w:rFonts w:asciiTheme="majorHAnsi" w:eastAsiaTheme="majorHAnsi" w:hAnsiTheme="majorHAnsi" w:hint="eastAsia"/>
            <w:lang w:eastAsia="ja-JP"/>
          </w:rPr>
          <w:t>利用証明</w:t>
        </w:r>
        <w:proofErr w:type="spellEnd"/>
        <w:r>
          <w:rPr>
            <w:rFonts w:asciiTheme="majorHAnsi" w:eastAsiaTheme="majorHAnsi" w:hAnsiTheme="majorHAnsi" w:hint="eastAsia"/>
            <w:lang w:eastAsia="ja-JP"/>
          </w:rPr>
          <w:t>（納入済証明）</w:t>
        </w:r>
      </w:ins>
      <w:ins w:id="331" w:author="岡本　俊一" w:date="2023-03-17T16:09:00Z">
        <w:r>
          <w:rPr>
            <w:rFonts w:asciiTheme="majorHAnsi" w:eastAsiaTheme="majorHAnsi" w:hAnsiTheme="majorHAnsi" w:hint="eastAsia"/>
            <w:lang w:eastAsia="ja-JP"/>
          </w:rPr>
          <w:t>の</w:t>
        </w:r>
      </w:ins>
      <w:ins w:id="332" w:author="岡本　俊一" w:date="2023-03-17T16:06:00Z">
        <w:r w:rsidRPr="00BF07D6">
          <w:rPr>
            <w:rFonts w:asciiTheme="majorHAnsi" w:eastAsiaTheme="majorHAnsi" w:hAnsiTheme="majorHAnsi" w:hint="eastAsia"/>
            <w:lang w:eastAsia="ja-JP"/>
          </w:rPr>
          <w:t>発行の申請をデジタルで行う（申請フォーム、申請書類のデジタル化）</w:t>
        </w:r>
      </w:ins>
    </w:p>
    <w:p w14:paraId="166F53B7" w14:textId="62446735" w:rsidR="0080590C" w:rsidRDefault="0080590C">
      <w:pPr>
        <w:pStyle w:val="a0"/>
        <w:numPr>
          <w:ilvl w:val="0"/>
          <w:numId w:val="28"/>
        </w:numPr>
        <w:ind w:firstLineChars="0"/>
        <w:rPr>
          <w:ins w:id="333" w:author="岡本　俊一" w:date="2023-03-17T15:23:00Z"/>
          <w:rFonts w:asciiTheme="majorHAnsi" w:eastAsiaTheme="majorHAnsi" w:hAnsiTheme="majorHAnsi"/>
          <w:lang w:eastAsia="ja-JP"/>
        </w:rPr>
        <w:pPrChange w:id="334" w:author="岡本　俊一" w:date="2023-03-17T16:05:00Z">
          <w:pPr>
            <w:pStyle w:val="a0"/>
            <w:ind w:leftChars="100" w:left="420" w:hangingChars="100" w:hanging="210"/>
          </w:pPr>
        </w:pPrChange>
      </w:pPr>
      <w:ins w:id="335" w:author="岡本　俊一" w:date="2023-03-17T15:22:00Z">
        <w:r>
          <w:rPr>
            <w:rFonts w:asciiTheme="majorHAnsi" w:eastAsiaTheme="majorHAnsi" w:hAnsiTheme="majorHAnsi" w:hint="eastAsia"/>
            <w:lang w:eastAsia="ja-JP"/>
          </w:rPr>
          <w:t xml:space="preserve">　</w:t>
        </w:r>
        <w:r w:rsidRPr="0080590C">
          <w:rPr>
            <w:rFonts w:asciiTheme="majorHAnsi" w:eastAsiaTheme="majorHAnsi" w:hAnsiTheme="majorHAnsi" w:hint="eastAsia"/>
            <w:lang w:eastAsia="ja-JP"/>
          </w:rPr>
          <w:t>中小事業者からの依頼に基づ</w:t>
        </w:r>
        <w:r>
          <w:rPr>
            <w:rFonts w:asciiTheme="majorHAnsi" w:eastAsiaTheme="majorHAnsi" w:hAnsiTheme="majorHAnsi" w:hint="eastAsia"/>
            <w:lang w:eastAsia="ja-JP"/>
          </w:rPr>
          <w:t>き</w:t>
        </w:r>
        <w:r w:rsidRPr="0080590C">
          <w:rPr>
            <w:rFonts w:asciiTheme="majorHAnsi" w:eastAsiaTheme="majorHAnsi" w:hAnsiTheme="majorHAnsi" w:hint="eastAsia"/>
            <w:lang w:eastAsia="ja-JP"/>
          </w:rPr>
          <w:t>、租税特別措置法等の適用申請に必要な工業会証明書の申請に必要となる、当該適用製品等の利用証明（納入済証明）</w:t>
        </w:r>
        <w:r>
          <w:rPr>
            <w:rFonts w:asciiTheme="majorHAnsi" w:eastAsiaTheme="majorHAnsi" w:hAnsiTheme="majorHAnsi" w:hint="eastAsia"/>
            <w:lang w:eastAsia="ja-JP"/>
          </w:rPr>
          <w:t>を、設備メーカー</w:t>
        </w:r>
      </w:ins>
      <w:ins w:id="336" w:author="岡本　俊一" w:date="2023-03-17T15:23:00Z">
        <w:r>
          <w:rPr>
            <w:rFonts w:asciiTheme="majorHAnsi" w:eastAsiaTheme="majorHAnsi" w:hAnsiTheme="majorHAnsi" w:hint="eastAsia"/>
            <w:lang w:eastAsia="ja-JP"/>
          </w:rPr>
          <w:t>等がデジタル証明書として発行する。</w:t>
        </w:r>
      </w:ins>
    </w:p>
    <w:p w14:paraId="41511A49" w14:textId="0160813D" w:rsidR="0080590C" w:rsidRPr="00A06E26" w:rsidRDefault="0080590C">
      <w:pPr>
        <w:pStyle w:val="a0"/>
        <w:numPr>
          <w:ilvl w:val="0"/>
          <w:numId w:val="28"/>
        </w:numPr>
        <w:ind w:firstLineChars="0"/>
        <w:rPr>
          <w:ins w:id="337" w:author="宮島　一樹" w:date="2023-03-20T17:25:00Z"/>
          <w:rFonts w:asciiTheme="majorHAnsi" w:eastAsiaTheme="majorHAnsi" w:hAnsiTheme="majorHAnsi"/>
        </w:rPr>
        <w:pPrChange w:id="338" w:author="岡本　俊一" w:date="2023-03-17T16:09:00Z">
          <w:pPr>
            <w:pStyle w:val="a0"/>
            <w:ind w:leftChars="100" w:left="420" w:hangingChars="100" w:hanging="210"/>
          </w:pPr>
        </w:pPrChange>
      </w:pPr>
      <w:ins w:id="339" w:author="岡本　俊一" w:date="2023-03-17T15:23:00Z">
        <w:r>
          <w:rPr>
            <w:rFonts w:asciiTheme="majorHAnsi" w:eastAsiaTheme="majorHAnsi" w:hAnsiTheme="majorHAnsi" w:hint="eastAsia"/>
            <w:lang w:eastAsia="ja-JP"/>
          </w:rPr>
          <w:t xml:space="preserve">　中小事業者から</w:t>
        </w:r>
      </w:ins>
      <w:ins w:id="340" w:author="岡本　俊一" w:date="2023-03-17T16:09:00Z">
        <w:r w:rsidR="00BF07D6">
          <w:rPr>
            <w:rFonts w:asciiTheme="majorHAnsi" w:eastAsiaTheme="majorHAnsi" w:hAnsiTheme="majorHAnsi" w:hint="eastAsia"/>
            <w:lang w:eastAsia="ja-JP"/>
          </w:rPr>
          <w:t>工業会</w:t>
        </w:r>
      </w:ins>
      <w:ins w:id="341" w:author="岡本　俊一" w:date="2023-03-17T15:24:00Z">
        <w:r w:rsidRPr="0080590C">
          <w:rPr>
            <w:rFonts w:asciiTheme="majorHAnsi" w:eastAsiaTheme="majorHAnsi" w:hAnsiTheme="majorHAnsi" w:hint="eastAsia"/>
            <w:lang w:eastAsia="ja-JP"/>
          </w:rPr>
          <w:t>証明書発行者である代表団体等の工業会（中小企業庁工業会リスト掲載団体）</w:t>
        </w:r>
        <w:r>
          <w:rPr>
            <w:rFonts w:asciiTheme="majorHAnsi" w:eastAsiaTheme="majorHAnsi" w:hAnsiTheme="majorHAnsi" w:hint="eastAsia"/>
            <w:lang w:eastAsia="ja-JP"/>
          </w:rPr>
          <w:t>に対し、デジタルで証明書発行申請や必要となる付帯証明書等（利用証明等）を申請、連携を</w:t>
        </w:r>
      </w:ins>
      <w:ins w:id="342" w:author="岡本　俊一" w:date="2023-03-17T15:25:00Z">
        <w:r>
          <w:rPr>
            <w:rFonts w:asciiTheme="majorHAnsi" w:eastAsiaTheme="majorHAnsi" w:hAnsiTheme="majorHAnsi" w:hint="eastAsia"/>
            <w:lang w:eastAsia="ja-JP"/>
          </w:rPr>
          <w:t>執り行う。</w:t>
        </w:r>
      </w:ins>
    </w:p>
    <w:p w14:paraId="106E801A" w14:textId="5572BA3F" w:rsidR="00FC7963" w:rsidRPr="00A06E26" w:rsidRDefault="00FC7963">
      <w:pPr>
        <w:pStyle w:val="a0"/>
        <w:numPr>
          <w:ilvl w:val="0"/>
          <w:numId w:val="28"/>
        </w:numPr>
        <w:ind w:firstLineChars="0"/>
        <w:rPr>
          <w:rFonts w:asciiTheme="majorHAnsi" w:eastAsiaTheme="majorHAnsi" w:hAnsiTheme="majorHAnsi"/>
        </w:rPr>
        <w:pPrChange w:id="343" w:author="岡本　俊一" w:date="2023-03-20T17:25:00Z">
          <w:pPr>
            <w:pStyle w:val="a0"/>
            <w:ind w:leftChars="100" w:left="420" w:hangingChars="100" w:hanging="210"/>
          </w:pPr>
        </w:pPrChange>
      </w:pPr>
      <w:del w:id="344" w:author="岡本　俊一" w:date="2023-03-17T15:19:00Z">
        <w:r w:rsidRPr="00A06E26" w:rsidDel="0080590C">
          <w:rPr>
            <w:rFonts w:asciiTheme="majorHAnsi" w:eastAsiaTheme="majorHAnsi" w:hAnsiTheme="majorHAnsi" w:hint="eastAsia"/>
          </w:rPr>
          <w:delText>③</w:delText>
        </w:r>
      </w:del>
      <w:del w:id="345" w:author="岡本　俊一" w:date="2023-03-17T16:09:00Z">
        <w:r w:rsidRPr="00A06E26" w:rsidDel="00BF07D6">
          <w:rPr>
            <w:rFonts w:asciiTheme="majorHAnsi" w:eastAsiaTheme="majorHAnsi" w:hAnsiTheme="majorHAnsi" w:hint="eastAsia"/>
            <w:lang w:eastAsia="ja-JP"/>
          </w:rPr>
          <w:delText xml:space="preserve">　</w:delText>
        </w:r>
      </w:del>
      <w:proofErr w:type="spellStart"/>
      <w:r w:rsidRPr="00A06E26">
        <w:rPr>
          <w:rFonts w:asciiTheme="majorHAnsi" w:eastAsiaTheme="majorHAnsi" w:hAnsiTheme="majorHAnsi" w:hint="eastAsia"/>
        </w:rPr>
        <w:t>証明書発行者である代表団体等の工業会（中小企業庁工業会リスト掲載団体）が、</w:t>
      </w:r>
      <w:ins w:id="346" w:author="岡本　俊一" w:date="2023-03-17T14:47:00Z">
        <w:r w:rsidR="00F67C6B">
          <w:rPr>
            <w:rFonts w:asciiTheme="majorHAnsi" w:eastAsiaTheme="majorHAnsi" w:hAnsiTheme="majorHAnsi" w:hint="eastAsia"/>
            <w:lang w:eastAsia="ja-JP"/>
          </w:rPr>
          <w:t>デジタルの</w:t>
        </w:r>
      </w:ins>
      <w:r w:rsidRPr="00A06E26">
        <w:rPr>
          <w:rFonts w:asciiTheme="majorHAnsi" w:eastAsiaTheme="majorHAnsi" w:hAnsiTheme="majorHAnsi" w:hint="eastAsia"/>
        </w:rPr>
        <w:t>申請書類</w:t>
      </w:r>
      <w:ins w:id="347" w:author="岡本　俊一" w:date="2023-03-17T14:47:00Z">
        <w:r w:rsidR="00F67C6B">
          <w:rPr>
            <w:rFonts w:asciiTheme="majorHAnsi" w:eastAsiaTheme="majorHAnsi" w:hAnsiTheme="majorHAnsi" w:hint="eastAsia"/>
            <w:lang w:eastAsia="ja-JP"/>
          </w:rPr>
          <w:t>や必要となる付帯証明書等</w:t>
        </w:r>
      </w:ins>
      <w:r w:rsidRPr="00A06E26">
        <w:rPr>
          <w:rFonts w:asciiTheme="majorHAnsi" w:eastAsiaTheme="majorHAnsi" w:hAnsiTheme="majorHAnsi" w:hint="eastAsia"/>
        </w:rPr>
        <w:t>をもとに審査実施し、証明書発行可否判断を実施</w:t>
      </w:r>
      <w:ins w:id="348" w:author="岡本　俊一" w:date="2023-03-17T14:51:00Z">
        <w:r w:rsidR="00F67C6B">
          <w:rPr>
            <w:rFonts w:asciiTheme="majorHAnsi" w:eastAsiaTheme="majorHAnsi" w:hAnsiTheme="majorHAnsi" w:hint="eastAsia"/>
            <w:lang w:eastAsia="ja-JP"/>
          </w:rPr>
          <w:t>する</w:t>
        </w:r>
      </w:ins>
      <w:proofErr w:type="spellEnd"/>
      <w:r w:rsidRPr="00A06E26">
        <w:rPr>
          <w:rFonts w:asciiTheme="majorHAnsi" w:eastAsiaTheme="majorHAnsi" w:hAnsiTheme="majorHAnsi" w:hint="eastAsia"/>
        </w:rPr>
        <w:t>。</w:t>
      </w:r>
    </w:p>
    <w:p w14:paraId="7A352222" w14:textId="7BD7E03F" w:rsidR="00FC7963" w:rsidRDefault="00BF07D6" w:rsidP="00FC7963">
      <w:pPr>
        <w:pStyle w:val="a0"/>
        <w:ind w:leftChars="100" w:left="420" w:hangingChars="100" w:hanging="210"/>
        <w:rPr>
          <w:ins w:id="349" w:author="岡本　俊一" w:date="2023-03-17T16:10:00Z"/>
          <w:rFonts w:asciiTheme="majorHAnsi" w:eastAsiaTheme="majorHAnsi" w:hAnsiTheme="majorHAnsi"/>
        </w:rPr>
      </w:pPr>
      <w:ins w:id="350" w:author="岡本　俊一" w:date="2023-03-17T16:09:00Z">
        <w:r>
          <w:rPr>
            <w:rFonts w:asciiTheme="majorHAnsi" w:eastAsiaTheme="majorHAnsi" w:hAnsiTheme="majorHAnsi" w:hint="eastAsia"/>
            <w:lang w:eastAsia="ja-JP"/>
          </w:rPr>
          <w:t>⑤</w:t>
        </w:r>
      </w:ins>
      <w:del w:id="351" w:author="岡本　俊一" w:date="2023-03-17T15:19:00Z">
        <w:r w:rsidR="00FC7963" w:rsidRPr="00A06E26" w:rsidDel="0080590C">
          <w:rPr>
            <w:rFonts w:asciiTheme="majorHAnsi" w:eastAsiaTheme="majorHAnsi" w:hAnsiTheme="majorHAnsi" w:hint="eastAsia"/>
          </w:rPr>
          <w:delText>④</w:delText>
        </w:r>
      </w:del>
      <w:r w:rsidR="00FC7963" w:rsidRPr="00A06E26">
        <w:rPr>
          <w:rFonts w:asciiTheme="majorHAnsi" w:eastAsiaTheme="majorHAnsi" w:hAnsiTheme="majorHAnsi" w:hint="eastAsia"/>
          <w:lang w:eastAsia="ja-JP"/>
        </w:rPr>
        <w:t xml:space="preserve">　</w:t>
      </w:r>
      <w:r w:rsidR="00FC7963" w:rsidRPr="00A06E26">
        <w:rPr>
          <w:rFonts w:asciiTheme="majorHAnsi" w:eastAsiaTheme="majorHAnsi" w:hAnsiTheme="majorHAnsi" w:hint="eastAsia"/>
        </w:rPr>
        <w:t>証明書発行審査完了後、証明書発行者である代表団体等の工業会（中小企業庁工業会リスト掲載団体）が証明書</w:t>
      </w:r>
      <w:proofErr w:type="spellStart"/>
      <w:r w:rsidR="00FC7963" w:rsidRPr="00A06E26">
        <w:rPr>
          <w:rFonts w:asciiTheme="majorHAnsi" w:eastAsiaTheme="majorHAnsi" w:hAnsiTheme="majorHAnsi" w:hint="eastAsia"/>
        </w:rPr>
        <w:t>を</w:t>
      </w:r>
      <w:r w:rsidR="00FC7963" w:rsidRPr="00A06E26">
        <w:rPr>
          <w:rFonts w:asciiTheme="majorHAnsi" w:eastAsiaTheme="majorHAnsi" w:hAnsiTheme="majorHAnsi"/>
        </w:rPr>
        <w:t>VC</w:t>
      </w:r>
      <w:r w:rsidR="00FC7963" w:rsidRPr="00A06E26">
        <w:rPr>
          <w:rFonts w:asciiTheme="majorHAnsi" w:eastAsiaTheme="majorHAnsi" w:hAnsiTheme="majorHAnsi" w:hint="eastAsia"/>
        </w:rPr>
        <w:t>（</w:t>
      </w:r>
      <w:r w:rsidR="00FC7963" w:rsidRPr="00A06E26">
        <w:rPr>
          <w:rFonts w:asciiTheme="majorHAnsi" w:eastAsiaTheme="majorHAnsi" w:hAnsiTheme="majorHAnsi"/>
        </w:rPr>
        <w:t>Verifiable</w:t>
      </w:r>
      <w:proofErr w:type="spellEnd"/>
      <w:r w:rsidR="00FC7963" w:rsidRPr="00A06E26">
        <w:rPr>
          <w:rFonts w:asciiTheme="majorHAnsi" w:eastAsiaTheme="majorHAnsi" w:hAnsiTheme="majorHAnsi"/>
        </w:rPr>
        <w:t xml:space="preserve"> </w:t>
      </w:r>
      <w:del w:id="352" w:author="宮島　一樹" w:date="2023-03-20T17:25:00Z">
        <w:r w:rsidR="00FC7963" w:rsidRPr="00A06E26">
          <w:rPr>
            <w:rFonts w:asciiTheme="majorHAnsi" w:eastAsiaTheme="majorHAnsi" w:hAnsiTheme="majorHAnsi"/>
          </w:rPr>
          <w:delText>Credential</w:delText>
        </w:r>
      </w:del>
      <w:ins w:id="353" w:author="宮島　一樹" w:date="2023-03-20T17:25:00Z">
        <w:r w:rsidR="00FC7963" w:rsidRPr="00A06E26">
          <w:rPr>
            <w:rFonts w:asciiTheme="majorHAnsi" w:eastAsiaTheme="majorHAnsi" w:hAnsiTheme="majorHAnsi"/>
          </w:rPr>
          <w:t>Credential</w:t>
        </w:r>
      </w:ins>
      <w:ins w:id="354" w:author="鈴木 茂哉" w:date="2023-03-14T22:20:00Z">
        <w:r w:rsidR="00A81F26">
          <w:rPr>
            <w:rFonts w:asciiTheme="majorHAnsi" w:eastAsiaTheme="majorHAnsi" w:hAnsiTheme="majorHAnsi"/>
            <w:lang w:val="en-US"/>
          </w:rPr>
          <w:t>s</w:t>
        </w:r>
      </w:ins>
      <w:r w:rsidR="00FC7963" w:rsidRPr="00A06E26">
        <w:rPr>
          <w:rFonts w:asciiTheme="majorHAnsi" w:eastAsiaTheme="majorHAnsi" w:hAnsiTheme="majorHAnsi" w:hint="eastAsia"/>
        </w:rPr>
        <w:t>）</w:t>
      </w:r>
      <w:proofErr w:type="spellStart"/>
      <w:r w:rsidR="00FC7963" w:rsidRPr="00A06E26">
        <w:rPr>
          <w:rFonts w:asciiTheme="majorHAnsi" w:eastAsiaTheme="majorHAnsi" w:hAnsiTheme="majorHAnsi" w:hint="eastAsia"/>
        </w:rPr>
        <w:t>にて発行し、</w:t>
      </w:r>
      <w:r w:rsidR="00FC7963" w:rsidRPr="00A06E26">
        <w:rPr>
          <w:rFonts w:asciiTheme="majorHAnsi" w:eastAsiaTheme="majorHAnsi" w:hAnsiTheme="majorHAnsi"/>
        </w:rPr>
        <w:t>Identity</w:t>
      </w:r>
      <w:proofErr w:type="spellEnd"/>
      <w:r w:rsidR="00FC7963" w:rsidRPr="00A06E26">
        <w:rPr>
          <w:rFonts w:asciiTheme="majorHAnsi" w:eastAsiaTheme="majorHAnsi" w:hAnsiTheme="majorHAnsi"/>
        </w:rPr>
        <w:t xml:space="preserve"> </w:t>
      </w:r>
      <w:del w:id="355" w:author="宮島　一樹" w:date="2023-03-23T18:50:00Z">
        <w:r w:rsidR="00FC7963" w:rsidRPr="00A06E26" w:rsidDel="007C5875">
          <w:rPr>
            <w:rFonts w:asciiTheme="majorHAnsi" w:eastAsiaTheme="majorHAnsi" w:hAnsiTheme="majorHAnsi"/>
          </w:rPr>
          <w:delText>Wallet</w:delText>
        </w:r>
      </w:del>
      <w:ins w:id="356" w:author="宮島　一樹" w:date="2023-03-23T18:50:00Z">
        <w:r w:rsidR="007C5875">
          <w:rPr>
            <w:rFonts w:asciiTheme="majorHAnsi" w:eastAsiaTheme="majorHAnsi" w:hAnsiTheme="majorHAnsi"/>
          </w:rPr>
          <w:t>Wallet</w:t>
        </w:r>
      </w:ins>
      <w:r w:rsidR="00FC7963" w:rsidRPr="00A06E26">
        <w:rPr>
          <w:rFonts w:asciiTheme="majorHAnsi" w:eastAsiaTheme="majorHAnsi" w:hAnsiTheme="majorHAnsi" w:hint="eastAsia"/>
        </w:rPr>
        <w:t>に格納する。尚、他工業会、例えば</w:t>
      </w:r>
      <w:r w:rsidR="00FC7963" w:rsidRPr="00A06E26">
        <w:rPr>
          <w:rFonts w:asciiTheme="majorHAnsi" w:eastAsiaTheme="majorHAnsi" w:hAnsiTheme="majorHAnsi"/>
        </w:rPr>
        <w:t>JEITA</w:t>
      </w:r>
      <w:r w:rsidR="00FC7963" w:rsidRPr="00A06E26">
        <w:rPr>
          <w:rFonts w:asciiTheme="majorHAnsi" w:eastAsiaTheme="majorHAnsi" w:hAnsiTheme="majorHAnsi" w:hint="eastAsia"/>
        </w:rPr>
        <w:t>等の工業会証明書の</w:t>
      </w:r>
      <w:r w:rsidR="00FC7963" w:rsidRPr="00A06E26">
        <w:rPr>
          <w:rFonts w:asciiTheme="majorHAnsi" w:eastAsiaTheme="majorHAnsi" w:hAnsiTheme="majorHAnsi"/>
        </w:rPr>
        <w:t>VC</w:t>
      </w:r>
      <w:r w:rsidR="00FC7963" w:rsidRPr="00A06E26">
        <w:rPr>
          <w:rFonts w:asciiTheme="majorHAnsi" w:eastAsiaTheme="majorHAnsi" w:hAnsiTheme="majorHAnsi" w:hint="eastAsia"/>
        </w:rPr>
        <w:t>も格納できる形を想定する。</w:t>
      </w:r>
      <w:r w:rsidR="00FC7963" w:rsidRPr="00A06E26">
        <w:rPr>
          <w:rFonts w:asciiTheme="majorHAnsi" w:eastAsiaTheme="majorHAnsi" w:hAnsiTheme="majorHAnsi"/>
        </w:rPr>
        <w:t>(</w:t>
      </w:r>
      <w:r w:rsidR="00FC7963" w:rsidRPr="00A06E26">
        <w:rPr>
          <w:rFonts w:asciiTheme="majorHAnsi" w:eastAsiaTheme="majorHAnsi" w:hAnsiTheme="majorHAnsi" w:hint="eastAsia"/>
        </w:rPr>
        <w:t>設備機械とソフトウェアはセットで申請されることが多いため</w:t>
      </w:r>
      <w:r w:rsidR="00FC7963" w:rsidRPr="00A06E26">
        <w:rPr>
          <w:rFonts w:asciiTheme="majorHAnsi" w:eastAsiaTheme="majorHAnsi" w:hAnsiTheme="majorHAnsi"/>
        </w:rPr>
        <w:t>)</w:t>
      </w:r>
      <w:r w:rsidR="00FC7963" w:rsidRPr="00A06E26">
        <w:rPr>
          <w:rFonts w:asciiTheme="majorHAnsi" w:eastAsiaTheme="majorHAnsi" w:hAnsiTheme="majorHAnsi" w:hint="eastAsia"/>
        </w:rPr>
        <w:t>またその際に発行した旨を通知として中小企業者は受け取る。</w:t>
      </w:r>
    </w:p>
    <w:p w14:paraId="32D0BBF1" w14:textId="09BAB87C" w:rsidR="00BF07D6" w:rsidRPr="00A06E26" w:rsidDel="00BF07D6" w:rsidRDefault="00FC7963">
      <w:pPr>
        <w:pStyle w:val="a0"/>
        <w:ind w:firstLineChars="0"/>
        <w:rPr>
          <w:del w:id="357" w:author="岡本　俊一" w:date="2023-03-17T16:10:00Z"/>
          <w:rFonts w:asciiTheme="majorHAnsi" w:eastAsiaTheme="majorHAnsi" w:hAnsiTheme="majorHAnsi"/>
          <w:lang w:eastAsia="ja-JP"/>
        </w:rPr>
        <w:pPrChange w:id="358" w:author="岡本　俊一" w:date="2023-03-17T16:11:00Z">
          <w:pPr>
            <w:pStyle w:val="a0"/>
            <w:ind w:leftChars="100" w:left="420" w:hangingChars="100" w:hanging="210"/>
          </w:pPr>
        </w:pPrChange>
      </w:pPr>
      <w:del w:id="359" w:author="宮島　一樹" w:date="2023-03-20T17:25:00Z">
        <w:r w:rsidRPr="00A06E26">
          <w:rPr>
            <w:rFonts w:asciiTheme="majorHAnsi" w:eastAsiaTheme="majorHAnsi" w:hAnsiTheme="majorHAnsi" w:hint="eastAsia"/>
          </w:rPr>
          <w:delText>⑤</w:delText>
        </w:r>
        <w:r w:rsidRPr="00A06E26">
          <w:rPr>
            <w:rFonts w:asciiTheme="majorHAnsi" w:eastAsiaTheme="majorHAnsi" w:hAnsiTheme="majorHAnsi" w:hint="eastAsia"/>
            <w:lang w:eastAsia="ja-JP"/>
          </w:rPr>
          <w:delText xml:space="preserve">　</w:delText>
        </w:r>
      </w:del>
      <w:ins w:id="360" w:author="岡本　俊一" w:date="2023-03-17T16:11:00Z">
        <w:r w:rsidR="00BF07D6">
          <w:rPr>
            <w:rFonts w:asciiTheme="majorHAnsi" w:eastAsiaTheme="majorHAnsi" w:hAnsiTheme="majorHAnsi" w:hint="eastAsia"/>
            <w:lang w:eastAsia="ja-JP"/>
          </w:rPr>
          <w:t xml:space="preserve">　⑥</w:t>
        </w:r>
      </w:ins>
    </w:p>
    <w:p w14:paraId="4446582A" w14:textId="23C2CFBE" w:rsidR="00BF07D6" w:rsidRDefault="00FC7963">
      <w:pPr>
        <w:pStyle w:val="a0"/>
        <w:ind w:firstLineChars="0"/>
        <w:rPr>
          <w:ins w:id="361" w:author="岡本　俊一" w:date="2023-03-17T16:11:00Z"/>
          <w:rFonts w:asciiTheme="majorHAnsi" w:eastAsiaTheme="majorHAnsi" w:hAnsiTheme="majorHAnsi"/>
        </w:rPr>
        <w:pPrChange w:id="362" w:author="岡本　俊一" w:date="2023-03-17T16:11:00Z">
          <w:pPr>
            <w:pStyle w:val="a0"/>
            <w:numPr>
              <w:numId w:val="28"/>
            </w:numPr>
            <w:ind w:left="570" w:firstLineChars="0" w:hanging="360"/>
          </w:pPr>
        </w:pPrChange>
      </w:pPr>
      <w:del w:id="363" w:author="岡本　俊一" w:date="2023-03-17T15:19:00Z">
        <w:r w:rsidRPr="00A06E26" w:rsidDel="0080590C">
          <w:rPr>
            <w:rFonts w:asciiTheme="majorHAnsi" w:eastAsiaTheme="majorHAnsi" w:hAnsiTheme="majorHAnsi" w:hint="eastAsia"/>
          </w:rPr>
          <w:delText>⑤</w:delText>
        </w:r>
      </w:del>
      <w:del w:id="364" w:author="岡本　俊一" w:date="2023-03-17T16:11:00Z">
        <w:r w:rsidRPr="00A06E26" w:rsidDel="00BF07D6">
          <w:rPr>
            <w:rFonts w:asciiTheme="majorHAnsi" w:eastAsiaTheme="majorHAnsi" w:hAnsiTheme="majorHAnsi" w:hint="eastAsia"/>
            <w:lang w:eastAsia="ja-JP"/>
          </w:rPr>
          <w:delText xml:space="preserve">　</w:delText>
        </w:r>
      </w:del>
      <w:ins w:id="365" w:author="岡本　俊一" w:date="2023-03-17T16:10:00Z">
        <w:r w:rsidR="00BF07D6" w:rsidRPr="00BF07D6">
          <w:rPr>
            <w:rFonts w:asciiTheme="majorHAnsi" w:eastAsiaTheme="majorHAnsi" w:hAnsiTheme="majorHAnsi" w:hint="eastAsia"/>
            <w:lang w:eastAsia="ja-JP"/>
          </w:rPr>
          <w:t xml:space="preserve">　</w:t>
        </w:r>
      </w:ins>
      <w:proofErr w:type="spellStart"/>
      <w:r w:rsidRPr="00A06E26">
        <w:rPr>
          <w:rFonts w:asciiTheme="majorHAnsi" w:eastAsiaTheme="majorHAnsi" w:hAnsiTheme="majorHAnsi" w:hint="eastAsia"/>
        </w:rPr>
        <w:t>並行で、証明書申請者である中小事業者が、</w:t>
      </w:r>
      <w:r w:rsidRPr="00A06E26">
        <w:rPr>
          <w:rFonts w:asciiTheme="majorHAnsi" w:eastAsiaTheme="majorHAnsi" w:hAnsiTheme="majorHAnsi"/>
        </w:rPr>
        <w:t>Identity</w:t>
      </w:r>
      <w:proofErr w:type="spellEnd"/>
      <w:r w:rsidRPr="00A06E26">
        <w:rPr>
          <w:rFonts w:asciiTheme="majorHAnsi" w:eastAsiaTheme="majorHAnsi" w:hAnsiTheme="majorHAnsi"/>
        </w:rPr>
        <w:t xml:space="preserve"> </w:t>
      </w:r>
      <w:del w:id="366" w:author="宮島　一樹" w:date="2023-03-23T18:50:00Z">
        <w:r w:rsidRPr="00A06E26" w:rsidDel="007C5875">
          <w:rPr>
            <w:rFonts w:asciiTheme="majorHAnsi" w:eastAsiaTheme="majorHAnsi" w:hAnsiTheme="majorHAnsi"/>
          </w:rPr>
          <w:delText>Wallet</w:delText>
        </w:r>
      </w:del>
      <w:proofErr w:type="spellStart"/>
      <w:ins w:id="367" w:author="宮島　一樹" w:date="2023-03-23T18:50:00Z">
        <w:r w:rsidR="007C5875">
          <w:rPr>
            <w:rFonts w:asciiTheme="majorHAnsi" w:eastAsiaTheme="majorHAnsi" w:hAnsiTheme="majorHAnsi"/>
          </w:rPr>
          <w:t>Wallet</w:t>
        </w:r>
      </w:ins>
      <w:r w:rsidRPr="00A06E26">
        <w:rPr>
          <w:rFonts w:asciiTheme="majorHAnsi" w:eastAsiaTheme="majorHAnsi" w:hAnsiTheme="majorHAnsi" w:hint="eastAsia"/>
        </w:rPr>
        <w:t>へアクセスする</w:t>
      </w:r>
      <w:proofErr w:type="spellEnd"/>
      <w:del w:id="368" w:author="宮島　一樹" w:date="2023-03-20T17:25:00Z">
        <w:r w:rsidRPr="00A06E26">
          <w:rPr>
            <w:rFonts w:asciiTheme="majorHAnsi" w:eastAsiaTheme="majorHAnsi" w:hAnsiTheme="majorHAnsi" w:hint="eastAsia"/>
          </w:rPr>
          <w:delText>。（</w:delText>
        </w:r>
      </w:del>
      <w:ins w:id="369" w:author="宮島　一樹" w:date="2023-03-20T17:25:00Z">
        <w:r w:rsidRPr="00A06E26">
          <w:rPr>
            <w:rFonts w:asciiTheme="majorHAnsi" w:eastAsiaTheme="majorHAnsi" w:hAnsiTheme="majorHAnsi" w:hint="eastAsia"/>
          </w:rPr>
          <w:t>。</w:t>
        </w:r>
      </w:ins>
    </w:p>
    <w:p w14:paraId="636B777F" w14:textId="074A30FF" w:rsidR="00FC7963" w:rsidRPr="00A06E26" w:rsidRDefault="00FC7963">
      <w:pPr>
        <w:pStyle w:val="a0"/>
        <w:ind w:firstLine="210"/>
        <w:rPr>
          <w:rFonts w:asciiTheme="majorHAnsi" w:eastAsiaTheme="majorHAnsi" w:hAnsiTheme="majorHAnsi"/>
        </w:rPr>
        <w:pPrChange w:id="370" w:author="岡本　俊一" w:date="2023-03-20T17:25:00Z">
          <w:pPr>
            <w:pStyle w:val="a0"/>
            <w:ind w:leftChars="100" w:left="420" w:hangingChars="100" w:hanging="210"/>
          </w:pPr>
        </w:pPrChange>
      </w:pPr>
      <w:ins w:id="371" w:author="宮島　一樹" w:date="2023-03-20T17:25:00Z">
        <w:r w:rsidRPr="00A06E26">
          <w:rPr>
            <w:rFonts w:asciiTheme="majorHAnsi" w:eastAsiaTheme="majorHAnsi" w:hAnsiTheme="majorHAnsi" w:hint="eastAsia"/>
          </w:rPr>
          <w:t>（</w:t>
        </w:r>
      </w:ins>
      <w:proofErr w:type="spellStart"/>
      <w:del w:id="372" w:author="岡本　俊一" w:date="2023-03-17T15:07:00Z">
        <w:r w:rsidRPr="00A06E26" w:rsidDel="0080590C">
          <w:rPr>
            <w:rFonts w:asciiTheme="majorHAnsi" w:eastAsiaTheme="majorHAnsi" w:hAnsiTheme="majorHAnsi" w:hint="eastAsia"/>
          </w:rPr>
          <w:delText>取得にあたり</w:delText>
        </w:r>
      </w:del>
      <w:del w:id="373" w:author="宮島　一樹" w:date="2023-03-20T17:25:00Z">
        <w:r w:rsidRPr="00A06E26">
          <w:rPr>
            <w:rFonts w:asciiTheme="majorHAnsi" w:eastAsiaTheme="majorHAnsi" w:hAnsiTheme="majorHAnsi" w:hint="eastAsia"/>
          </w:rPr>
          <w:delText>事業者本人認証</w:delText>
        </w:r>
      </w:del>
      <w:del w:id="374" w:author="岡本　俊一" w:date="2023-03-17T15:07:00Z">
        <w:r w:rsidRPr="00A06E26" w:rsidDel="0080590C">
          <w:rPr>
            <w:rFonts w:asciiTheme="majorHAnsi" w:eastAsiaTheme="majorHAnsi" w:hAnsiTheme="majorHAnsi" w:hint="eastAsia"/>
          </w:rPr>
          <w:delText>事業者本人</w:delText>
        </w:r>
      </w:del>
      <w:ins w:id="375" w:author="岡本　俊一" w:date="2023-03-17T15:07:00Z">
        <w:r w:rsidR="0080590C">
          <w:rPr>
            <w:rFonts w:asciiTheme="majorHAnsi" w:eastAsiaTheme="majorHAnsi" w:hAnsiTheme="majorHAnsi" w:hint="eastAsia"/>
            <w:lang w:eastAsia="ja-JP"/>
          </w:rPr>
          <w:t>当人</w:t>
        </w:r>
      </w:ins>
      <w:ins w:id="376" w:author="宮島　一樹" w:date="2023-03-20T17:25:00Z">
        <w:r w:rsidRPr="00A06E26">
          <w:rPr>
            <w:rFonts w:asciiTheme="majorHAnsi" w:eastAsiaTheme="majorHAnsi" w:hAnsiTheme="majorHAnsi" w:hint="eastAsia"/>
          </w:rPr>
          <w:t>認証</w:t>
        </w:r>
      </w:ins>
      <w:r w:rsidRPr="00A06E26">
        <w:rPr>
          <w:rFonts w:asciiTheme="majorHAnsi" w:eastAsiaTheme="majorHAnsi" w:hAnsiTheme="majorHAnsi" w:hint="eastAsia"/>
        </w:rPr>
        <w:t>として</w:t>
      </w:r>
      <w:r w:rsidRPr="00A06E26">
        <w:rPr>
          <w:rFonts w:asciiTheme="majorHAnsi" w:eastAsiaTheme="majorHAnsi" w:hAnsiTheme="majorHAnsi"/>
        </w:rPr>
        <w:t>G</w:t>
      </w:r>
      <w:r w:rsidRPr="00A06E26">
        <w:rPr>
          <w:rFonts w:asciiTheme="majorHAnsi" w:eastAsiaTheme="majorHAnsi" w:hAnsiTheme="majorHAnsi" w:hint="eastAsia"/>
        </w:rPr>
        <w:t>ビズ</w:t>
      </w:r>
      <w:r w:rsidRPr="00A06E26">
        <w:rPr>
          <w:rFonts w:asciiTheme="majorHAnsi" w:eastAsiaTheme="majorHAnsi" w:hAnsiTheme="majorHAnsi"/>
        </w:rPr>
        <w:t>ID</w:t>
      </w:r>
      <w:r w:rsidRPr="00A06E26">
        <w:rPr>
          <w:rFonts w:asciiTheme="majorHAnsi" w:eastAsiaTheme="majorHAnsi" w:hAnsiTheme="majorHAnsi" w:hint="eastAsia"/>
        </w:rPr>
        <w:t>連携なども視野にいれる</w:t>
      </w:r>
      <w:proofErr w:type="spellEnd"/>
      <w:r w:rsidRPr="00A06E26">
        <w:rPr>
          <w:rFonts w:asciiTheme="majorHAnsi" w:eastAsiaTheme="majorHAnsi" w:hAnsiTheme="majorHAnsi" w:hint="eastAsia"/>
        </w:rPr>
        <w:t>）</w:t>
      </w:r>
    </w:p>
    <w:p w14:paraId="2CD43ACC" w14:textId="706120C5" w:rsidR="00FC7963" w:rsidRPr="00A06E26" w:rsidDel="0080590C" w:rsidRDefault="00FC7963" w:rsidP="00FC7963">
      <w:pPr>
        <w:pStyle w:val="a0"/>
        <w:ind w:leftChars="100" w:left="420" w:hangingChars="100" w:hanging="210"/>
        <w:rPr>
          <w:del w:id="377" w:author="岡本　俊一" w:date="2023-03-17T15:25:00Z"/>
          <w:rFonts w:asciiTheme="majorHAnsi" w:eastAsiaTheme="majorHAnsi" w:hAnsiTheme="majorHAnsi"/>
        </w:rPr>
      </w:pPr>
      <w:del w:id="378" w:author="岡本　俊一" w:date="2023-03-17T15:25:00Z">
        <w:r w:rsidRPr="00A06E26" w:rsidDel="0080590C">
          <w:rPr>
            <w:rFonts w:asciiTheme="majorHAnsi" w:eastAsiaTheme="majorHAnsi" w:hAnsiTheme="majorHAnsi" w:hint="eastAsia"/>
          </w:rPr>
          <w:delText>⑥</w:delText>
        </w:r>
        <w:r w:rsidRPr="00A06E26" w:rsidDel="0080590C">
          <w:rPr>
            <w:rFonts w:asciiTheme="majorHAnsi" w:eastAsiaTheme="majorHAnsi" w:hAnsiTheme="majorHAnsi" w:hint="eastAsia"/>
            <w:lang w:eastAsia="ja-JP"/>
          </w:rPr>
          <w:delText xml:space="preserve">　</w:delText>
        </w:r>
        <w:r w:rsidRPr="00A06E26" w:rsidDel="0080590C">
          <w:rPr>
            <w:rFonts w:asciiTheme="majorHAnsi" w:eastAsiaTheme="majorHAnsi" w:hAnsiTheme="majorHAnsi" w:hint="eastAsia"/>
          </w:rPr>
          <w:delText>証明書検証者である全国の</w:delText>
        </w:r>
        <w:r w:rsidRPr="00A06E26" w:rsidDel="0080590C">
          <w:rPr>
            <w:rFonts w:asciiTheme="majorHAnsi" w:eastAsiaTheme="majorHAnsi" w:hAnsiTheme="majorHAnsi"/>
          </w:rPr>
          <w:delText>IT</w:delText>
        </w:r>
        <w:r w:rsidRPr="00A06E26" w:rsidDel="0080590C">
          <w:rPr>
            <w:rFonts w:asciiTheme="majorHAnsi" w:eastAsiaTheme="majorHAnsi" w:hAnsiTheme="majorHAnsi" w:hint="eastAsia"/>
          </w:rPr>
          <w:delText>企業等の設備メーカー等の</w:delText>
        </w:r>
        <w:r w:rsidRPr="00A06E26" w:rsidDel="0080590C">
          <w:rPr>
            <w:rFonts w:asciiTheme="majorHAnsi" w:eastAsiaTheme="majorHAnsi" w:hAnsiTheme="majorHAnsi"/>
          </w:rPr>
          <w:delText xml:space="preserve">Identity </w:delText>
        </w:r>
      </w:del>
      <w:del w:id="379" w:author="宮島　一樹" w:date="2023-03-23T18:50:00Z">
        <w:r w:rsidRPr="00A06E26" w:rsidDel="007C5875">
          <w:rPr>
            <w:rFonts w:asciiTheme="majorHAnsi" w:eastAsiaTheme="majorHAnsi" w:hAnsiTheme="majorHAnsi"/>
          </w:rPr>
          <w:delText>Wallet</w:delText>
        </w:r>
      </w:del>
      <w:proofErr w:type="spellStart"/>
      <w:ins w:id="380" w:author="宮島　一樹" w:date="2023-03-23T18:50:00Z">
        <w:r w:rsidR="007C5875">
          <w:rPr>
            <w:rFonts w:asciiTheme="majorHAnsi" w:eastAsiaTheme="majorHAnsi" w:hAnsiTheme="majorHAnsi"/>
          </w:rPr>
          <w:t>Wallet</w:t>
        </w:r>
      </w:ins>
      <w:del w:id="381" w:author="岡本　俊一" w:date="2023-03-17T15:25:00Z">
        <w:r w:rsidRPr="00A06E26" w:rsidDel="0080590C">
          <w:rPr>
            <w:rFonts w:asciiTheme="majorHAnsi" w:eastAsiaTheme="majorHAnsi" w:hAnsiTheme="majorHAnsi" w:hint="eastAsia"/>
          </w:rPr>
          <w:delText>から、証明書利用者である中小事業者が、</w:delText>
        </w:r>
        <w:r w:rsidRPr="00A06E26" w:rsidDel="0080590C">
          <w:rPr>
            <w:rFonts w:asciiTheme="majorHAnsi" w:eastAsiaTheme="majorHAnsi" w:hAnsiTheme="majorHAnsi"/>
          </w:rPr>
          <w:delText xml:space="preserve">Identity </w:delText>
        </w:r>
      </w:del>
      <w:del w:id="382" w:author="宮島　一樹" w:date="2023-03-23T18:50:00Z">
        <w:r w:rsidRPr="00A06E26" w:rsidDel="007C5875">
          <w:rPr>
            <w:rFonts w:asciiTheme="majorHAnsi" w:eastAsiaTheme="majorHAnsi" w:hAnsiTheme="majorHAnsi"/>
          </w:rPr>
          <w:delText>Wallet</w:delText>
        </w:r>
      </w:del>
      <w:ins w:id="383" w:author="宮島　一樹" w:date="2023-03-23T18:50:00Z">
        <w:r w:rsidR="007C5875">
          <w:rPr>
            <w:rFonts w:asciiTheme="majorHAnsi" w:eastAsiaTheme="majorHAnsi" w:hAnsiTheme="majorHAnsi"/>
          </w:rPr>
          <w:t>Wallet</w:t>
        </w:r>
      </w:ins>
      <w:proofErr w:type="spellEnd"/>
      <w:del w:id="384" w:author="岡本　俊一" w:date="2023-03-17T15:25:00Z">
        <w:r w:rsidRPr="00A06E26" w:rsidDel="0080590C">
          <w:rPr>
            <w:rFonts w:asciiTheme="majorHAnsi" w:eastAsiaTheme="majorHAnsi" w:hAnsiTheme="majorHAnsi" w:hint="eastAsia"/>
          </w:rPr>
          <w:delText>へ、</w:delText>
        </w:r>
        <w:r w:rsidRPr="00A06E26" w:rsidDel="0080590C">
          <w:rPr>
            <w:rFonts w:asciiTheme="majorHAnsi" w:eastAsiaTheme="majorHAnsi" w:hAnsiTheme="majorHAnsi"/>
          </w:rPr>
          <w:delText>VC</w:delText>
        </w:r>
        <w:r w:rsidRPr="00A06E26" w:rsidDel="0080590C">
          <w:rPr>
            <w:rFonts w:asciiTheme="majorHAnsi" w:eastAsiaTheme="majorHAnsi" w:hAnsiTheme="majorHAnsi" w:hint="eastAsia"/>
            <w:lang w:eastAsia="ja-JP"/>
          </w:rPr>
          <w:delText>の発行を行う</w:delText>
        </w:r>
        <w:r w:rsidRPr="00A06E26" w:rsidDel="0080590C">
          <w:rPr>
            <w:rFonts w:asciiTheme="majorHAnsi" w:eastAsiaTheme="majorHAnsi" w:hAnsiTheme="majorHAnsi" w:hint="eastAsia"/>
          </w:rPr>
          <w:delText>。（現状は左記の通りだが、実証のタイミングで実態に合わせフローの見直し等も検討する）</w:delText>
        </w:r>
      </w:del>
    </w:p>
    <w:p w14:paraId="64E08105" w14:textId="59330F4A" w:rsidR="00FC7963" w:rsidRPr="00A06E26" w:rsidRDefault="00FC7963" w:rsidP="00FC7963">
      <w:pPr>
        <w:pStyle w:val="a0"/>
        <w:ind w:leftChars="100" w:left="420" w:hangingChars="100" w:hanging="210"/>
        <w:rPr>
          <w:rFonts w:asciiTheme="majorHAnsi" w:eastAsiaTheme="majorHAnsi" w:hAnsiTheme="majorHAnsi"/>
        </w:rPr>
      </w:pPr>
      <w:del w:id="385" w:author="岡本　俊一" w:date="2023-03-17T15:25:00Z">
        <w:r w:rsidRPr="00A06E26" w:rsidDel="0080590C">
          <w:rPr>
            <w:rFonts w:asciiTheme="majorHAnsi" w:eastAsiaTheme="majorHAnsi" w:hAnsiTheme="majorHAnsi" w:hint="eastAsia"/>
          </w:rPr>
          <w:delText>⑦</w:delText>
        </w:r>
      </w:del>
      <w:ins w:id="386" w:author="岡本　俊一" w:date="2023-03-17T16:11:00Z">
        <w:r w:rsidR="00BF07D6">
          <w:rPr>
            <w:rFonts w:asciiTheme="majorHAnsi" w:eastAsiaTheme="majorHAnsi" w:hAnsiTheme="majorHAnsi" w:hint="eastAsia"/>
            <w:lang w:eastAsia="ja-JP"/>
          </w:rPr>
          <w:t>⑦</w:t>
        </w:r>
      </w:ins>
      <w:r w:rsidR="00C07D6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証明書申請者である中小事業者の</w:t>
      </w:r>
      <w:r w:rsidRPr="00A06E26">
        <w:rPr>
          <w:rFonts w:asciiTheme="majorHAnsi" w:eastAsiaTheme="majorHAnsi" w:hAnsiTheme="majorHAnsi"/>
        </w:rPr>
        <w:t>Identity</w:t>
      </w:r>
      <w:proofErr w:type="spellEnd"/>
      <w:r w:rsidRPr="00A06E26">
        <w:rPr>
          <w:rFonts w:asciiTheme="majorHAnsi" w:eastAsiaTheme="majorHAnsi" w:hAnsiTheme="majorHAnsi"/>
        </w:rPr>
        <w:t xml:space="preserve"> </w:t>
      </w:r>
      <w:del w:id="387" w:author="宮島　一樹" w:date="2023-03-23T18:50:00Z">
        <w:r w:rsidRPr="00A06E26" w:rsidDel="007C5875">
          <w:rPr>
            <w:rFonts w:asciiTheme="majorHAnsi" w:eastAsiaTheme="majorHAnsi" w:hAnsiTheme="majorHAnsi"/>
          </w:rPr>
          <w:delText>Wallet</w:delText>
        </w:r>
      </w:del>
      <w:ins w:id="388" w:author="宮島　一樹" w:date="2023-03-23T18:50:00Z">
        <w:r w:rsidR="007C5875">
          <w:rPr>
            <w:rFonts w:asciiTheme="majorHAnsi" w:eastAsiaTheme="majorHAnsi" w:hAnsiTheme="majorHAnsi"/>
          </w:rPr>
          <w:t>Wallet</w:t>
        </w:r>
      </w:ins>
      <w:r w:rsidRPr="00A06E26">
        <w:rPr>
          <w:rFonts w:asciiTheme="majorHAnsi" w:eastAsiaTheme="majorHAnsi" w:hAnsiTheme="majorHAnsi" w:hint="eastAsia"/>
        </w:rPr>
        <w:t>で格納されている証明書</w:t>
      </w:r>
      <w:r w:rsidRPr="00A06E26">
        <w:rPr>
          <w:rFonts w:asciiTheme="majorHAnsi" w:eastAsiaTheme="majorHAnsi" w:hAnsiTheme="majorHAnsi"/>
        </w:rPr>
        <w:t>VC</w:t>
      </w:r>
      <w:r w:rsidRPr="00A06E26">
        <w:rPr>
          <w:rFonts w:asciiTheme="majorHAnsi" w:eastAsiaTheme="majorHAnsi" w:hAnsiTheme="majorHAnsi" w:hint="eastAsia"/>
        </w:rPr>
        <w:t>を、所管省庁や税務申告時の所轄の税務署に提示をする。中小事業者は求められた</w:t>
      </w:r>
      <w:r w:rsidRPr="00A06E26">
        <w:rPr>
          <w:rFonts w:asciiTheme="majorHAnsi" w:eastAsiaTheme="majorHAnsi" w:hAnsiTheme="majorHAnsi"/>
        </w:rPr>
        <w:t>VC</w:t>
      </w:r>
      <w:r w:rsidRPr="00A06E26">
        <w:rPr>
          <w:rFonts w:asciiTheme="majorHAnsi" w:eastAsiaTheme="majorHAnsi" w:hAnsiTheme="majorHAnsi" w:hint="eastAsia"/>
        </w:rPr>
        <w:t>を</w:t>
      </w:r>
      <w:r w:rsidRPr="00A06E26">
        <w:rPr>
          <w:rFonts w:asciiTheme="majorHAnsi" w:eastAsiaTheme="majorHAnsi" w:hAnsiTheme="majorHAnsi" w:hint="eastAsia"/>
        </w:rPr>
        <w:lastRenderedPageBreak/>
        <w:t>選択的に必要に応じてバインディングを行い</w:t>
      </w:r>
      <w:r w:rsidRPr="00A06E26">
        <w:rPr>
          <w:rFonts w:asciiTheme="majorHAnsi" w:eastAsiaTheme="majorHAnsi" w:hAnsiTheme="majorHAnsi"/>
        </w:rPr>
        <w:t>VP(Verifiable Presentation)</w:t>
      </w:r>
      <w:proofErr w:type="spellStart"/>
      <w:r w:rsidRPr="00A06E26">
        <w:rPr>
          <w:rFonts w:asciiTheme="majorHAnsi" w:eastAsiaTheme="majorHAnsi" w:hAnsiTheme="majorHAnsi" w:hint="eastAsia"/>
        </w:rPr>
        <w:t>として提示する事も可能となる</w:t>
      </w:r>
      <w:proofErr w:type="spellEnd"/>
      <w:r w:rsidRPr="00A06E26">
        <w:rPr>
          <w:rFonts w:asciiTheme="majorHAnsi" w:eastAsiaTheme="majorHAnsi" w:hAnsiTheme="majorHAnsi" w:hint="eastAsia"/>
        </w:rPr>
        <w:t>。</w:t>
      </w:r>
    </w:p>
    <w:p w14:paraId="13C27FA6" w14:textId="11DE153C" w:rsidR="00FC7963" w:rsidRPr="00A06E26" w:rsidRDefault="00BF07D6" w:rsidP="00FC7963">
      <w:pPr>
        <w:pStyle w:val="a0"/>
        <w:ind w:leftChars="100" w:left="420" w:hangingChars="100" w:hanging="210"/>
        <w:rPr>
          <w:rFonts w:asciiTheme="majorHAnsi" w:eastAsiaTheme="majorHAnsi" w:hAnsiTheme="majorHAnsi"/>
        </w:rPr>
      </w:pPr>
      <w:ins w:id="389" w:author="岡本　俊一" w:date="2023-03-17T16:11:00Z">
        <w:r>
          <w:rPr>
            <w:rFonts w:asciiTheme="majorHAnsi" w:eastAsiaTheme="majorHAnsi" w:hAnsiTheme="majorHAnsi" w:hint="eastAsia"/>
            <w:lang w:eastAsia="ja-JP"/>
          </w:rPr>
          <w:t>⑧</w:t>
        </w:r>
      </w:ins>
      <w:del w:id="390" w:author="岡本　俊一" w:date="2023-03-17T15:25:00Z">
        <w:r w:rsidR="00FC7963" w:rsidRPr="00A06E26" w:rsidDel="0080590C">
          <w:rPr>
            <w:rFonts w:asciiTheme="majorHAnsi" w:eastAsiaTheme="majorHAnsi" w:hAnsiTheme="majorHAnsi" w:hint="eastAsia"/>
          </w:rPr>
          <w:delText>⑧</w:delText>
        </w:r>
      </w:del>
      <w:r w:rsidR="00FC7963" w:rsidRPr="00A06E26">
        <w:rPr>
          <w:rFonts w:asciiTheme="majorHAnsi" w:eastAsiaTheme="majorHAnsi" w:hAnsiTheme="majorHAnsi" w:hint="eastAsia"/>
          <w:lang w:eastAsia="ja-JP"/>
        </w:rPr>
        <w:t xml:space="preserve">　</w:t>
      </w:r>
      <w:r w:rsidR="00FC7963" w:rsidRPr="00A06E26">
        <w:rPr>
          <w:rFonts w:asciiTheme="majorHAnsi" w:eastAsiaTheme="majorHAnsi" w:hAnsiTheme="majorHAnsi" w:hint="eastAsia"/>
        </w:rPr>
        <w:t>証明書</w:t>
      </w:r>
      <w:r w:rsidR="00FC7963" w:rsidRPr="00A06E26">
        <w:rPr>
          <w:rFonts w:asciiTheme="majorHAnsi" w:eastAsiaTheme="majorHAnsi" w:hAnsiTheme="majorHAnsi"/>
        </w:rPr>
        <w:t>VC</w:t>
      </w:r>
      <w:r w:rsidR="00FC7963" w:rsidRPr="00A06E26">
        <w:rPr>
          <w:rFonts w:asciiTheme="majorHAnsi" w:eastAsiaTheme="majorHAnsi" w:hAnsiTheme="majorHAnsi" w:hint="eastAsia"/>
        </w:rPr>
        <w:t>あるいは</w:t>
      </w:r>
      <w:r w:rsidR="00FC7963" w:rsidRPr="00A06E26">
        <w:rPr>
          <w:rFonts w:asciiTheme="majorHAnsi" w:eastAsiaTheme="majorHAnsi" w:hAnsiTheme="majorHAnsi"/>
        </w:rPr>
        <w:t>VP</w:t>
      </w:r>
      <w:r w:rsidR="00FC7963" w:rsidRPr="00A06E26">
        <w:rPr>
          <w:rFonts w:asciiTheme="majorHAnsi" w:eastAsiaTheme="majorHAnsi" w:hAnsiTheme="majorHAnsi" w:hint="eastAsia"/>
        </w:rPr>
        <w:t>の提示をうけた所管省庁や税務申告時の所轄の税務署は、証明書の真正性について検証可能となる。尚、検証がなされた</w:t>
      </w:r>
      <w:r w:rsidR="00FC7963" w:rsidRPr="00A06E26">
        <w:rPr>
          <w:rFonts w:asciiTheme="majorHAnsi" w:eastAsiaTheme="majorHAnsi" w:hAnsiTheme="majorHAnsi"/>
        </w:rPr>
        <w:t>VC</w:t>
      </w:r>
      <w:r w:rsidR="00FC7963" w:rsidRPr="00A06E26">
        <w:rPr>
          <w:rFonts w:asciiTheme="majorHAnsi" w:eastAsiaTheme="majorHAnsi" w:hAnsiTheme="majorHAnsi" w:hint="eastAsia"/>
        </w:rPr>
        <w:t>あるいは</w:t>
      </w:r>
      <w:r w:rsidR="00FC7963" w:rsidRPr="00A06E26">
        <w:rPr>
          <w:rFonts w:asciiTheme="majorHAnsi" w:eastAsiaTheme="majorHAnsi" w:hAnsiTheme="majorHAnsi"/>
        </w:rPr>
        <w:t>VP</w:t>
      </w:r>
      <w:r w:rsidR="00FC7963" w:rsidRPr="00A06E26">
        <w:rPr>
          <w:rFonts w:asciiTheme="majorHAnsi" w:eastAsiaTheme="majorHAnsi" w:hAnsiTheme="majorHAnsi" w:hint="eastAsia"/>
        </w:rPr>
        <w:t>は提示記録がトレーサブルな履歴となっており、後々証跡として活用が可能となる。</w:t>
      </w:r>
    </w:p>
    <w:p w14:paraId="27A7CD30" w14:textId="6E596E38" w:rsidR="00FC7963" w:rsidRPr="00A06E26" w:rsidRDefault="00BF07D6" w:rsidP="00FC7963">
      <w:pPr>
        <w:pStyle w:val="a0"/>
        <w:ind w:leftChars="100" w:left="420" w:hangingChars="100" w:hanging="210"/>
        <w:rPr>
          <w:rFonts w:asciiTheme="majorHAnsi" w:eastAsiaTheme="majorHAnsi" w:hAnsiTheme="majorHAnsi"/>
        </w:rPr>
      </w:pPr>
      <w:ins w:id="391" w:author="岡本　俊一" w:date="2023-03-17T16:11:00Z">
        <w:r>
          <w:rPr>
            <w:rFonts w:asciiTheme="majorHAnsi" w:eastAsiaTheme="majorHAnsi" w:hAnsiTheme="majorHAnsi" w:hint="eastAsia"/>
            <w:lang w:eastAsia="ja-JP"/>
          </w:rPr>
          <w:t>⑨</w:t>
        </w:r>
      </w:ins>
      <w:del w:id="392" w:author="岡本　俊一" w:date="2023-03-17T15:25:00Z">
        <w:r w:rsidR="00FC7963" w:rsidRPr="00A06E26" w:rsidDel="0080590C">
          <w:rPr>
            <w:rFonts w:asciiTheme="majorHAnsi" w:eastAsiaTheme="majorHAnsi" w:hAnsiTheme="majorHAnsi" w:hint="eastAsia"/>
            <w:lang w:eastAsia="ja-JP"/>
          </w:rPr>
          <w:delText>⑨</w:delText>
        </w:r>
      </w:del>
      <w:r w:rsidR="00FC7963" w:rsidRPr="00A06E26">
        <w:rPr>
          <w:rFonts w:asciiTheme="majorHAnsi" w:eastAsiaTheme="majorHAnsi" w:hAnsiTheme="majorHAnsi" w:hint="eastAsia"/>
          <w:lang w:eastAsia="ja-JP"/>
        </w:rPr>
        <w:t xml:space="preserve">　尚、</w:t>
      </w:r>
      <w:proofErr w:type="spellStart"/>
      <w:r w:rsidR="00FC7963" w:rsidRPr="00A06E26">
        <w:rPr>
          <w:rFonts w:asciiTheme="majorHAnsi" w:eastAsiaTheme="majorHAnsi" w:hAnsiTheme="majorHAnsi" w:hint="eastAsia"/>
          <w:lang w:eastAsia="ja-JP"/>
        </w:rPr>
        <w:t>VCが標章する「法</w:t>
      </w:r>
      <w:del w:id="393" w:author="宮島　一樹" w:date="2023-03-20T17:25:00Z">
        <w:r w:rsidR="00FC7963" w:rsidRPr="00A06E26">
          <w:rPr>
            <w:rFonts w:asciiTheme="majorHAnsi" w:eastAsiaTheme="majorHAnsi" w:hAnsiTheme="majorHAnsi" w:hint="eastAsia"/>
            <w:lang w:eastAsia="ja-JP"/>
          </w:rPr>
          <w:delText>人</w:delText>
        </w:r>
      </w:del>
      <w:ins w:id="394" w:author="宮島　一樹" w:date="2023-03-20T17:25:00Z">
        <w:r w:rsidR="00FC7963" w:rsidRPr="00A06E26">
          <w:rPr>
            <w:rFonts w:asciiTheme="majorHAnsi" w:eastAsiaTheme="majorHAnsi" w:hAnsiTheme="majorHAnsi" w:hint="eastAsia"/>
            <w:lang w:eastAsia="ja-JP"/>
          </w:rPr>
          <w:t>人</w:t>
        </w:r>
      </w:ins>
      <w:ins w:id="395" w:author="岡本　俊一" w:date="2023-03-17T15:27:00Z">
        <w:r w:rsidR="0080590C">
          <w:rPr>
            <w:rFonts w:asciiTheme="majorHAnsi" w:eastAsiaTheme="majorHAnsi" w:hAnsiTheme="majorHAnsi" w:hint="eastAsia"/>
            <w:lang w:eastAsia="ja-JP"/>
          </w:rPr>
          <w:t>格</w:t>
        </w:r>
      </w:ins>
      <w:r w:rsidR="00FC7963" w:rsidRPr="00A06E26">
        <w:rPr>
          <w:rFonts w:asciiTheme="majorHAnsi" w:eastAsiaTheme="majorHAnsi" w:hAnsiTheme="majorHAnsi" w:hint="eastAsia"/>
          <w:lang w:eastAsia="ja-JP"/>
        </w:rPr>
        <w:t>」と「</w:t>
      </w:r>
      <w:del w:id="396" w:author="宮島　一樹" w:date="2023-03-20T17:25:00Z">
        <w:r w:rsidR="00FC7963" w:rsidRPr="00A06E26">
          <w:rPr>
            <w:rFonts w:asciiTheme="majorHAnsi" w:eastAsiaTheme="majorHAnsi" w:hAnsiTheme="majorHAnsi" w:hint="eastAsia"/>
            <w:lang w:eastAsia="ja-JP"/>
          </w:rPr>
          <w:delText>法人内</w:delText>
        </w:r>
      </w:del>
      <w:ins w:id="397" w:author="宮島　一樹" w:date="2023-03-20T17:25:00Z">
        <w:r w:rsidR="00FC7963" w:rsidRPr="00A06E26">
          <w:rPr>
            <w:rFonts w:asciiTheme="majorHAnsi" w:eastAsiaTheme="majorHAnsi" w:hAnsiTheme="majorHAnsi" w:hint="eastAsia"/>
            <w:lang w:eastAsia="ja-JP"/>
          </w:rPr>
          <w:t>法人</w:t>
        </w:r>
      </w:ins>
      <w:ins w:id="398" w:author="岡本　俊一" w:date="2023-03-17T15:27:00Z">
        <w:r w:rsidR="0080590C">
          <w:rPr>
            <w:rFonts w:asciiTheme="majorHAnsi" w:eastAsiaTheme="majorHAnsi" w:hAnsiTheme="majorHAnsi" w:hint="eastAsia"/>
            <w:lang w:eastAsia="ja-JP"/>
          </w:rPr>
          <w:t>に関係する自然人</w:t>
        </w:r>
        <w:proofErr w:type="spellEnd"/>
        <w:r w:rsidR="0080590C">
          <w:rPr>
            <w:rFonts w:asciiTheme="majorHAnsi" w:eastAsiaTheme="majorHAnsi" w:hAnsiTheme="majorHAnsi" w:hint="eastAsia"/>
            <w:lang w:eastAsia="ja-JP"/>
          </w:rPr>
          <w:t>（代表者等や従業員等）</w:t>
        </w:r>
      </w:ins>
      <w:del w:id="399" w:author="岡本　俊一" w:date="2023-03-17T15:27:00Z">
        <w:r w:rsidR="00FC7963" w:rsidRPr="00A06E26" w:rsidDel="0080590C">
          <w:rPr>
            <w:rFonts w:asciiTheme="majorHAnsi" w:eastAsiaTheme="majorHAnsi" w:hAnsiTheme="majorHAnsi" w:hint="eastAsia"/>
            <w:lang w:eastAsia="ja-JP"/>
          </w:rPr>
          <w:delText>内の個人</w:delText>
        </w:r>
      </w:del>
      <w:r w:rsidR="00FC7963" w:rsidRPr="00A06E26">
        <w:rPr>
          <w:rFonts w:asciiTheme="majorHAnsi" w:eastAsiaTheme="majorHAnsi" w:hAnsiTheme="majorHAnsi" w:hint="eastAsia"/>
          <w:lang w:eastAsia="ja-JP"/>
        </w:rPr>
        <w:t>」の関係性については、整理が必要である為、例えば「法</w:t>
      </w:r>
      <w:del w:id="400" w:author="宮島　一樹" w:date="2023-03-20T17:25:00Z">
        <w:r w:rsidR="00FC7963" w:rsidRPr="00A06E26">
          <w:rPr>
            <w:rFonts w:asciiTheme="majorHAnsi" w:eastAsiaTheme="majorHAnsi" w:hAnsiTheme="majorHAnsi" w:hint="eastAsia"/>
            <w:lang w:eastAsia="ja-JP"/>
          </w:rPr>
          <w:delText>人」</w:delText>
        </w:r>
      </w:del>
      <w:ins w:id="401" w:author="宮島　一樹" w:date="2023-03-20T17:25:00Z">
        <w:r w:rsidR="00FC7963" w:rsidRPr="00A06E26">
          <w:rPr>
            <w:rFonts w:asciiTheme="majorHAnsi" w:eastAsiaTheme="majorHAnsi" w:hAnsiTheme="majorHAnsi" w:hint="eastAsia"/>
            <w:lang w:eastAsia="ja-JP"/>
          </w:rPr>
          <w:t>人</w:t>
        </w:r>
      </w:ins>
      <w:ins w:id="402" w:author="岡本　俊一" w:date="2023-03-17T15:26:00Z">
        <w:r w:rsidR="0080590C">
          <w:rPr>
            <w:rFonts w:asciiTheme="majorHAnsi" w:eastAsiaTheme="majorHAnsi" w:hAnsiTheme="majorHAnsi" w:hint="eastAsia"/>
            <w:lang w:eastAsia="ja-JP"/>
          </w:rPr>
          <w:t>格</w:t>
        </w:r>
      </w:ins>
      <w:ins w:id="403" w:author="宮島　一樹" w:date="2023-03-20T17:25:00Z">
        <w:r w:rsidR="00FC7963" w:rsidRPr="00A06E26">
          <w:rPr>
            <w:rFonts w:asciiTheme="majorHAnsi" w:eastAsiaTheme="majorHAnsi" w:hAnsiTheme="majorHAnsi" w:hint="eastAsia"/>
            <w:lang w:eastAsia="ja-JP"/>
          </w:rPr>
          <w:t>」</w:t>
        </w:r>
      </w:ins>
      <w:ins w:id="404" w:author="岡本　俊一" w:date="2023-03-17T15:28:00Z">
        <w:r w:rsidR="0080590C">
          <w:rPr>
            <w:rFonts w:asciiTheme="majorHAnsi" w:eastAsiaTheme="majorHAnsi" w:hAnsiTheme="majorHAnsi" w:hint="eastAsia"/>
            <w:lang w:eastAsia="ja-JP"/>
          </w:rPr>
          <w:t>について</w:t>
        </w:r>
      </w:ins>
      <w:r w:rsidR="00FC7963" w:rsidRPr="00A06E26">
        <w:rPr>
          <w:rFonts w:asciiTheme="majorHAnsi" w:eastAsiaTheme="majorHAnsi" w:hAnsiTheme="majorHAnsi" w:hint="eastAsia"/>
          <w:lang w:eastAsia="ja-JP"/>
        </w:rPr>
        <w:t>は業務マシン</w:t>
      </w:r>
      <w:del w:id="405" w:author="宮島　一樹" w:date="2023-03-23T18:50:00Z">
        <w:r w:rsidR="00FC7963" w:rsidRPr="00A06E26" w:rsidDel="007C5875">
          <w:rPr>
            <w:rFonts w:asciiTheme="majorHAnsi" w:eastAsiaTheme="majorHAnsi" w:hAnsiTheme="majorHAnsi" w:hint="eastAsia"/>
            <w:lang w:eastAsia="ja-JP"/>
          </w:rPr>
          <w:delText>Wallet</w:delText>
        </w:r>
      </w:del>
      <w:ins w:id="406" w:author="宮島　一樹" w:date="2023-03-23T18:50:00Z">
        <w:r w:rsidR="007C5875">
          <w:rPr>
            <w:rFonts w:asciiTheme="majorHAnsi" w:eastAsiaTheme="majorHAnsi" w:hAnsiTheme="majorHAnsi" w:hint="eastAsia"/>
            <w:lang w:eastAsia="ja-JP"/>
          </w:rPr>
          <w:t>Wallet</w:t>
        </w:r>
      </w:ins>
      <w:r w:rsidR="00FC7963" w:rsidRPr="00A06E26">
        <w:rPr>
          <w:rFonts w:asciiTheme="majorHAnsi" w:eastAsiaTheme="majorHAnsi" w:hAnsiTheme="majorHAnsi" w:hint="eastAsia"/>
          <w:lang w:eastAsia="ja-JP"/>
        </w:rPr>
        <w:t>、「</w:t>
      </w:r>
      <w:proofErr w:type="spellStart"/>
      <w:del w:id="407" w:author="宮島　一樹" w:date="2023-03-20T17:25:00Z">
        <w:r w:rsidR="00FC7963" w:rsidRPr="00A06E26">
          <w:rPr>
            <w:rFonts w:asciiTheme="majorHAnsi" w:eastAsiaTheme="majorHAnsi" w:hAnsiTheme="majorHAnsi" w:hint="eastAsia"/>
            <w:lang w:eastAsia="ja-JP"/>
          </w:rPr>
          <w:delText>法人内</w:delText>
        </w:r>
      </w:del>
      <w:ins w:id="408" w:author="宮島　一樹" w:date="2023-03-20T17:25:00Z">
        <w:r w:rsidR="00FC7963" w:rsidRPr="00A06E26">
          <w:rPr>
            <w:rFonts w:asciiTheme="majorHAnsi" w:eastAsiaTheme="majorHAnsi" w:hAnsiTheme="majorHAnsi" w:hint="eastAsia"/>
            <w:lang w:eastAsia="ja-JP"/>
          </w:rPr>
          <w:t>法人</w:t>
        </w:r>
      </w:ins>
      <w:ins w:id="409" w:author="岡本　俊一" w:date="2023-03-17T15:26:00Z">
        <w:r w:rsidR="0080590C">
          <w:rPr>
            <w:rFonts w:asciiTheme="majorHAnsi" w:eastAsiaTheme="majorHAnsi" w:hAnsiTheme="majorHAnsi" w:hint="eastAsia"/>
            <w:lang w:eastAsia="ja-JP"/>
          </w:rPr>
          <w:t>に関係する</w:t>
        </w:r>
      </w:ins>
      <w:ins w:id="410" w:author="岡本　俊一" w:date="2023-03-17T15:27:00Z">
        <w:r w:rsidR="0080590C">
          <w:rPr>
            <w:rFonts w:asciiTheme="majorHAnsi" w:eastAsiaTheme="majorHAnsi" w:hAnsiTheme="majorHAnsi" w:hint="eastAsia"/>
            <w:lang w:eastAsia="ja-JP"/>
          </w:rPr>
          <w:t>自然人</w:t>
        </w:r>
        <w:proofErr w:type="spellEnd"/>
        <w:r w:rsidR="0080590C">
          <w:rPr>
            <w:rFonts w:asciiTheme="majorHAnsi" w:eastAsiaTheme="majorHAnsi" w:hAnsiTheme="majorHAnsi" w:hint="eastAsia"/>
            <w:lang w:eastAsia="ja-JP"/>
          </w:rPr>
          <w:t>（代表者等や従業員等）</w:t>
        </w:r>
      </w:ins>
      <w:del w:id="411" w:author="岡本　俊一" w:date="2023-03-17T15:27:00Z">
        <w:r w:rsidR="00FC7963" w:rsidRPr="00A06E26" w:rsidDel="0080590C">
          <w:rPr>
            <w:rFonts w:asciiTheme="majorHAnsi" w:eastAsiaTheme="majorHAnsi" w:hAnsiTheme="majorHAnsi" w:hint="eastAsia"/>
            <w:lang w:eastAsia="ja-JP"/>
          </w:rPr>
          <w:delText>内の個人</w:delText>
        </w:r>
      </w:del>
      <w:r w:rsidR="00FC7963" w:rsidRPr="00A06E26">
        <w:rPr>
          <w:rFonts w:asciiTheme="majorHAnsi" w:eastAsiaTheme="majorHAnsi" w:hAnsiTheme="majorHAnsi" w:hint="eastAsia"/>
          <w:lang w:eastAsia="ja-JP"/>
        </w:rPr>
        <w:t>」はモバイル</w:t>
      </w:r>
      <w:del w:id="412" w:author="宮島　一樹" w:date="2023-03-23T18:50:00Z">
        <w:r w:rsidR="00FC7963" w:rsidRPr="00A06E26" w:rsidDel="007C5875">
          <w:rPr>
            <w:rFonts w:asciiTheme="majorHAnsi" w:eastAsiaTheme="majorHAnsi" w:hAnsiTheme="majorHAnsi" w:hint="eastAsia"/>
            <w:lang w:eastAsia="ja-JP"/>
          </w:rPr>
          <w:delText>Wallet</w:delText>
        </w:r>
      </w:del>
      <w:proofErr w:type="spellStart"/>
      <w:ins w:id="413" w:author="宮島　一樹" w:date="2023-03-23T18:50:00Z">
        <w:r w:rsidR="007C5875">
          <w:rPr>
            <w:rFonts w:asciiTheme="majorHAnsi" w:eastAsiaTheme="majorHAnsi" w:hAnsiTheme="majorHAnsi" w:hint="eastAsia"/>
            <w:lang w:eastAsia="ja-JP"/>
          </w:rPr>
          <w:t>Wallet</w:t>
        </w:r>
      </w:ins>
      <w:r w:rsidR="00FC7963" w:rsidRPr="00A06E26">
        <w:rPr>
          <w:rFonts w:asciiTheme="majorHAnsi" w:eastAsiaTheme="majorHAnsi" w:hAnsiTheme="majorHAnsi" w:hint="eastAsia"/>
          <w:lang w:eastAsia="ja-JP"/>
        </w:rPr>
        <w:t>を以て管理等が考えられる。検討の方法としては業務遂行者等へのヒアリング等を行うことを想定している</w:t>
      </w:r>
      <w:proofErr w:type="spellEnd"/>
      <w:r w:rsidR="00FC7963" w:rsidRPr="00A06E26">
        <w:rPr>
          <w:rFonts w:asciiTheme="majorHAnsi" w:eastAsiaTheme="majorHAnsi" w:hAnsiTheme="majorHAnsi" w:hint="eastAsia"/>
          <w:lang w:eastAsia="ja-JP"/>
        </w:rPr>
        <w:t>。</w:t>
      </w:r>
    </w:p>
    <w:p w14:paraId="1DCB9104" w14:textId="1671DA89" w:rsidR="002803FE" w:rsidRDefault="002803FE" w:rsidP="002803FE">
      <w:pPr>
        <w:pStyle w:val="a0"/>
        <w:ind w:firstLine="210"/>
        <w:rPr>
          <w:rFonts w:asciiTheme="majorHAnsi" w:eastAsiaTheme="majorHAnsi" w:hAnsiTheme="majorHAnsi"/>
        </w:rPr>
      </w:pPr>
    </w:p>
    <w:p w14:paraId="28D986DF" w14:textId="77777777" w:rsidR="00453AB6" w:rsidRPr="00453AB6" w:rsidRDefault="00453AB6" w:rsidP="002803FE">
      <w:pPr>
        <w:pStyle w:val="a0"/>
        <w:ind w:firstLine="210"/>
        <w:rPr>
          <w:rFonts w:asciiTheme="majorHAnsi" w:eastAsiaTheme="majorHAnsi" w:hAnsiTheme="majorHAnsi"/>
        </w:rPr>
      </w:pPr>
    </w:p>
    <w:p w14:paraId="258701F3" w14:textId="77777777" w:rsidR="002803FE" w:rsidRPr="00453AB6" w:rsidRDefault="002803FE" w:rsidP="002035AF">
      <w:pPr>
        <w:pStyle w:val="a0"/>
        <w:numPr>
          <w:ilvl w:val="0"/>
          <w:numId w:val="11"/>
        </w:numPr>
        <w:spacing w:after="240"/>
        <w:ind w:firstLineChars="0"/>
        <w:rPr>
          <w:rFonts w:asciiTheme="majorHAnsi" w:eastAsiaTheme="majorHAnsi" w:hAnsiTheme="majorHAnsi"/>
        </w:rPr>
      </w:pPr>
      <w:proofErr w:type="spellStart"/>
      <w:r w:rsidRPr="00453AB6">
        <w:rPr>
          <w:rFonts w:asciiTheme="majorHAnsi" w:eastAsiaTheme="majorHAnsi" w:hAnsiTheme="majorHAnsi" w:hint="eastAsia"/>
        </w:rPr>
        <w:t>事業（または事業で導入する</w:t>
      </w:r>
      <w:r w:rsidRPr="00453AB6">
        <w:rPr>
          <w:rFonts w:asciiTheme="majorHAnsi" w:eastAsiaTheme="majorHAnsi" w:hAnsiTheme="majorHAnsi"/>
        </w:rPr>
        <w:t>Trusted</w:t>
      </w:r>
      <w:proofErr w:type="spellEnd"/>
      <w:r w:rsidRPr="00453AB6">
        <w:rPr>
          <w:rFonts w:asciiTheme="majorHAnsi" w:eastAsiaTheme="majorHAnsi" w:hAnsiTheme="majorHAnsi"/>
        </w:rPr>
        <w:t xml:space="preserve"> </w:t>
      </w:r>
      <w:proofErr w:type="spellStart"/>
      <w:r w:rsidRPr="00453AB6">
        <w:rPr>
          <w:rFonts w:asciiTheme="majorHAnsi" w:eastAsiaTheme="majorHAnsi" w:hAnsiTheme="majorHAnsi"/>
        </w:rPr>
        <w:t>Web</w:t>
      </w:r>
      <w:r w:rsidRPr="00453AB6">
        <w:rPr>
          <w:rFonts w:asciiTheme="majorHAnsi" w:eastAsiaTheme="majorHAnsi" w:hAnsiTheme="majorHAnsi" w:hint="eastAsia"/>
        </w:rPr>
        <w:t>システム）を通じて解決し得る課題</w:t>
      </w:r>
      <w:proofErr w:type="spellEnd"/>
    </w:p>
    <w:p w14:paraId="2953C10B" w14:textId="011C6345" w:rsidR="002803FE" w:rsidRPr="00453AB6" w:rsidRDefault="002803FE" w:rsidP="002803FE">
      <w:pPr>
        <w:pStyle w:val="a0"/>
        <w:ind w:firstLine="210"/>
        <w:rPr>
          <w:rFonts w:asciiTheme="majorHAnsi" w:eastAsiaTheme="majorHAnsi" w:hAnsiTheme="majorHAnsi"/>
        </w:rPr>
      </w:pPr>
      <w:bookmarkStart w:id="414" w:name="_Hlk128000882"/>
      <w:proofErr w:type="spellStart"/>
      <w:r w:rsidRPr="00453AB6">
        <w:rPr>
          <w:rFonts w:asciiTheme="majorHAnsi" w:eastAsiaTheme="majorHAnsi" w:hAnsiTheme="majorHAnsi" w:hint="eastAsia"/>
        </w:rPr>
        <w:t>代表団体が企画している中小企業経営強化税制</w:t>
      </w:r>
      <w:r w:rsidRPr="00453AB6">
        <w:rPr>
          <w:rFonts w:asciiTheme="majorHAnsi" w:eastAsiaTheme="majorHAnsi" w:hAnsiTheme="majorHAnsi"/>
        </w:rPr>
        <w:t>A</w:t>
      </w:r>
      <w:r w:rsidRPr="00453AB6">
        <w:rPr>
          <w:rFonts w:asciiTheme="majorHAnsi" w:eastAsiaTheme="majorHAnsi" w:hAnsiTheme="majorHAnsi" w:hint="eastAsia"/>
        </w:rPr>
        <w:t>類型に係る工業会証明書交付事業のデジタル化では、上記の</w:t>
      </w:r>
      <w:proofErr w:type="spellEnd"/>
      <w:r w:rsidRPr="00453AB6">
        <w:rPr>
          <w:rFonts w:asciiTheme="majorHAnsi" w:eastAsiaTheme="majorHAnsi" w:hAnsiTheme="majorHAnsi" w:hint="eastAsia"/>
        </w:rPr>
        <w:t>②④⑤⑥⑦⑧</w:t>
      </w:r>
      <w:r w:rsidRPr="00453AB6">
        <w:rPr>
          <w:rFonts w:asciiTheme="majorHAnsi" w:eastAsiaTheme="majorHAnsi" w:hAnsiTheme="majorHAnsi" w:hint="eastAsia"/>
          <w:lang w:eastAsia="ja-JP"/>
        </w:rPr>
        <w:t>⑨</w:t>
      </w:r>
      <w:proofErr w:type="spellStart"/>
      <w:r w:rsidRPr="00453AB6">
        <w:rPr>
          <w:rFonts w:asciiTheme="majorHAnsi" w:eastAsiaTheme="majorHAnsi" w:hAnsiTheme="majorHAnsi" w:hint="eastAsia"/>
        </w:rPr>
        <w:t>が、効率的かつ信用できる</w:t>
      </w:r>
      <w:r w:rsidRPr="00453AB6">
        <w:rPr>
          <w:rFonts w:asciiTheme="majorHAnsi" w:eastAsiaTheme="majorHAnsi" w:hAnsiTheme="majorHAnsi"/>
        </w:rPr>
        <w:t>Trusted</w:t>
      </w:r>
      <w:proofErr w:type="spellEnd"/>
      <w:r w:rsidRPr="00453AB6">
        <w:rPr>
          <w:rFonts w:asciiTheme="majorHAnsi" w:eastAsiaTheme="majorHAnsi" w:hAnsiTheme="majorHAnsi"/>
        </w:rPr>
        <w:t xml:space="preserve"> </w:t>
      </w:r>
      <w:proofErr w:type="spellStart"/>
      <w:r w:rsidRPr="00453AB6">
        <w:rPr>
          <w:rFonts w:asciiTheme="majorHAnsi" w:eastAsiaTheme="majorHAnsi" w:hAnsiTheme="majorHAnsi"/>
        </w:rPr>
        <w:t>Web</w:t>
      </w:r>
      <w:r w:rsidRPr="00453AB6">
        <w:rPr>
          <w:rFonts w:asciiTheme="majorHAnsi" w:eastAsiaTheme="majorHAnsi" w:hAnsiTheme="majorHAnsi" w:hint="eastAsia"/>
        </w:rPr>
        <w:t>システムにより実現される</w:t>
      </w:r>
      <w:proofErr w:type="spellEnd"/>
      <w:r w:rsidRPr="00453AB6">
        <w:rPr>
          <w:rFonts w:asciiTheme="majorHAnsi" w:eastAsiaTheme="majorHAnsi" w:hAnsiTheme="majorHAnsi" w:hint="eastAsia"/>
        </w:rPr>
        <w:t>。</w:t>
      </w:r>
    </w:p>
    <w:p w14:paraId="0D2192F3" w14:textId="77777777" w:rsidR="002803FE" w:rsidRPr="00453AB6" w:rsidRDefault="002803FE" w:rsidP="002803FE">
      <w:pPr>
        <w:pStyle w:val="a0"/>
        <w:ind w:firstLine="210"/>
        <w:rPr>
          <w:rFonts w:asciiTheme="majorHAnsi" w:eastAsiaTheme="majorHAnsi" w:hAnsiTheme="majorHAnsi"/>
        </w:rPr>
      </w:pPr>
      <w:proofErr w:type="spellStart"/>
      <w:r w:rsidRPr="00453AB6">
        <w:rPr>
          <w:rFonts w:asciiTheme="majorHAnsi" w:eastAsiaTheme="majorHAnsi" w:hAnsiTheme="majorHAnsi" w:hint="eastAsia"/>
        </w:rPr>
        <w:t>以下、本事業の基盤となる</w:t>
      </w:r>
      <w:r w:rsidRPr="00453AB6">
        <w:rPr>
          <w:rFonts w:asciiTheme="majorHAnsi" w:eastAsiaTheme="majorHAnsi" w:hAnsiTheme="majorHAnsi"/>
        </w:rPr>
        <w:t>Trusted</w:t>
      </w:r>
      <w:proofErr w:type="spellEnd"/>
      <w:r w:rsidRPr="00453AB6">
        <w:rPr>
          <w:rFonts w:asciiTheme="majorHAnsi" w:eastAsiaTheme="majorHAnsi" w:hAnsiTheme="majorHAnsi"/>
        </w:rPr>
        <w:t xml:space="preserve"> </w:t>
      </w:r>
      <w:proofErr w:type="spellStart"/>
      <w:r w:rsidRPr="00453AB6">
        <w:rPr>
          <w:rFonts w:asciiTheme="majorHAnsi" w:eastAsiaTheme="majorHAnsi" w:hAnsiTheme="majorHAnsi"/>
        </w:rPr>
        <w:t>Web</w:t>
      </w:r>
      <w:r w:rsidRPr="00453AB6">
        <w:rPr>
          <w:rFonts w:asciiTheme="majorHAnsi" w:eastAsiaTheme="majorHAnsi" w:hAnsiTheme="majorHAnsi" w:hint="eastAsia"/>
        </w:rPr>
        <w:t>システムで解決し得る課題を整理した</w:t>
      </w:r>
      <w:proofErr w:type="spellEnd"/>
      <w:r w:rsidRPr="00453AB6">
        <w:rPr>
          <w:rFonts w:asciiTheme="majorHAnsi" w:eastAsiaTheme="majorHAnsi" w:hAnsiTheme="majorHAnsi" w:hint="eastAsia"/>
        </w:rPr>
        <w:t>。</w:t>
      </w:r>
    </w:p>
    <w:p w14:paraId="5C0F207C" w14:textId="77777777" w:rsidR="002803FE" w:rsidRPr="0023227A" w:rsidRDefault="002803FE" w:rsidP="002803FE">
      <w:pPr>
        <w:pStyle w:val="a0"/>
        <w:ind w:firstLine="210"/>
      </w:pPr>
    </w:p>
    <w:p w14:paraId="4B5E1554" w14:textId="31C348CC" w:rsidR="002803FE" w:rsidRPr="0023227A" w:rsidRDefault="002803FE" w:rsidP="002803FE">
      <w:pPr>
        <w:pStyle w:val="af9"/>
        <w:keepNext/>
      </w:pPr>
      <w:r w:rsidRPr="0023227A">
        <w:rPr>
          <w:rFonts w:hint="eastAsia"/>
        </w:rPr>
        <w:t>表</w:t>
      </w:r>
      <w:r w:rsidRPr="0023227A">
        <w:t xml:space="preserve"> </w:t>
      </w:r>
      <w:r>
        <w:fldChar w:fldCharType="begin"/>
      </w:r>
      <w:r>
        <w:instrText>STYLEREF 2 \s</w:instrText>
      </w:r>
      <w:r>
        <w:fldChar w:fldCharType="separate"/>
      </w:r>
      <w:r w:rsidR="00F25324">
        <w:rPr>
          <w:noProof/>
        </w:rPr>
        <w:t>2.1</w:t>
      </w:r>
      <w:r>
        <w:fldChar w:fldCharType="end"/>
      </w:r>
      <w:r w:rsidRPr="0023227A">
        <w:noBreakHyphen/>
      </w:r>
      <w:r w:rsidRPr="0023227A">
        <w:fldChar w:fldCharType="begin"/>
      </w:r>
      <w:r w:rsidRPr="0023227A">
        <w:instrText xml:space="preserve"> SEQ </w:instrText>
      </w:r>
      <w:r w:rsidRPr="0023227A">
        <w:rPr>
          <w:rFonts w:hint="eastAsia"/>
        </w:rPr>
        <w:instrText>表</w:instrText>
      </w:r>
      <w:r w:rsidRPr="0023227A">
        <w:instrText xml:space="preserve"> \* ARABIC \s 2 </w:instrText>
      </w:r>
      <w:r w:rsidRPr="0023227A">
        <w:fldChar w:fldCharType="separate"/>
      </w:r>
      <w:r w:rsidR="00F25324">
        <w:rPr>
          <w:noProof/>
        </w:rPr>
        <w:t>2</w:t>
      </w:r>
      <w:r w:rsidRPr="0023227A">
        <w:fldChar w:fldCharType="end"/>
      </w:r>
      <w:r w:rsidRPr="0023227A">
        <w:rPr>
          <w:rFonts w:hint="eastAsia"/>
          <w:lang w:eastAsia="ja-JP"/>
        </w:rPr>
        <w:t xml:space="preserve">　</w:t>
      </w:r>
      <w:r w:rsidRPr="0023227A">
        <w:t xml:space="preserve"> Trusted </w:t>
      </w:r>
      <w:proofErr w:type="spellStart"/>
      <w:r w:rsidRPr="0023227A">
        <w:t>Web</w:t>
      </w:r>
      <w:r w:rsidRPr="0023227A">
        <w:rPr>
          <w:rFonts w:hint="eastAsia"/>
        </w:rPr>
        <w:t>システムで解決し得る課題</w:t>
      </w:r>
      <w:proofErr w:type="spellEnd"/>
    </w:p>
    <w:tbl>
      <w:tblPr>
        <w:tblStyle w:val="22"/>
        <w:tblW w:w="0" w:type="auto"/>
        <w:tblLook w:val="04A0" w:firstRow="1" w:lastRow="0" w:firstColumn="1" w:lastColumn="0" w:noHBand="0" w:noVBand="1"/>
      </w:tblPr>
      <w:tblGrid>
        <w:gridCol w:w="1722"/>
        <w:gridCol w:w="3235"/>
        <w:gridCol w:w="3537"/>
      </w:tblGrid>
      <w:tr w:rsidR="002803FE" w:rsidRPr="00EF327B" w14:paraId="500704A0" w14:textId="77777777" w:rsidTr="007B6543">
        <w:trPr>
          <w:tblHeader/>
        </w:trPr>
        <w:tc>
          <w:tcPr>
            <w:tcW w:w="1722" w:type="dxa"/>
            <w:shd w:val="clear" w:color="auto" w:fill="DBE5F1"/>
          </w:tcPr>
          <w:p w14:paraId="73652103" w14:textId="77777777" w:rsidR="002803FE" w:rsidRPr="007B6543" w:rsidRDefault="002803FE" w:rsidP="005F3CD4">
            <w:pPr>
              <w:tabs>
                <w:tab w:val="left" w:pos="8225"/>
              </w:tabs>
              <w:rPr>
                <w:rFonts w:asciiTheme="minorEastAsia" w:hAnsiTheme="minorEastAsia" w:cs="Times New Roman"/>
                <w:sz w:val="20"/>
                <w:szCs w:val="20"/>
              </w:rPr>
            </w:pPr>
            <w:bookmarkStart w:id="415" w:name="OLE_LINK3"/>
            <w:r w:rsidRPr="007B6543">
              <w:rPr>
                <w:rFonts w:asciiTheme="minorEastAsia" w:hAnsiTheme="minorEastAsia" w:cs="Times New Roman" w:hint="eastAsia"/>
                <w:sz w:val="20"/>
                <w:szCs w:val="20"/>
              </w:rPr>
              <w:t>課題の対象</w:t>
            </w:r>
          </w:p>
        </w:tc>
        <w:tc>
          <w:tcPr>
            <w:tcW w:w="3235" w:type="dxa"/>
            <w:shd w:val="clear" w:color="auto" w:fill="DBE5F1"/>
          </w:tcPr>
          <w:p w14:paraId="09B066B4"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解決すべき課題</w:t>
            </w:r>
          </w:p>
        </w:tc>
        <w:tc>
          <w:tcPr>
            <w:tcW w:w="3537" w:type="dxa"/>
            <w:shd w:val="clear" w:color="auto" w:fill="DBE5F1"/>
          </w:tcPr>
          <w:p w14:paraId="4F60CF8C"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sz w:val="20"/>
                <w:szCs w:val="20"/>
              </w:rPr>
              <w:t>Trusted Webシステムによって解決できること</w:t>
            </w:r>
          </w:p>
        </w:tc>
      </w:tr>
      <w:tr w:rsidR="002803FE" w:rsidRPr="00EF327B" w14:paraId="4DE9DC85" w14:textId="77777777" w:rsidTr="007B6543">
        <w:trPr>
          <w:trHeight w:val="951"/>
        </w:trPr>
        <w:tc>
          <w:tcPr>
            <w:tcW w:w="1722" w:type="dxa"/>
          </w:tcPr>
          <w:p w14:paraId="38495501"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＜証明書申請者＞</w:t>
            </w:r>
          </w:p>
          <w:p w14:paraId="704EC9E6"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中小事業者</w:t>
            </w:r>
          </w:p>
        </w:tc>
        <w:tc>
          <w:tcPr>
            <w:tcW w:w="3235" w:type="dxa"/>
          </w:tcPr>
          <w:p w14:paraId="19A461C9"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提出した書類が適切な検証者によって検証がなされているのかがわからない。</w:t>
            </w:r>
          </w:p>
          <w:p w14:paraId="52481EC8"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提出した書類を想定した検証者以外が検証する際に、中小事業者の同意等無く検証されてしまう。（申請書の不備や抜き打ちの検査等で担当課以外の書類を検証するようなケースを想定）</w:t>
            </w:r>
          </w:p>
          <w:p w14:paraId="33D1B26D" w14:textId="43A473E6" w:rsidR="002803FE"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証明書の真正性に関わる確認や、根拠に関わる確認などで、所管省庁や税務署からの疑義発生時の照会応対の必要性がなくなること。</w:t>
            </w:r>
          </w:p>
          <w:p w14:paraId="16FF23A3" w14:textId="77777777" w:rsidR="007B6543" w:rsidRPr="007B6543" w:rsidRDefault="007B6543" w:rsidP="007B6543">
            <w:pPr>
              <w:tabs>
                <w:tab w:val="left" w:pos="8225"/>
              </w:tabs>
              <w:ind w:left="165"/>
              <w:rPr>
                <w:rFonts w:asciiTheme="minorEastAsia" w:hAnsiTheme="minorEastAsia" w:cs="Times New Roman"/>
                <w:sz w:val="20"/>
                <w:szCs w:val="20"/>
              </w:rPr>
            </w:pPr>
          </w:p>
          <w:p w14:paraId="0EB6DC4A" w14:textId="16CA076F" w:rsidR="002803FE" w:rsidRPr="007B6543" w:rsidDel="0080590C" w:rsidRDefault="002803FE">
            <w:pPr>
              <w:numPr>
                <w:ilvl w:val="0"/>
                <w:numId w:val="12"/>
              </w:numPr>
              <w:tabs>
                <w:tab w:val="left" w:pos="8225"/>
              </w:tabs>
              <w:ind w:left="165" w:hanging="165"/>
              <w:rPr>
                <w:del w:id="416" w:author="岡本　俊一" w:date="2023-03-17T15:41:00Z"/>
                <w:rFonts w:asciiTheme="minorEastAsia" w:hAnsiTheme="minorEastAsia" w:cs="Times New Roman"/>
                <w:sz w:val="20"/>
                <w:szCs w:val="20"/>
              </w:rPr>
            </w:pPr>
            <w:r w:rsidRPr="007B6543">
              <w:rPr>
                <w:rFonts w:asciiTheme="minorEastAsia" w:hAnsiTheme="minorEastAsia" w:cs="Times New Roman" w:hint="eastAsia"/>
                <w:sz w:val="20"/>
                <w:szCs w:val="20"/>
              </w:rPr>
              <w:lastRenderedPageBreak/>
              <w:t>書類の提出に係る</w:t>
            </w:r>
            <w:ins w:id="417" w:author="岡本　俊一" w:date="2023-03-17T15:41:00Z">
              <w:r w:rsidR="0080590C">
                <w:rPr>
                  <w:rFonts w:asciiTheme="minorEastAsia" w:hAnsiTheme="minorEastAsia" w:cs="Times New Roman" w:hint="eastAsia"/>
                  <w:sz w:val="20"/>
                  <w:szCs w:val="20"/>
                </w:rPr>
                <w:t>郵送等の</w:t>
              </w:r>
            </w:ins>
            <w:r w:rsidRPr="007B6543">
              <w:rPr>
                <w:rFonts w:asciiTheme="minorEastAsia" w:hAnsiTheme="minorEastAsia" w:cs="Times New Roman" w:hint="eastAsia"/>
                <w:sz w:val="20"/>
                <w:szCs w:val="20"/>
              </w:rPr>
              <w:t>やり取り</w:t>
            </w:r>
            <w:ins w:id="418" w:author="岡本　俊一" w:date="2023-03-17T15:41:00Z">
              <w:r w:rsidR="0080590C">
                <w:rPr>
                  <w:rFonts w:asciiTheme="minorEastAsia" w:hAnsiTheme="minorEastAsia" w:cs="Times New Roman" w:hint="eastAsia"/>
                  <w:sz w:val="20"/>
                  <w:szCs w:val="20"/>
                </w:rPr>
                <w:t>や、</w:t>
              </w:r>
            </w:ins>
            <w:del w:id="419" w:author="岡本　俊一" w:date="2023-03-17T15:41:00Z">
              <w:r w:rsidRPr="007B6543" w:rsidDel="0080590C">
                <w:rPr>
                  <w:rFonts w:asciiTheme="minorEastAsia" w:hAnsiTheme="minorEastAsia" w:cs="Times New Roman" w:hint="eastAsia"/>
                  <w:sz w:val="20"/>
                  <w:szCs w:val="20"/>
                </w:rPr>
                <w:delText>の</w:delText>
              </w:r>
            </w:del>
            <w:r w:rsidRPr="007B6543">
              <w:rPr>
                <w:rFonts w:asciiTheme="minorEastAsia" w:hAnsiTheme="minorEastAsia" w:cs="Times New Roman" w:hint="eastAsia"/>
                <w:sz w:val="20"/>
                <w:szCs w:val="20"/>
              </w:rPr>
              <w:t>押印等の負担がなくなること。</w:t>
            </w:r>
          </w:p>
          <w:p w14:paraId="182DAA73" w14:textId="77777777" w:rsidR="002803FE" w:rsidRPr="007B6543" w:rsidRDefault="002803FE" w:rsidP="0080590C">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何度も同じ属性情報を再度アナログな形で提示する必要がある</w:t>
            </w:r>
          </w:p>
        </w:tc>
        <w:tc>
          <w:tcPr>
            <w:tcW w:w="3537" w:type="dxa"/>
          </w:tcPr>
          <w:p w14:paraId="2AF0ADA8" w14:textId="12EA9675"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sz w:val="20"/>
                <w:szCs w:val="20"/>
              </w:rPr>
              <w:lastRenderedPageBreak/>
              <w:t>VC</w:t>
            </w:r>
            <w:r w:rsidRPr="007B6543">
              <w:rPr>
                <w:rFonts w:asciiTheme="minorEastAsia" w:hAnsiTheme="minorEastAsia" w:cs="Times New Roman" w:hint="eastAsia"/>
                <w:sz w:val="20"/>
                <w:szCs w:val="20"/>
              </w:rPr>
              <w:t>の提示先のトレースが確実にできる</w:t>
            </w:r>
            <w:del w:id="420" w:author="岡本　俊一" w:date="2023-03-17T16:20:00Z">
              <w:r w:rsidRPr="007B6543" w:rsidDel="00BF07D6">
                <w:rPr>
                  <w:rFonts w:asciiTheme="minorEastAsia" w:hAnsiTheme="minorEastAsia" w:cs="Times New Roman" w:hint="eastAsia"/>
                  <w:sz w:val="20"/>
                  <w:szCs w:val="20"/>
                </w:rPr>
                <w:delText>（</w:delText>
              </w:r>
              <w:commentRangeStart w:id="421"/>
              <w:r w:rsidRPr="007B6543" w:rsidDel="00BF07D6">
                <w:rPr>
                  <w:rFonts w:asciiTheme="minorEastAsia" w:hAnsiTheme="minorEastAsia" w:cs="Times New Roman" w:hint="eastAsia"/>
                  <w:sz w:val="20"/>
                  <w:szCs w:val="20"/>
                </w:rPr>
                <w:delText>適切な検証者だけが検証していることが確認できる</w:delText>
              </w:r>
              <w:commentRangeEnd w:id="421"/>
              <w:r w:rsidR="005F3CD4" w:rsidDel="00BF07D6">
                <w:rPr>
                  <w:rStyle w:val="ac"/>
                </w:rPr>
                <w:commentReference w:id="421"/>
              </w:r>
              <w:r w:rsidRPr="007B6543" w:rsidDel="00BF07D6">
                <w:rPr>
                  <w:rFonts w:asciiTheme="minorEastAsia" w:hAnsiTheme="minorEastAsia" w:cs="Times New Roman" w:hint="eastAsia"/>
                  <w:sz w:val="20"/>
                  <w:szCs w:val="20"/>
                </w:rPr>
                <w:delText>）</w:delText>
              </w:r>
            </w:del>
          </w:p>
          <w:p w14:paraId="16F7DB29"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提出した</w:t>
            </w:r>
            <w:r w:rsidRPr="007B6543">
              <w:rPr>
                <w:rFonts w:asciiTheme="minorEastAsia" w:hAnsiTheme="minorEastAsia" w:cs="Times New Roman"/>
                <w:sz w:val="20"/>
                <w:szCs w:val="20"/>
              </w:rPr>
              <w:t>VC</w:t>
            </w:r>
            <w:r w:rsidRPr="007B6543">
              <w:rPr>
                <w:rFonts w:asciiTheme="minorEastAsia" w:hAnsiTheme="minorEastAsia" w:cs="Times New Roman" w:hint="eastAsia"/>
                <w:sz w:val="20"/>
                <w:szCs w:val="20"/>
              </w:rPr>
              <w:t>が同意なく、想定しない検証者に検証することを防ぐことができる。（実装上は課題があるのでそのようなケースも念頭に実証を行う）</w:t>
            </w:r>
          </w:p>
          <w:p w14:paraId="3D9F7036" w14:textId="77777777" w:rsidR="002803FE" w:rsidRPr="007B6543" w:rsidRDefault="002803FE" w:rsidP="005F3CD4">
            <w:pPr>
              <w:tabs>
                <w:tab w:val="left" w:pos="8225"/>
              </w:tabs>
              <w:rPr>
                <w:rFonts w:asciiTheme="minorEastAsia" w:hAnsiTheme="minorEastAsia" w:cs="Times New Roman"/>
                <w:sz w:val="20"/>
                <w:szCs w:val="20"/>
              </w:rPr>
            </w:pPr>
          </w:p>
          <w:p w14:paraId="3F867062" w14:textId="77777777" w:rsidR="002803FE" w:rsidRPr="007B6543" w:rsidRDefault="002803FE" w:rsidP="005F3CD4">
            <w:pPr>
              <w:tabs>
                <w:tab w:val="left" w:pos="8225"/>
              </w:tabs>
              <w:rPr>
                <w:rFonts w:asciiTheme="minorEastAsia" w:hAnsiTheme="minorEastAsia" w:cs="Times New Roman"/>
                <w:sz w:val="20"/>
                <w:szCs w:val="20"/>
              </w:rPr>
            </w:pPr>
          </w:p>
          <w:p w14:paraId="239231CD" w14:textId="6FD2283E" w:rsidR="002803FE" w:rsidRPr="007B6543" w:rsidRDefault="0080590C" w:rsidP="002035AF">
            <w:pPr>
              <w:numPr>
                <w:ilvl w:val="0"/>
                <w:numId w:val="12"/>
              </w:numPr>
              <w:tabs>
                <w:tab w:val="left" w:pos="8225"/>
              </w:tabs>
              <w:ind w:left="165" w:hanging="165"/>
              <w:rPr>
                <w:rFonts w:asciiTheme="minorEastAsia" w:hAnsiTheme="minorEastAsia" w:cs="Times New Roman"/>
                <w:sz w:val="20"/>
                <w:szCs w:val="20"/>
              </w:rPr>
            </w:pPr>
            <w:ins w:id="422" w:author="岡本　俊一" w:date="2023-03-17T15:33:00Z">
              <w:r>
                <w:rPr>
                  <w:rFonts w:asciiTheme="minorEastAsia" w:hAnsiTheme="minorEastAsia" w:cs="Times New Roman" w:hint="eastAsia"/>
                  <w:sz w:val="20"/>
                  <w:szCs w:val="20"/>
                </w:rPr>
                <w:t>証明書の発行に関わる真正性に関しては</w:t>
              </w:r>
            </w:ins>
            <w:ins w:id="423" w:author="岡本　俊一" w:date="2023-03-17T15:34:00Z">
              <w:r>
                <w:rPr>
                  <w:rFonts w:asciiTheme="minorEastAsia" w:hAnsiTheme="minorEastAsia" w:cs="Times New Roman" w:hint="eastAsia"/>
                  <w:sz w:val="20"/>
                  <w:szCs w:val="20"/>
                </w:rPr>
                <w:t>検証者自身で検証可能となる</w:t>
              </w:r>
            </w:ins>
            <w:ins w:id="424" w:author="岡本　俊一" w:date="2023-03-17T15:35:00Z">
              <w:r>
                <w:rPr>
                  <w:rFonts w:asciiTheme="minorEastAsia" w:hAnsiTheme="minorEastAsia" w:cs="Times New Roman" w:hint="eastAsia"/>
                  <w:sz w:val="20"/>
                  <w:szCs w:val="20"/>
                </w:rPr>
                <w:t>為、最低限照会応対の必要性はなくなる</w:t>
              </w:r>
            </w:ins>
            <w:ins w:id="425" w:author="岡本　俊一" w:date="2023-03-17T15:34:00Z">
              <w:r>
                <w:rPr>
                  <w:rFonts w:asciiTheme="minorEastAsia" w:hAnsiTheme="minorEastAsia" w:cs="Times New Roman" w:hint="eastAsia"/>
                  <w:sz w:val="20"/>
                  <w:szCs w:val="20"/>
                </w:rPr>
                <w:t>。また、</w:t>
              </w:r>
            </w:ins>
            <w:ins w:id="426" w:author="岡本　俊一" w:date="2023-03-17T15:35:00Z">
              <w:r>
                <w:rPr>
                  <w:rFonts w:asciiTheme="minorEastAsia" w:hAnsiTheme="minorEastAsia" w:cs="Times New Roman" w:hint="eastAsia"/>
                  <w:sz w:val="20"/>
                  <w:szCs w:val="20"/>
                </w:rPr>
                <w:t>証明発行</w:t>
              </w:r>
            </w:ins>
            <w:ins w:id="427" w:author="岡本　俊一" w:date="2023-03-17T15:37:00Z">
              <w:r>
                <w:rPr>
                  <w:rFonts w:asciiTheme="minorEastAsia" w:hAnsiTheme="minorEastAsia" w:cs="Times New Roman" w:hint="eastAsia"/>
                  <w:sz w:val="20"/>
                  <w:szCs w:val="20"/>
                </w:rPr>
                <w:t>の</w:t>
              </w:r>
            </w:ins>
            <w:ins w:id="428" w:author="岡本　俊一" w:date="2023-03-17T15:34:00Z">
              <w:r>
                <w:rPr>
                  <w:rFonts w:asciiTheme="minorEastAsia" w:hAnsiTheme="minorEastAsia" w:cs="Times New Roman" w:hint="eastAsia"/>
                  <w:sz w:val="20"/>
                  <w:szCs w:val="20"/>
                </w:rPr>
                <w:t>条件となる関係</w:t>
              </w:r>
            </w:ins>
            <w:ins w:id="429" w:author="岡本　俊一" w:date="2023-03-17T15:35:00Z">
              <w:r>
                <w:rPr>
                  <w:rFonts w:asciiTheme="minorEastAsia" w:hAnsiTheme="minorEastAsia" w:cs="Times New Roman" w:hint="eastAsia"/>
                  <w:sz w:val="20"/>
                  <w:szCs w:val="20"/>
                </w:rPr>
                <w:t>する付帯</w:t>
              </w:r>
            </w:ins>
            <w:ins w:id="430" w:author="岡本　俊一" w:date="2023-03-17T15:37:00Z">
              <w:r>
                <w:rPr>
                  <w:rFonts w:asciiTheme="minorEastAsia" w:hAnsiTheme="minorEastAsia" w:cs="Times New Roman" w:hint="eastAsia"/>
                  <w:sz w:val="20"/>
                  <w:szCs w:val="20"/>
                </w:rPr>
                <w:t>の根拠に関わる</w:t>
              </w:r>
            </w:ins>
            <w:ins w:id="431" w:author="岡本　俊一" w:date="2023-03-17T15:35:00Z">
              <w:r>
                <w:rPr>
                  <w:rFonts w:asciiTheme="minorEastAsia" w:hAnsiTheme="minorEastAsia" w:cs="Times New Roman" w:hint="eastAsia"/>
                  <w:sz w:val="20"/>
                  <w:szCs w:val="20"/>
                </w:rPr>
                <w:t>証明</w:t>
              </w:r>
            </w:ins>
            <w:ins w:id="432" w:author="岡本　俊一" w:date="2023-03-17T15:37:00Z">
              <w:r>
                <w:rPr>
                  <w:rFonts w:asciiTheme="minorEastAsia" w:hAnsiTheme="minorEastAsia" w:cs="Times New Roman" w:hint="eastAsia"/>
                  <w:sz w:val="20"/>
                  <w:szCs w:val="20"/>
                </w:rPr>
                <w:t>等</w:t>
              </w:r>
            </w:ins>
            <w:ins w:id="433" w:author="岡本　俊一" w:date="2023-03-17T15:35:00Z">
              <w:r>
                <w:rPr>
                  <w:rFonts w:asciiTheme="minorEastAsia" w:hAnsiTheme="minorEastAsia" w:cs="Times New Roman" w:hint="eastAsia"/>
                  <w:sz w:val="20"/>
                  <w:szCs w:val="20"/>
                </w:rPr>
                <w:t>についても</w:t>
              </w:r>
            </w:ins>
            <w:ins w:id="434" w:author="岡本　俊一" w:date="2023-03-17T15:36:00Z">
              <w:r>
                <w:rPr>
                  <w:rFonts w:asciiTheme="minorEastAsia" w:hAnsiTheme="minorEastAsia" w:cs="Times New Roman" w:hint="eastAsia"/>
                  <w:sz w:val="20"/>
                  <w:szCs w:val="20"/>
                </w:rPr>
                <w:t>紐づけIDをVCの中の属性情報の一つとして確認可能とする事で検証者自身で</w:t>
              </w:r>
              <w:r>
                <w:rPr>
                  <w:rFonts w:asciiTheme="minorEastAsia" w:hAnsiTheme="minorEastAsia" w:cs="Times New Roman" w:hint="eastAsia"/>
                  <w:sz w:val="20"/>
                  <w:szCs w:val="20"/>
                </w:rPr>
                <w:lastRenderedPageBreak/>
                <w:t>検証可能となる。</w:t>
              </w:r>
            </w:ins>
            <w:commentRangeStart w:id="435"/>
            <w:del w:id="436" w:author="岡本　俊一" w:date="2023-03-17T15:39:00Z">
              <w:r w:rsidR="002803FE" w:rsidRPr="007B6543" w:rsidDel="0080590C">
                <w:rPr>
                  <w:rFonts w:asciiTheme="minorEastAsia" w:hAnsiTheme="minorEastAsia" w:cs="Times New Roman" w:hint="eastAsia"/>
                  <w:sz w:val="20"/>
                  <w:szCs w:val="20"/>
                </w:rPr>
                <w:delText>一度検証された属性情報は検証可能であるため、その属性情報を以て、その真正性が担保できる。</w:delText>
              </w:r>
              <w:commentRangeEnd w:id="435"/>
              <w:r w:rsidR="005F3CD4" w:rsidDel="0080590C">
                <w:rPr>
                  <w:rStyle w:val="ac"/>
                </w:rPr>
                <w:commentReference w:id="435"/>
              </w:r>
              <w:r w:rsidR="002803FE" w:rsidRPr="007B6543" w:rsidDel="0080590C">
                <w:rPr>
                  <w:rFonts w:asciiTheme="minorEastAsia" w:hAnsiTheme="minorEastAsia" w:cs="Times New Roman" w:hint="eastAsia"/>
                  <w:sz w:val="20"/>
                  <w:szCs w:val="20"/>
                </w:rPr>
                <w:delText>故にその真正性に係る疑義発生等に再度の属性情報の提示等の必要性がなくなる。</w:delText>
              </w:r>
            </w:del>
          </w:p>
          <w:p w14:paraId="18A3AE21" w14:textId="654B334B"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紙ベースで運用されている申請書類がなく</w:t>
            </w:r>
            <w:del w:id="437" w:author="宮島　一樹" w:date="2023-03-20T17:25:00Z">
              <w:r w:rsidRPr="007B6543">
                <w:rPr>
                  <w:rFonts w:asciiTheme="minorEastAsia" w:hAnsiTheme="minorEastAsia" w:cs="Times New Roman" w:hint="eastAsia"/>
                  <w:sz w:val="20"/>
                  <w:szCs w:val="20"/>
                </w:rPr>
                <w:delText>なることで</w:delText>
              </w:r>
            </w:del>
            <w:ins w:id="438" w:author="宮島　一樹" w:date="2023-03-20T17:25:00Z">
              <w:r w:rsidRPr="007B6543">
                <w:rPr>
                  <w:rFonts w:asciiTheme="minorEastAsia" w:hAnsiTheme="minorEastAsia" w:cs="Times New Roman" w:hint="eastAsia"/>
                  <w:sz w:val="20"/>
                  <w:szCs w:val="20"/>
                </w:rPr>
                <w:t>な</w:t>
              </w:r>
            </w:ins>
            <w:ins w:id="439" w:author="岡本　俊一" w:date="2023-03-17T15:38:00Z">
              <w:r w:rsidR="0080590C">
                <w:rPr>
                  <w:rFonts w:asciiTheme="minorEastAsia" w:hAnsiTheme="minorEastAsia" w:cs="Times New Roman" w:hint="eastAsia"/>
                  <w:sz w:val="20"/>
                  <w:szCs w:val="20"/>
                </w:rPr>
                <w:t>り、</w:t>
              </w:r>
              <w:r w:rsidR="0080590C" w:rsidRPr="0080590C">
                <w:rPr>
                  <w:rFonts w:asciiTheme="minorEastAsia" w:hAnsiTheme="minorEastAsia" w:cs="Times New Roman" w:hint="eastAsia"/>
                  <w:sz w:val="20"/>
                  <w:szCs w:val="20"/>
                </w:rPr>
                <w:t>Trusted Webの電子署名モデルによ</w:t>
              </w:r>
            </w:ins>
            <w:ins w:id="440" w:author="宮島　一樹" w:date="2023-03-20T17:25:00Z">
              <w:r w:rsidRPr="007B6543">
                <w:rPr>
                  <w:rFonts w:asciiTheme="minorEastAsia" w:hAnsiTheme="minorEastAsia" w:cs="Times New Roman" w:hint="eastAsia"/>
                  <w:sz w:val="20"/>
                  <w:szCs w:val="20"/>
                </w:rPr>
                <w:t>ることで</w:t>
              </w:r>
            </w:ins>
            <w:ins w:id="441" w:author="岡本　俊一" w:date="2023-03-17T15:42:00Z">
              <w:r w:rsidR="0080590C">
                <w:rPr>
                  <w:rFonts w:asciiTheme="minorEastAsia" w:hAnsiTheme="minorEastAsia" w:cs="Times New Roman" w:hint="eastAsia"/>
                  <w:sz w:val="20"/>
                  <w:szCs w:val="20"/>
                </w:rPr>
                <w:t>郵送等のやり取りの負担や</w:t>
              </w:r>
            </w:ins>
            <w:r w:rsidRPr="007B6543">
              <w:rPr>
                <w:rFonts w:asciiTheme="minorEastAsia" w:hAnsiTheme="minorEastAsia" w:cs="Times New Roman" w:hint="eastAsia"/>
                <w:sz w:val="20"/>
                <w:szCs w:val="20"/>
              </w:rPr>
              <w:t>押印等の負担がなくなる。</w:t>
            </w:r>
          </w:p>
          <w:p w14:paraId="4D36E487" w14:textId="3F812E84"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一度</w:t>
            </w:r>
            <w:ins w:id="442" w:author="岡本　俊一" w:date="2023-03-22T16:23:00Z">
              <w:r w:rsidR="00B06E06">
                <w:rPr>
                  <w:rFonts w:asciiTheme="minorEastAsia" w:hAnsiTheme="minorEastAsia" w:cs="Times New Roman" w:hint="eastAsia"/>
                  <w:sz w:val="20"/>
                  <w:szCs w:val="20"/>
                </w:rPr>
                <w:t>、情報の真正性の</w:t>
              </w:r>
            </w:ins>
            <w:ins w:id="443" w:author="岡本　俊一" w:date="2023-03-17T15:43:00Z">
              <w:r w:rsidR="0080590C">
                <w:rPr>
                  <w:rFonts w:asciiTheme="minorEastAsia" w:hAnsiTheme="minorEastAsia" w:cs="Times New Roman" w:hint="eastAsia"/>
                  <w:sz w:val="20"/>
                  <w:szCs w:val="20"/>
                </w:rPr>
                <w:t>検証と</w:t>
              </w:r>
            </w:ins>
            <w:ins w:id="444" w:author="岡本　俊一" w:date="2023-03-22T16:23:00Z">
              <w:r w:rsidR="00B06E06">
                <w:rPr>
                  <w:rFonts w:asciiTheme="minorEastAsia" w:hAnsiTheme="minorEastAsia" w:cs="Times New Roman" w:hint="eastAsia"/>
                  <w:sz w:val="20"/>
                  <w:szCs w:val="20"/>
                </w:rPr>
                <w:t>、業務運用によ</w:t>
              </w:r>
            </w:ins>
            <w:ins w:id="445" w:author="岡本　俊一" w:date="2023-03-22T16:24:00Z">
              <w:r w:rsidR="00B06E06">
                <w:rPr>
                  <w:rFonts w:asciiTheme="minorEastAsia" w:hAnsiTheme="minorEastAsia" w:cs="Times New Roman" w:hint="eastAsia"/>
                  <w:sz w:val="20"/>
                  <w:szCs w:val="20"/>
                </w:rPr>
                <w:t>り</w:t>
              </w:r>
            </w:ins>
            <w:r w:rsidRPr="007B6543">
              <w:rPr>
                <w:rFonts w:asciiTheme="minorEastAsia" w:hAnsiTheme="minorEastAsia" w:cs="Times New Roman" w:hint="eastAsia"/>
                <w:sz w:val="20"/>
                <w:szCs w:val="20"/>
              </w:rPr>
              <w:t>確認された属性情報は、必要に応じ検証することで再度相手に提示を求める必要がなくなる。</w:t>
            </w:r>
          </w:p>
        </w:tc>
      </w:tr>
      <w:tr w:rsidR="002803FE" w:rsidRPr="00EF327B" w14:paraId="57C04312" w14:textId="77777777" w:rsidTr="007B6543">
        <w:trPr>
          <w:trHeight w:val="951"/>
        </w:trPr>
        <w:tc>
          <w:tcPr>
            <w:tcW w:w="1722" w:type="dxa"/>
          </w:tcPr>
          <w:p w14:paraId="1FBDAD1D"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lastRenderedPageBreak/>
              <w:t>＜証明書要求者＞</w:t>
            </w:r>
          </w:p>
          <w:p w14:paraId="4AA7005C"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全国の</w:t>
            </w:r>
            <w:r w:rsidRPr="007B6543">
              <w:rPr>
                <w:rFonts w:asciiTheme="minorEastAsia" w:hAnsiTheme="minorEastAsia" w:cs="Times New Roman"/>
                <w:sz w:val="20"/>
                <w:szCs w:val="20"/>
              </w:rPr>
              <w:t>IT企業等の設備メーカー等</w:t>
            </w:r>
          </w:p>
        </w:tc>
        <w:tc>
          <w:tcPr>
            <w:tcW w:w="3235" w:type="dxa"/>
          </w:tcPr>
          <w:p w14:paraId="03C5A690" w14:textId="5506D8F7" w:rsidR="002803FE"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証明書の真正性に関わる確認や、根拠に関わる確認などで、代表団体等の工業会からの疑義発生時の照会応対の必要性がなくなること。</w:t>
            </w:r>
          </w:p>
          <w:p w14:paraId="02BE50C7" w14:textId="77777777" w:rsidR="007B6543" w:rsidRPr="007B6543" w:rsidRDefault="007B6543" w:rsidP="007B6543">
            <w:pPr>
              <w:tabs>
                <w:tab w:val="left" w:pos="8225"/>
              </w:tabs>
              <w:ind w:left="165"/>
              <w:rPr>
                <w:rFonts w:asciiTheme="minorEastAsia" w:hAnsiTheme="minorEastAsia" w:cs="Times New Roman"/>
                <w:sz w:val="20"/>
                <w:szCs w:val="20"/>
              </w:rPr>
            </w:pPr>
          </w:p>
          <w:p w14:paraId="50938D52"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紙ベースでの付帯書類の提出に係るやり取りの負担がなくなること。</w:t>
            </w:r>
          </w:p>
          <w:p w14:paraId="47A166AB"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何度も同じ属性情報を再度アナログな形で提示する必要がある</w:t>
            </w:r>
          </w:p>
        </w:tc>
        <w:tc>
          <w:tcPr>
            <w:tcW w:w="3537" w:type="dxa"/>
          </w:tcPr>
          <w:p w14:paraId="15EC8CD5" w14:textId="19AD04F6" w:rsidR="002803FE" w:rsidRPr="007B6543" w:rsidRDefault="0080590C" w:rsidP="002035AF">
            <w:pPr>
              <w:numPr>
                <w:ilvl w:val="0"/>
                <w:numId w:val="12"/>
              </w:numPr>
              <w:tabs>
                <w:tab w:val="left" w:pos="8225"/>
              </w:tabs>
              <w:ind w:left="165" w:hanging="165"/>
              <w:rPr>
                <w:rFonts w:asciiTheme="minorEastAsia" w:hAnsiTheme="minorEastAsia" w:cs="Times New Roman"/>
                <w:sz w:val="20"/>
                <w:szCs w:val="20"/>
              </w:rPr>
            </w:pPr>
            <w:ins w:id="446" w:author="岡本　俊一" w:date="2023-03-17T15:40:00Z">
              <w:r>
                <w:rPr>
                  <w:rFonts w:asciiTheme="minorEastAsia" w:hAnsiTheme="minorEastAsia" w:cs="Times New Roman" w:hint="eastAsia"/>
                  <w:sz w:val="20"/>
                  <w:szCs w:val="20"/>
                </w:rPr>
                <w:t>前述同様</w:t>
              </w:r>
            </w:ins>
            <w:del w:id="447" w:author="岡本　俊一" w:date="2023-03-17T15:40:00Z">
              <w:r w:rsidR="002803FE" w:rsidRPr="007B6543" w:rsidDel="0080590C">
                <w:rPr>
                  <w:rFonts w:asciiTheme="minorEastAsia" w:hAnsiTheme="minorEastAsia" w:cs="Times New Roman" w:hint="eastAsia"/>
                  <w:sz w:val="20"/>
                  <w:szCs w:val="20"/>
                </w:rPr>
                <w:delText>一度検証された属性情報は検証可能であるため、その属性情報を以て、その真正性が担保できる。故にその真正性に係る疑義発生等に再度の属性情報の提示等の必要性がなくなる</w:delText>
              </w:r>
            </w:del>
            <w:r w:rsidR="002803FE" w:rsidRPr="007B6543">
              <w:rPr>
                <w:rFonts w:asciiTheme="minorEastAsia" w:hAnsiTheme="minorEastAsia" w:cs="Times New Roman" w:hint="eastAsia"/>
                <w:sz w:val="20"/>
                <w:szCs w:val="20"/>
              </w:rPr>
              <w:t>。</w:t>
            </w:r>
          </w:p>
          <w:p w14:paraId="7C267095" w14:textId="7A399C9A"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紙ベースで運用されている申請書類がなく</w:t>
            </w:r>
            <w:del w:id="448" w:author="宮島　一樹" w:date="2023-03-20T17:25:00Z">
              <w:r w:rsidRPr="007B6543">
                <w:rPr>
                  <w:rFonts w:asciiTheme="minorEastAsia" w:hAnsiTheme="minorEastAsia" w:cs="Times New Roman" w:hint="eastAsia"/>
                  <w:sz w:val="20"/>
                  <w:szCs w:val="20"/>
                </w:rPr>
                <w:delText>なる事で</w:delText>
              </w:r>
            </w:del>
            <w:ins w:id="449" w:author="宮島　一樹" w:date="2023-03-20T17:25:00Z">
              <w:r w:rsidRPr="007B6543">
                <w:rPr>
                  <w:rFonts w:asciiTheme="minorEastAsia" w:hAnsiTheme="minorEastAsia" w:cs="Times New Roman" w:hint="eastAsia"/>
                  <w:sz w:val="20"/>
                  <w:szCs w:val="20"/>
                </w:rPr>
                <w:t>な</w:t>
              </w:r>
            </w:ins>
            <w:ins w:id="450" w:author="岡本　俊一" w:date="2023-03-17T15:44:00Z">
              <w:r w:rsidR="0080590C">
                <w:rPr>
                  <w:rFonts w:asciiTheme="minorEastAsia" w:hAnsiTheme="minorEastAsia" w:cs="Times New Roman" w:hint="eastAsia"/>
                  <w:sz w:val="20"/>
                  <w:szCs w:val="20"/>
                </w:rPr>
                <w:t>り、</w:t>
              </w:r>
              <w:r w:rsidR="0080590C" w:rsidRPr="0080590C">
                <w:rPr>
                  <w:rFonts w:asciiTheme="minorEastAsia" w:hAnsiTheme="minorEastAsia" w:cs="Times New Roman" w:hint="eastAsia"/>
                  <w:sz w:val="20"/>
                  <w:szCs w:val="20"/>
                </w:rPr>
                <w:t>Trusted Webの電子署名モデルによることで</w:t>
              </w:r>
            </w:ins>
            <w:del w:id="451" w:author="岡本　俊一" w:date="2023-03-17T15:44:00Z">
              <w:r w:rsidRPr="007B6543" w:rsidDel="0080590C">
                <w:rPr>
                  <w:rFonts w:asciiTheme="minorEastAsia" w:hAnsiTheme="minorEastAsia" w:cs="Times New Roman" w:hint="eastAsia"/>
                  <w:sz w:val="20"/>
                  <w:szCs w:val="20"/>
                </w:rPr>
                <w:delText>る事で</w:delText>
              </w:r>
            </w:del>
            <w:ins w:id="452" w:author="岡本　俊一" w:date="2023-03-17T15:44:00Z">
              <w:r w:rsidR="0080590C">
                <w:rPr>
                  <w:rFonts w:asciiTheme="minorEastAsia" w:hAnsiTheme="minorEastAsia" w:cs="Times New Roman" w:hint="eastAsia"/>
                  <w:sz w:val="20"/>
                  <w:szCs w:val="20"/>
                </w:rPr>
                <w:t>、郵送等やり取りや</w:t>
              </w:r>
            </w:ins>
            <w:r w:rsidRPr="007B6543">
              <w:rPr>
                <w:rFonts w:asciiTheme="minorEastAsia" w:hAnsiTheme="minorEastAsia" w:cs="Times New Roman" w:hint="eastAsia"/>
                <w:sz w:val="20"/>
                <w:szCs w:val="20"/>
              </w:rPr>
              <w:t>押印等の負担がなくなる。</w:t>
            </w:r>
          </w:p>
          <w:p w14:paraId="1E5C589D" w14:textId="46DFCB8D"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一度</w:t>
            </w:r>
            <w:ins w:id="453" w:author="岡本　俊一" w:date="2023-03-22T16:24:00Z">
              <w:r w:rsidR="00B06E06">
                <w:rPr>
                  <w:rFonts w:asciiTheme="minorEastAsia" w:hAnsiTheme="minorEastAsia" w:cs="Times New Roman" w:hint="eastAsia"/>
                  <w:sz w:val="20"/>
                  <w:szCs w:val="20"/>
                </w:rPr>
                <w:t>、</w:t>
              </w:r>
              <w:r w:rsidR="00B06E06" w:rsidRPr="00B06E06">
                <w:rPr>
                  <w:rFonts w:asciiTheme="minorEastAsia" w:hAnsiTheme="minorEastAsia" w:cs="Times New Roman" w:hint="eastAsia"/>
                  <w:sz w:val="20"/>
                  <w:szCs w:val="20"/>
                </w:rPr>
                <w:t>情報の真正性の検証と、業務運用により</w:t>
              </w:r>
            </w:ins>
            <w:commentRangeStart w:id="454"/>
            <w:r w:rsidRPr="007B6543">
              <w:rPr>
                <w:rFonts w:asciiTheme="minorEastAsia" w:hAnsiTheme="minorEastAsia" w:cs="Times New Roman" w:hint="eastAsia"/>
                <w:sz w:val="20"/>
                <w:szCs w:val="20"/>
              </w:rPr>
              <w:t>確認</w:t>
            </w:r>
            <w:commentRangeEnd w:id="454"/>
            <w:r w:rsidR="005F3CD4">
              <w:rPr>
                <w:rStyle w:val="ac"/>
              </w:rPr>
              <w:commentReference w:id="454"/>
            </w:r>
            <w:r w:rsidRPr="007B6543">
              <w:rPr>
                <w:rFonts w:asciiTheme="minorEastAsia" w:hAnsiTheme="minorEastAsia" w:cs="Times New Roman" w:hint="eastAsia"/>
                <w:sz w:val="20"/>
                <w:szCs w:val="20"/>
              </w:rPr>
              <w:t>された属性情報は、必要に応じ検証することで再度相手に提示を求める必要がなくなる。</w:t>
            </w:r>
          </w:p>
        </w:tc>
      </w:tr>
      <w:tr w:rsidR="002803FE" w:rsidRPr="00EF327B" w14:paraId="28C33486" w14:textId="77777777" w:rsidTr="007B6543">
        <w:trPr>
          <w:trHeight w:val="951"/>
        </w:trPr>
        <w:tc>
          <w:tcPr>
            <w:tcW w:w="1722" w:type="dxa"/>
          </w:tcPr>
          <w:p w14:paraId="05D9E0AF"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＜証明書提供者＞</w:t>
            </w:r>
          </w:p>
          <w:p w14:paraId="128D5692"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代表団体等の工業会等（証明団体として指定団体）</w:t>
            </w:r>
          </w:p>
        </w:tc>
        <w:tc>
          <w:tcPr>
            <w:tcW w:w="3235" w:type="dxa"/>
          </w:tcPr>
          <w:p w14:paraId="533ECCF8"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交付した証明書がどこにあるのかトレースできないのが実態（申請者である</w:t>
            </w:r>
            <w:r w:rsidRPr="007B6543">
              <w:rPr>
                <w:rFonts w:asciiTheme="minorEastAsia" w:hAnsiTheme="minorEastAsia" w:cs="Times New Roman"/>
                <w:sz w:val="20"/>
                <w:szCs w:val="20"/>
              </w:rPr>
              <w:t>IT企業の手元にあるのか、それとも納税者に渡っているのか）。</w:t>
            </w:r>
          </w:p>
          <w:p w14:paraId="2B4A2D32"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申請内容の真正性に係る確認コストの低減。</w:t>
            </w:r>
          </w:p>
          <w:p w14:paraId="57B4AE9B"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書面での参考資料と交付した工業会証明書の保管コストの低減。</w:t>
            </w:r>
          </w:p>
        </w:tc>
        <w:tc>
          <w:tcPr>
            <w:tcW w:w="3537" w:type="dxa"/>
          </w:tcPr>
          <w:p w14:paraId="499B492C" w14:textId="53A35D3D"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commentRangeStart w:id="455"/>
            <w:r w:rsidRPr="007B6543">
              <w:rPr>
                <w:rFonts w:asciiTheme="minorEastAsia" w:hAnsiTheme="minorEastAsia" w:cs="Times New Roman" w:hint="eastAsia"/>
                <w:sz w:val="20"/>
                <w:szCs w:val="20"/>
              </w:rPr>
              <w:t>発行した</w:t>
            </w:r>
            <w:r w:rsidRPr="007B6543">
              <w:rPr>
                <w:rFonts w:asciiTheme="minorEastAsia" w:hAnsiTheme="minorEastAsia" w:cs="Times New Roman"/>
                <w:sz w:val="20"/>
                <w:szCs w:val="20"/>
              </w:rPr>
              <w:t>VC</w:t>
            </w:r>
            <w:r w:rsidRPr="007B6543">
              <w:rPr>
                <w:rFonts w:asciiTheme="minorEastAsia" w:hAnsiTheme="minorEastAsia" w:cs="Times New Roman" w:hint="eastAsia"/>
                <w:sz w:val="20"/>
                <w:szCs w:val="20"/>
              </w:rPr>
              <w:t>が想定した中小事業者ら</w:t>
            </w:r>
            <w:ins w:id="456" w:author="岡本　俊一" w:date="2023-03-17T16:22:00Z">
              <w:r w:rsidR="00BF07D6">
                <w:rPr>
                  <w:rFonts w:asciiTheme="minorEastAsia" w:hAnsiTheme="minorEastAsia" w:cs="Times New Roman" w:hint="eastAsia"/>
                  <w:sz w:val="20"/>
                  <w:szCs w:val="20"/>
                </w:rPr>
                <w:t>に</w:t>
              </w:r>
              <w:r w:rsidR="00BF07D6" w:rsidRPr="00BF07D6">
                <w:rPr>
                  <w:rFonts w:asciiTheme="minorEastAsia" w:hAnsiTheme="minorEastAsia" w:cs="Times New Roman" w:hint="eastAsia"/>
                  <w:sz w:val="20"/>
                  <w:szCs w:val="20"/>
                </w:rPr>
                <w:t>渡した事がトレースができる。</w:t>
              </w:r>
            </w:ins>
            <w:del w:id="457" w:author="岡本　俊一" w:date="2023-03-17T16:22:00Z">
              <w:r w:rsidRPr="007B6543" w:rsidDel="00BF07D6">
                <w:rPr>
                  <w:rFonts w:asciiTheme="minorEastAsia" w:hAnsiTheme="minorEastAsia" w:cs="Times New Roman" w:hint="eastAsia"/>
                  <w:sz w:val="20"/>
                  <w:szCs w:val="20"/>
                </w:rPr>
                <w:delText>に確実に渡っていることが管理できる。</w:delText>
              </w:r>
              <w:commentRangeEnd w:id="455"/>
              <w:r w:rsidR="005F3CD4" w:rsidDel="00BF07D6">
                <w:rPr>
                  <w:rStyle w:val="ac"/>
                </w:rPr>
                <w:commentReference w:id="455"/>
              </w:r>
            </w:del>
          </w:p>
          <w:p w14:paraId="65530728" w14:textId="77777777" w:rsidR="002803FE" w:rsidRPr="007B6543" w:rsidRDefault="002803FE" w:rsidP="005F3CD4">
            <w:pPr>
              <w:tabs>
                <w:tab w:val="left" w:pos="8225"/>
              </w:tabs>
              <w:rPr>
                <w:rFonts w:asciiTheme="minorEastAsia" w:hAnsiTheme="minorEastAsia" w:cs="Times New Roman"/>
                <w:sz w:val="20"/>
                <w:szCs w:val="20"/>
              </w:rPr>
            </w:pPr>
          </w:p>
          <w:p w14:paraId="448631ED" w14:textId="77777777" w:rsidR="002803FE" w:rsidRPr="007B6543" w:rsidRDefault="002803FE" w:rsidP="005F3CD4">
            <w:pPr>
              <w:tabs>
                <w:tab w:val="left" w:pos="8225"/>
              </w:tabs>
              <w:rPr>
                <w:rFonts w:asciiTheme="minorEastAsia" w:hAnsiTheme="minorEastAsia" w:cs="Times New Roman"/>
                <w:sz w:val="20"/>
                <w:szCs w:val="20"/>
              </w:rPr>
            </w:pPr>
          </w:p>
          <w:p w14:paraId="6B361C66"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申請書類と中小事業者等の属性情報の突合・検証コストの低減。</w:t>
            </w:r>
          </w:p>
          <w:p w14:paraId="15EC63F4"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紙ベースでの工業会証明書が</w:t>
            </w:r>
            <w:r w:rsidRPr="007B6543">
              <w:rPr>
                <w:rFonts w:asciiTheme="minorEastAsia" w:hAnsiTheme="minorEastAsia" w:cs="Times New Roman"/>
                <w:sz w:val="20"/>
                <w:szCs w:val="20"/>
              </w:rPr>
              <w:t>VC</w:t>
            </w:r>
            <w:r w:rsidRPr="007B6543">
              <w:rPr>
                <w:rFonts w:asciiTheme="minorEastAsia" w:hAnsiTheme="minorEastAsia" w:cs="Times New Roman" w:hint="eastAsia"/>
                <w:sz w:val="20"/>
                <w:szCs w:val="20"/>
              </w:rPr>
              <w:t>となることで、物理的な管理コスト・押印等に係るコストが低減する。</w:t>
            </w:r>
          </w:p>
        </w:tc>
      </w:tr>
      <w:tr w:rsidR="002803FE" w:rsidRPr="00EF327B" w14:paraId="76C017DC" w14:textId="77777777" w:rsidTr="007B6543">
        <w:trPr>
          <w:trHeight w:val="951"/>
        </w:trPr>
        <w:tc>
          <w:tcPr>
            <w:tcW w:w="1722" w:type="dxa"/>
          </w:tcPr>
          <w:p w14:paraId="63C2CAF3"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＜証明書検証者　兼　証明書提供者＞</w:t>
            </w:r>
          </w:p>
          <w:p w14:paraId="42F0B70D" w14:textId="5E1F1614" w:rsidR="002803FE" w:rsidRPr="007B6543" w:rsidRDefault="009A2178" w:rsidP="005F3CD4">
            <w:pPr>
              <w:tabs>
                <w:tab w:val="left" w:pos="8225"/>
              </w:tabs>
              <w:rPr>
                <w:rFonts w:asciiTheme="minorEastAsia" w:hAnsiTheme="minorEastAsia" w:cs="Times New Roman"/>
                <w:sz w:val="20"/>
                <w:szCs w:val="20"/>
              </w:rPr>
            </w:pPr>
            <w:ins w:id="458" w:author="岡本　俊一" w:date="2023-03-17T12:54:00Z">
              <w:r>
                <w:rPr>
                  <w:rFonts w:asciiTheme="minorEastAsia" w:hAnsiTheme="minorEastAsia" w:cs="Times New Roman" w:hint="eastAsia"/>
                  <w:sz w:val="20"/>
                  <w:szCs w:val="20"/>
                </w:rPr>
                <w:t>（当該中小事業者の）</w:t>
              </w:r>
            </w:ins>
            <w:r w:rsidR="00D41888">
              <w:rPr>
                <w:rFonts w:asciiTheme="minorEastAsia" w:hAnsiTheme="minorEastAsia" w:cs="Times New Roman" w:hint="eastAsia"/>
                <w:sz w:val="20"/>
                <w:szCs w:val="20"/>
              </w:rPr>
              <w:t>所管</w:t>
            </w:r>
            <w:ins w:id="459" w:author="岡本　俊一" w:date="2023-03-17T12:54:00Z">
              <w:r>
                <w:rPr>
                  <w:rFonts w:asciiTheme="minorEastAsia" w:hAnsiTheme="minorEastAsia" w:cs="Times New Roman" w:hint="eastAsia"/>
                  <w:sz w:val="20"/>
                  <w:szCs w:val="20"/>
                </w:rPr>
                <w:t>省庁</w:t>
              </w:r>
            </w:ins>
            <w:del w:id="460" w:author="岡本　俊一" w:date="2023-03-17T12:54:00Z">
              <w:r w:rsidR="00D41888" w:rsidDel="009A2178">
                <w:rPr>
                  <w:rFonts w:asciiTheme="minorEastAsia" w:hAnsiTheme="minorEastAsia" w:cs="Times New Roman" w:hint="eastAsia"/>
                  <w:sz w:val="20"/>
                  <w:szCs w:val="20"/>
                </w:rPr>
                <w:delText>官庁（中小</w:delText>
              </w:r>
              <w:r w:rsidR="002803FE" w:rsidRPr="007B6543" w:rsidDel="009A2178">
                <w:rPr>
                  <w:rFonts w:asciiTheme="minorEastAsia" w:hAnsiTheme="minorEastAsia" w:cs="Times New Roman" w:hint="eastAsia"/>
                  <w:sz w:val="20"/>
                  <w:szCs w:val="20"/>
                </w:rPr>
                <w:delText>企業庁）</w:delText>
              </w:r>
            </w:del>
          </w:p>
          <w:p w14:paraId="27AB4158" w14:textId="77777777" w:rsidR="002803FE" w:rsidRPr="007B6543" w:rsidRDefault="002803FE" w:rsidP="005F3CD4">
            <w:pPr>
              <w:jc w:val="center"/>
              <w:rPr>
                <w:rFonts w:asciiTheme="minorEastAsia" w:hAnsiTheme="minorEastAsia" w:cs="Times New Roman"/>
                <w:sz w:val="20"/>
                <w:szCs w:val="20"/>
              </w:rPr>
            </w:pPr>
          </w:p>
        </w:tc>
        <w:tc>
          <w:tcPr>
            <w:tcW w:w="3235" w:type="dxa"/>
          </w:tcPr>
          <w:p w14:paraId="6FF69BB7" w14:textId="68D14D8C" w:rsidR="002803FE" w:rsidRPr="007B6543" w:rsidRDefault="002803FE" w:rsidP="002035AF">
            <w:pPr>
              <w:numPr>
                <w:ilvl w:val="0"/>
                <w:numId w:val="13"/>
              </w:numPr>
              <w:tabs>
                <w:tab w:val="left" w:pos="8225"/>
              </w:tabs>
              <w:ind w:left="170" w:hanging="170"/>
              <w:rPr>
                <w:rFonts w:asciiTheme="minorEastAsia" w:hAnsiTheme="minorEastAsia" w:cs="Times New Roman"/>
                <w:sz w:val="20"/>
                <w:szCs w:val="20"/>
              </w:rPr>
            </w:pPr>
            <w:r w:rsidRPr="007B6543">
              <w:rPr>
                <w:rFonts w:asciiTheme="minorEastAsia" w:hAnsiTheme="minorEastAsia" w:cs="Times New Roman" w:hint="eastAsia"/>
                <w:sz w:val="20"/>
                <w:szCs w:val="20"/>
              </w:rPr>
              <w:t>現状では各工業会から月次で設備種目別の交付枚数の報告を受けるに留まり、設備投資に係るデータを把握できていない。</w:t>
            </w:r>
          </w:p>
        </w:tc>
        <w:tc>
          <w:tcPr>
            <w:tcW w:w="3537" w:type="dxa"/>
          </w:tcPr>
          <w:p w14:paraId="62C0B802"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設備投資に係るデータを</w:t>
            </w:r>
            <w:r w:rsidRPr="007B6543">
              <w:rPr>
                <w:rFonts w:asciiTheme="minorEastAsia" w:hAnsiTheme="minorEastAsia" w:cs="Times New Roman"/>
                <w:sz w:val="20"/>
                <w:szCs w:val="20"/>
              </w:rPr>
              <w:t>VCとしてデジタル化することで真正性確認に加えてデータ自体の管理を行うことが可能となる。</w:t>
            </w:r>
          </w:p>
          <w:p w14:paraId="00D49761" w14:textId="286E97D6" w:rsidR="002803FE" w:rsidRPr="007B6543" w:rsidRDefault="002803FE" w:rsidP="007B6543">
            <w:pPr>
              <w:tabs>
                <w:tab w:val="left" w:pos="8225"/>
              </w:tabs>
              <w:ind w:leftChars="100" w:left="210"/>
              <w:rPr>
                <w:rFonts w:asciiTheme="minorEastAsia" w:hAnsiTheme="minorEastAsia" w:cs="Times New Roman"/>
                <w:sz w:val="20"/>
                <w:szCs w:val="20"/>
              </w:rPr>
            </w:pPr>
          </w:p>
        </w:tc>
      </w:tr>
      <w:tr w:rsidR="002803FE" w:rsidRPr="00EF327B" w14:paraId="70D81840" w14:textId="77777777" w:rsidTr="007B6543">
        <w:trPr>
          <w:trHeight w:val="951"/>
        </w:trPr>
        <w:tc>
          <w:tcPr>
            <w:tcW w:w="1722" w:type="dxa"/>
          </w:tcPr>
          <w:p w14:paraId="426058E5"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lastRenderedPageBreak/>
              <w:t>＜証明書検証者＞</w:t>
            </w:r>
          </w:p>
          <w:p w14:paraId="053F25E2"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所轄の税務署</w:t>
            </w:r>
          </w:p>
        </w:tc>
        <w:tc>
          <w:tcPr>
            <w:tcW w:w="3235" w:type="dxa"/>
          </w:tcPr>
          <w:p w14:paraId="629CF6A9"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確定申告の内容の真正性に係る確認コストの低減。</w:t>
            </w:r>
          </w:p>
          <w:p w14:paraId="3AAFAE00"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書面による別表あるいは別表明細の書面による付帯書類の管理コストの低減。</w:t>
            </w:r>
          </w:p>
        </w:tc>
        <w:tc>
          <w:tcPr>
            <w:tcW w:w="3537" w:type="dxa"/>
          </w:tcPr>
          <w:p w14:paraId="00B31277"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申請内容に疑義が生じたケースでも、申請内容や中小企業者の属性等は検証可能であるため、検証コストの低減を図ることができる。</w:t>
            </w:r>
          </w:p>
        </w:tc>
      </w:tr>
      <w:bookmarkEnd w:id="415"/>
    </w:tbl>
    <w:p w14:paraId="662A32BF" w14:textId="7BE9BD26" w:rsidR="002803FE" w:rsidRPr="002803FE" w:rsidRDefault="002803FE" w:rsidP="00FC7963">
      <w:pPr>
        <w:pStyle w:val="a0"/>
        <w:ind w:firstLine="210"/>
        <w:rPr>
          <w:rFonts w:asciiTheme="majorHAnsi" w:eastAsiaTheme="majorHAnsi" w:hAnsiTheme="majorHAnsi"/>
          <w:lang w:val="en-US"/>
        </w:rPr>
      </w:pPr>
    </w:p>
    <w:p w14:paraId="046D00F8"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461" w:name="_Toc110595929"/>
      <w:bookmarkStart w:id="462" w:name="_Toc128560512"/>
      <w:bookmarkEnd w:id="414"/>
      <w:r w:rsidRPr="00A06E26">
        <w:rPr>
          <w:rFonts w:hint="eastAsia"/>
        </w:rPr>
        <w:t>企画・開発するプロトタイプシステムにおけるユースケースの検証範囲</w:t>
      </w:r>
      <w:bookmarkEnd w:id="461"/>
      <w:bookmarkEnd w:id="462"/>
    </w:p>
    <w:p w14:paraId="64CAE715" w14:textId="3D98AE8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本実証事業では、</w:t>
      </w:r>
      <w:r w:rsidR="003E4189">
        <w:rPr>
          <w:rFonts w:asciiTheme="majorHAnsi" w:eastAsiaTheme="majorHAnsi" w:hAnsiTheme="majorHAnsi" w:hint="eastAsia"/>
          <w:lang w:eastAsia="ja-JP"/>
        </w:rPr>
        <w:t>2</w:t>
      </w:r>
      <w:r w:rsidR="003E4189">
        <w:rPr>
          <w:rFonts w:asciiTheme="majorHAnsi" w:eastAsiaTheme="majorHAnsi" w:hAnsiTheme="majorHAnsi"/>
          <w:lang w:eastAsia="ja-JP"/>
        </w:rPr>
        <w:t>.1.</w:t>
      </w:r>
      <w:ins w:id="463" w:author="岡本　俊一" w:date="2023-03-17T16:25:00Z">
        <w:r w:rsidR="00BF07D6">
          <w:rPr>
            <w:rFonts w:asciiTheme="majorHAnsi" w:eastAsiaTheme="majorHAnsi" w:hAnsiTheme="majorHAnsi" w:hint="eastAsia"/>
            <w:lang w:eastAsia="ja-JP"/>
          </w:rPr>
          <w:t>4</w:t>
        </w:r>
      </w:ins>
      <w:del w:id="464" w:author="岡本　俊一" w:date="2023-03-17T16:25:00Z">
        <w:r w:rsidRPr="00A06E26" w:rsidDel="00BF07D6">
          <w:rPr>
            <w:rFonts w:asciiTheme="majorHAnsi" w:eastAsiaTheme="majorHAnsi" w:hAnsiTheme="majorHAnsi"/>
          </w:rPr>
          <w:delText>3</w:delText>
        </w:r>
      </w:del>
      <w:r w:rsidRPr="00A06E26">
        <w:rPr>
          <w:rFonts w:asciiTheme="majorHAnsi" w:eastAsiaTheme="majorHAnsi" w:hAnsiTheme="majorHAnsi" w:hint="eastAsia"/>
        </w:rPr>
        <w:t>に示した①、②、③、④、⑤、⑥</w:t>
      </w:r>
      <w:ins w:id="465" w:author="岡本　俊一" w:date="2023-03-17T16:30:00Z">
        <w:r w:rsidR="007C2A55">
          <w:rPr>
            <w:rFonts w:asciiTheme="majorHAnsi" w:eastAsiaTheme="majorHAnsi" w:hAnsiTheme="majorHAnsi" w:hint="eastAsia"/>
            <w:lang w:eastAsia="ja-JP"/>
          </w:rPr>
          <w:t>、⑦</w:t>
        </w:r>
      </w:ins>
      <w:proofErr w:type="spellStart"/>
      <w:r w:rsidRPr="00A06E26">
        <w:rPr>
          <w:rFonts w:asciiTheme="majorHAnsi" w:eastAsiaTheme="majorHAnsi" w:hAnsiTheme="majorHAnsi" w:hint="eastAsia"/>
        </w:rPr>
        <w:t>のやり取りを実現するプロトタイプシステムの企画・開発を行う</w:t>
      </w:r>
      <w:proofErr w:type="spellEnd"/>
      <w:r w:rsidRPr="00A06E26">
        <w:rPr>
          <w:rFonts w:asciiTheme="majorHAnsi" w:eastAsiaTheme="majorHAnsi" w:hAnsiTheme="majorHAnsi" w:hint="eastAsia"/>
        </w:rPr>
        <w:t>。</w:t>
      </w:r>
    </w:p>
    <w:p w14:paraId="57100B49" w14:textId="2F5D9E98" w:rsidR="00FC7963" w:rsidRPr="004C6CA6" w:rsidRDefault="00FC7963" w:rsidP="004C6CA6">
      <w:pPr>
        <w:pStyle w:val="a0"/>
        <w:ind w:firstLine="210"/>
        <w:rPr>
          <w:rFonts w:asciiTheme="majorHAnsi" w:hAnsiTheme="majorHAnsi"/>
          <w:lang w:val="en-US"/>
          <w:rPrChange w:id="466" w:author="鈴木 茂哉" w:date="2023-03-20T17:25:00Z">
            <w:rPr>
              <w:rFonts w:asciiTheme="majorHAnsi" w:hAnsiTheme="majorHAnsi"/>
            </w:rPr>
          </w:rPrChange>
        </w:rPr>
      </w:pPr>
      <w:proofErr w:type="spellStart"/>
      <w:r w:rsidRPr="00A06E26">
        <w:rPr>
          <w:rFonts w:asciiTheme="majorHAnsi" w:eastAsiaTheme="majorHAnsi" w:hAnsiTheme="majorHAnsi" w:hint="eastAsia"/>
        </w:rPr>
        <w:t>なおこの度の実証では</w:t>
      </w:r>
      <w:proofErr w:type="spellEnd"/>
      <w:del w:id="467" w:author="宮島　一樹" w:date="2023-03-20T17:25:00Z">
        <w:r w:rsidRPr="00A06E26">
          <w:rPr>
            <w:rFonts w:asciiTheme="majorHAnsi" w:eastAsiaTheme="majorHAnsi" w:hAnsiTheme="majorHAnsi" w:hint="eastAsia"/>
          </w:rPr>
          <w:delText>⑦、⑧</w:delText>
        </w:r>
      </w:del>
      <w:ins w:id="468" w:author="岡本　俊一" w:date="2023-03-17T16:30:00Z">
        <w:r w:rsidR="007C2A55">
          <w:rPr>
            <w:rFonts w:asciiTheme="majorHAnsi" w:eastAsiaTheme="majorHAnsi" w:hAnsiTheme="majorHAnsi" w:hint="eastAsia"/>
            <w:lang w:eastAsia="ja-JP"/>
          </w:rPr>
          <w:t>⑧</w:t>
        </w:r>
      </w:ins>
      <w:del w:id="469" w:author="岡本　俊一" w:date="2023-03-17T16:30:00Z">
        <w:r w:rsidRPr="00A06E26" w:rsidDel="007C2A55">
          <w:rPr>
            <w:rFonts w:asciiTheme="majorHAnsi" w:eastAsiaTheme="majorHAnsi" w:hAnsiTheme="majorHAnsi" w:hint="eastAsia"/>
          </w:rPr>
          <w:delText>⑦</w:delText>
        </w:r>
      </w:del>
      <w:ins w:id="470" w:author="宮島　一樹" w:date="2023-03-20T17:25:00Z">
        <w:r w:rsidRPr="00A06E26">
          <w:rPr>
            <w:rFonts w:asciiTheme="majorHAnsi" w:eastAsiaTheme="majorHAnsi" w:hAnsiTheme="majorHAnsi" w:hint="eastAsia"/>
          </w:rPr>
          <w:t>、</w:t>
        </w:r>
      </w:ins>
      <w:ins w:id="471" w:author="岡本　俊一" w:date="2023-03-17T16:30:00Z">
        <w:r w:rsidR="007C2A55">
          <w:rPr>
            <w:rFonts w:asciiTheme="majorHAnsi" w:eastAsiaTheme="majorHAnsi" w:hAnsiTheme="majorHAnsi" w:hint="eastAsia"/>
            <w:lang w:eastAsia="ja-JP"/>
          </w:rPr>
          <w:t>⑨</w:t>
        </w:r>
      </w:ins>
      <w:del w:id="472" w:author="岡本　俊一" w:date="2023-03-17T16:30:00Z">
        <w:r w:rsidRPr="00A06E26" w:rsidDel="007C2A55">
          <w:rPr>
            <w:rFonts w:asciiTheme="majorHAnsi" w:eastAsiaTheme="majorHAnsi" w:hAnsiTheme="majorHAnsi" w:hint="eastAsia"/>
          </w:rPr>
          <w:delText>⑧</w:delText>
        </w:r>
      </w:del>
      <w:ins w:id="473" w:author="鈴木 茂哉" w:date="2023-03-14T22:32:00Z">
        <w:r w:rsidR="004C6CA6">
          <w:rPr>
            <w:rFonts w:asciiTheme="majorHAnsi" w:eastAsiaTheme="majorHAnsi" w:hAnsiTheme="majorHAnsi" w:hint="eastAsia"/>
            <w:lang w:val="en-US" w:eastAsia="ja-JP"/>
          </w:rPr>
          <w:t>に</w:t>
        </w:r>
      </w:ins>
      <w:proofErr w:type="spellStart"/>
      <w:r w:rsidRPr="00A06E26">
        <w:rPr>
          <w:rFonts w:asciiTheme="majorHAnsi" w:eastAsiaTheme="majorHAnsi" w:hAnsiTheme="majorHAnsi" w:hint="eastAsia"/>
        </w:rPr>
        <w:t>想定されるオペレーションを元に擬似的に属性情報の検証が</w:t>
      </w:r>
      <w:ins w:id="474" w:author="岡本　俊一" w:date="2023-03-17T16:31:00Z">
        <w:r w:rsidR="007C2A55">
          <w:rPr>
            <w:rFonts w:asciiTheme="majorHAnsi" w:eastAsiaTheme="majorHAnsi" w:hAnsiTheme="majorHAnsi" w:hint="eastAsia"/>
            <w:lang w:eastAsia="ja-JP"/>
          </w:rPr>
          <w:t>、当該中小事業者の所管省庁</w:t>
        </w:r>
      </w:ins>
      <w:proofErr w:type="spellEnd"/>
      <w:del w:id="475" w:author="岡本　俊一" w:date="2023-03-17T16:31:00Z">
        <w:r w:rsidRPr="00A06E26" w:rsidDel="007C2A55">
          <w:rPr>
            <w:rFonts w:asciiTheme="majorHAnsi" w:eastAsiaTheme="majorHAnsi" w:hAnsiTheme="majorHAnsi" w:hint="eastAsia"/>
          </w:rPr>
          <w:delText>中小企業庁</w:delText>
        </w:r>
      </w:del>
      <w:r w:rsidRPr="00A06E26">
        <w:rPr>
          <w:rFonts w:asciiTheme="majorHAnsi" w:eastAsiaTheme="majorHAnsi" w:hAnsiTheme="majorHAnsi" w:hint="eastAsia"/>
        </w:rPr>
        <w:t>、</w:t>
      </w:r>
      <w:proofErr w:type="spellStart"/>
      <w:r w:rsidRPr="00A06E26">
        <w:rPr>
          <w:rFonts w:asciiTheme="majorHAnsi" w:eastAsiaTheme="majorHAnsi" w:hAnsiTheme="majorHAnsi" w:hint="eastAsia"/>
        </w:rPr>
        <w:t>所轄の税務署にて行われる事を確認する</w:t>
      </w:r>
      <w:proofErr w:type="spellEnd"/>
      <w:r w:rsidRPr="00A06E26">
        <w:rPr>
          <w:rFonts w:asciiTheme="majorHAnsi" w:eastAsiaTheme="majorHAnsi" w:hAnsiTheme="majorHAnsi" w:hint="eastAsia"/>
        </w:rPr>
        <w:t>。</w:t>
      </w:r>
    </w:p>
    <w:p w14:paraId="656F6933" w14:textId="2DF7D142"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w:t>
      </w:r>
      <w:proofErr w:type="spellStart"/>
      <w:del w:id="476" w:author="岡本　俊一" w:date="2023-03-17T16:29:00Z">
        <w:r w:rsidRPr="00A06E26" w:rsidDel="007C2A55">
          <w:rPr>
            <w:rFonts w:asciiTheme="majorHAnsi" w:eastAsiaTheme="majorHAnsi" w:hAnsiTheme="majorHAnsi" w:hint="eastAsia"/>
          </w:rPr>
          <w:delText>事業</w:delText>
        </w:r>
      </w:del>
      <w:r w:rsidRPr="00A06E26">
        <w:rPr>
          <w:rFonts w:asciiTheme="majorHAnsi" w:eastAsiaTheme="majorHAnsi" w:hAnsiTheme="majorHAnsi" w:hint="eastAsia"/>
        </w:rPr>
        <w:t>シナリオ再掲</w:t>
      </w:r>
      <w:proofErr w:type="spellEnd"/>
      <w:r w:rsidRPr="00A06E26">
        <w:rPr>
          <w:rFonts w:asciiTheme="majorHAnsi" w:eastAsiaTheme="majorHAnsi" w:hAnsiTheme="majorHAnsi" w:hint="eastAsia"/>
        </w:rPr>
        <w:t>＞</w:t>
      </w:r>
    </w:p>
    <w:p w14:paraId="028473A7" w14:textId="77777777" w:rsidR="007C2A55" w:rsidRPr="007C2A55" w:rsidRDefault="007C2A55" w:rsidP="007C2A55">
      <w:pPr>
        <w:pStyle w:val="a0"/>
        <w:ind w:firstLine="210"/>
        <w:rPr>
          <w:ins w:id="477" w:author="岡本　俊一" w:date="2023-03-17T16:30:00Z"/>
          <w:rFonts w:asciiTheme="majorHAnsi" w:eastAsiaTheme="majorHAnsi" w:hAnsiTheme="majorHAnsi"/>
        </w:rPr>
      </w:pPr>
      <w:ins w:id="478" w:author="岡本　俊一" w:date="2023-03-17T16:30:00Z">
        <w:r w:rsidRPr="007C2A55">
          <w:rPr>
            <w:rFonts w:asciiTheme="majorHAnsi" w:eastAsiaTheme="majorHAnsi" w:hAnsiTheme="majorHAnsi" w:hint="eastAsia"/>
          </w:rPr>
          <w:t>①</w:t>
        </w:r>
        <w:r w:rsidRPr="007C2A55">
          <w:rPr>
            <w:rFonts w:asciiTheme="majorHAnsi" w:eastAsiaTheme="majorHAnsi" w:hAnsiTheme="majorHAnsi" w:hint="eastAsia"/>
          </w:rPr>
          <w:tab/>
          <w:t xml:space="preserve">　租税特別措置法等の適用申請に必要な工業会証明書の申請に必要となる、当該適用製品等の利用証明（納入済証明）を、中小事業者から全国のIT企業等の設備メーカー等に対し、利用証明（納入済証明）の発行の申請をデジタルで行う（申請フォーム、申請書類のデジタル化）</w:t>
        </w:r>
      </w:ins>
    </w:p>
    <w:p w14:paraId="2E5587D0" w14:textId="77777777" w:rsidR="007C2A55" w:rsidRPr="007C2A55" w:rsidRDefault="007C2A55" w:rsidP="007C2A55">
      <w:pPr>
        <w:pStyle w:val="a0"/>
        <w:ind w:firstLine="210"/>
        <w:rPr>
          <w:ins w:id="479" w:author="岡本　俊一" w:date="2023-03-17T16:30:00Z"/>
          <w:rFonts w:asciiTheme="majorHAnsi" w:eastAsiaTheme="majorHAnsi" w:hAnsiTheme="majorHAnsi"/>
        </w:rPr>
      </w:pPr>
      <w:ins w:id="480" w:author="岡本　俊一" w:date="2023-03-17T16:30:00Z">
        <w:r w:rsidRPr="007C2A55">
          <w:rPr>
            <w:rFonts w:asciiTheme="majorHAnsi" w:eastAsiaTheme="majorHAnsi" w:hAnsiTheme="majorHAnsi" w:hint="eastAsia"/>
          </w:rPr>
          <w:t>②</w:t>
        </w:r>
        <w:r w:rsidRPr="007C2A55">
          <w:rPr>
            <w:rFonts w:asciiTheme="majorHAnsi" w:eastAsiaTheme="majorHAnsi" w:hAnsiTheme="majorHAnsi" w:hint="eastAsia"/>
          </w:rPr>
          <w:tab/>
          <w:t xml:space="preserve">　中小事業者からの依頼に基づき、租税特別措置法等の適用申請に必要な工業会証明書の申請に必要となる、当該適用製品等の利用証明（納入済証明）を、設備メーカー等がデジタル証明書として発行する。</w:t>
        </w:r>
      </w:ins>
    </w:p>
    <w:p w14:paraId="22480E9C" w14:textId="77777777" w:rsidR="007C2A55" w:rsidRPr="007C2A55" w:rsidRDefault="007C2A55" w:rsidP="007C2A55">
      <w:pPr>
        <w:pStyle w:val="a0"/>
        <w:ind w:firstLine="210"/>
        <w:rPr>
          <w:ins w:id="481" w:author="岡本　俊一" w:date="2023-03-17T16:30:00Z"/>
          <w:rFonts w:asciiTheme="majorHAnsi" w:eastAsiaTheme="majorHAnsi" w:hAnsiTheme="majorHAnsi"/>
        </w:rPr>
      </w:pPr>
      <w:ins w:id="482" w:author="岡本　俊一" w:date="2023-03-17T16:30:00Z">
        <w:r w:rsidRPr="007C2A55">
          <w:rPr>
            <w:rFonts w:asciiTheme="majorHAnsi" w:eastAsiaTheme="majorHAnsi" w:hAnsiTheme="majorHAnsi" w:hint="eastAsia"/>
          </w:rPr>
          <w:t>③</w:t>
        </w:r>
        <w:r w:rsidRPr="007C2A55">
          <w:rPr>
            <w:rFonts w:asciiTheme="majorHAnsi" w:eastAsiaTheme="majorHAnsi" w:hAnsiTheme="majorHAnsi" w:hint="eastAsia"/>
          </w:rPr>
          <w:tab/>
          <w:t xml:space="preserve">　中小事業者から工業会証明書発行者である代表団体等の工業会（中小企業庁工業会リスト掲載団体）に対し、デジタルで証明書発行申請や必要となる付帯証明書等（利用証明等）を申請、連携を執り行う。</w:t>
        </w:r>
      </w:ins>
    </w:p>
    <w:p w14:paraId="41652B32" w14:textId="77777777" w:rsidR="007C2A55" w:rsidRPr="007C2A55" w:rsidRDefault="007C2A55" w:rsidP="007C2A55">
      <w:pPr>
        <w:pStyle w:val="a0"/>
        <w:ind w:firstLine="210"/>
        <w:rPr>
          <w:ins w:id="483" w:author="岡本　俊一" w:date="2023-03-17T16:30:00Z"/>
          <w:rFonts w:asciiTheme="majorHAnsi" w:eastAsiaTheme="majorHAnsi" w:hAnsiTheme="majorHAnsi"/>
        </w:rPr>
      </w:pPr>
      <w:ins w:id="484" w:author="岡本　俊一" w:date="2023-03-17T16:30:00Z">
        <w:r w:rsidRPr="007C2A55">
          <w:rPr>
            <w:rFonts w:asciiTheme="majorHAnsi" w:eastAsiaTheme="majorHAnsi" w:hAnsiTheme="majorHAnsi" w:hint="eastAsia"/>
          </w:rPr>
          <w:t>④</w:t>
        </w:r>
        <w:r w:rsidRPr="007C2A55">
          <w:rPr>
            <w:rFonts w:asciiTheme="majorHAnsi" w:eastAsiaTheme="majorHAnsi" w:hAnsiTheme="majorHAnsi" w:hint="eastAsia"/>
          </w:rPr>
          <w:tab/>
          <w:t>証明書発行者である代表団体等の工業会（中小企業庁工業会リスト掲載団体）が、デジタルの申請書類や必要となる付帯証明書等をもとに審査実施し、証明書発行可否判断を実施する。</w:t>
        </w:r>
      </w:ins>
    </w:p>
    <w:p w14:paraId="613703AA" w14:textId="77E64D81" w:rsidR="007C2A55" w:rsidRPr="007C2A55" w:rsidRDefault="007C2A55" w:rsidP="007C2A55">
      <w:pPr>
        <w:pStyle w:val="a0"/>
        <w:ind w:firstLine="210"/>
        <w:rPr>
          <w:ins w:id="485" w:author="岡本　俊一" w:date="2023-03-17T16:30:00Z"/>
          <w:rFonts w:asciiTheme="majorHAnsi" w:eastAsiaTheme="majorHAnsi" w:hAnsiTheme="majorHAnsi"/>
        </w:rPr>
      </w:pPr>
      <w:ins w:id="486" w:author="岡本　俊一" w:date="2023-03-17T16:30:00Z">
        <w:r w:rsidRPr="007C2A55">
          <w:rPr>
            <w:rFonts w:asciiTheme="majorHAnsi" w:eastAsiaTheme="majorHAnsi" w:hAnsiTheme="majorHAnsi" w:hint="eastAsia"/>
          </w:rPr>
          <w:t xml:space="preserve">⑤　証明書発行審査完了後、証明書発行者である代表団体等の工業会（中小企業庁工業会リスト掲載団体）が証明書をVC（Verifiable </w:t>
        </w:r>
        <w:proofErr w:type="spellStart"/>
        <w:r w:rsidRPr="007C2A55">
          <w:rPr>
            <w:rFonts w:asciiTheme="majorHAnsi" w:eastAsiaTheme="majorHAnsi" w:hAnsiTheme="majorHAnsi" w:hint="eastAsia"/>
          </w:rPr>
          <w:t>Credentials）にて発行し、Identity</w:t>
        </w:r>
        <w:proofErr w:type="spellEnd"/>
        <w:r w:rsidRPr="007C2A55">
          <w:rPr>
            <w:rFonts w:asciiTheme="majorHAnsi" w:eastAsiaTheme="majorHAnsi" w:hAnsiTheme="majorHAnsi" w:hint="eastAsia"/>
          </w:rPr>
          <w:t xml:space="preserve"> </w:t>
        </w:r>
        <w:del w:id="487" w:author="宮島　一樹" w:date="2023-03-23T18:50:00Z">
          <w:r w:rsidRPr="007C2A55" w:rsidDel="007C5875">
            <w:rPr>
              <w:rFonts w:asciiTheme="majorHAnsi" w:eastAsiaTheme="majorHAnsi" w:hAnsiTheme="majorHAnsi" w:hint="eastAsia"/>
            </w:rPr>
            <w:delText>Wallet</w:delText>
          </w:r>
        </w:del>
      </w:ins>
      <w:ins w:id="488" w:author="宮島　一樹" w:date="2023-03-23T18:50:00Z">
        <w:r w:rsidR="007C5875">
          <w:rPr>
            <w:rFonts w:asciiTheme="majorHAnsi" w:eastAsiaTheme="majorHAnsi" w:hAnsiTheme="majorHAnsi" w:hint="eastAsia"/>
          </w:rPr>
          <w:t>Wallet</w:t>
        </w:r>
      </w:ins>
      <w:ins w:id="489" w:author="岡本　俊一" w:date="2023-03-17T16:30:00Z">
        <w:r w:rsidRPr="007C2A55">
          <w:rPr>
            <w:rFonts w:asciiTheme="majorHAnsi" w:eastAsiaTheme="majorHAnsi" w:hAnsiTheme="majorHAnsi" w:hint="eastAsia"/>
          </w:rPr>
          <w:t>に格納する。尚、他工業会、例えばJEITA等の工業会証明書のVCも格納できる形を想定する。(設備機械とソフトウェアはセットで申請されることが多いため)またその際に発行した旨を通知として中小企業者は受け取る。</w:t>
        </w:r>
      </w:ins>
    </w:p>
    <w:p w14:paraId="16947D2F" w14:textId="5938551C" w:rsidR="007C2A55" w:rsidRPr="007C2A55" w:rsidRDefault="007C2A55" w:rsidP="007C2A55">
      <w:pPr>
        <w:pStyle w:val="a0"/>
        <w:ind w:firstLine="210"/>
        <w:rPr>
          <w:ins w:id="490" w:author="岡本　俊一" w:date="2023-03-17T16:30:00Z"/>
          <w:rFonts w:asciiTheme="majorHAnsi" w:eastAsiaTheme="majorHAnsi" w:hAnsiTheme="majorHAnsi"/>
        </w:rPr>
      </w:pPr>
      <w:ins w:id="491" w:author="岡本　俊一" w:date="2023-03-17T16:30:00Z">
        <w:r w:rsidRPr="007C2A55">
          <w:rPr>
            <w:rFonts w:asciiTheme="majorHAnsi" w:eastAsiaTheme="majorHAnsi" w:hAnsiTheme="majorHAnsi" w:hint="eastAsia"/>
          </w:rPr>
          <w:t xml:space="preserve">　⑥　</w:t>
        </w:r>
        <w:proofErr w:type="spellStart"/>
        <w:r w:rsidRPr="007C2A55">
          <w:rPr>
            <w:rFonts w:asciiTheme="majorHAnsi" w:eastAsiaTheme="majorHAnsi" w:hAnsiTheme="majorHAnsi" w:hint="eastAsia"/>
          </w:rPr>
          <w:t>並行で、証明書申請者である中小事業者が、Identity</w:t>
        </w:r>
        <w:proofErr w:type="spellEnd"/>
        <w:r w:rsidRPr="007C2A55">
          <w:rPr>
            <w:rFonts w:asciiTheme="majorHAnsi" w:eastAsiaTheme="majorHAnsi" w:hAnsiTheme="majorHAnsi" w:hint="eastAsia"/>
          </w:rPr>
          <w:t xml:space="preserve"> </w:t>
        </w:r>
        <w:del w:id="492" w:author="宮島　一樹" w:date="2023-03-23T18:50:00Z">
          <w:r w:rsidRPr="007C2A55" w:rsidDel="007C5875">
            <w:rPr>
              <w:rFonts w:asciiTheme="majorHAnsi" w:eastAsiaTheme="majorHAnsi" w:hAnsiTheme="majorHAnsi" w:hint="eastAsia"/>
            </w:rPr>
            <w:delText>Wallet</w:delText>
          </w:r>
        </w:del>
      </w:ins>
      <w:proofErr w:type="spellStart"/>
      <w:ins w:id="493" w:author="宮島　一樹" w:date="2023-03-23T18:50:00Z">
        <w:r w:rsidR="007C5875">
          <w:rPr>
            <w:rFonts w:asciiTheme="majorHAnsi" w:eastAsiaTheme="majorHAnsi" w:hAnsiTheme="majorHAnsi" w:hint="eastAsia"/>
          </w:rPr>
          <w:t>Wallet</w:t>
        </w:r>
      </w:ins>
      <w:ins w:id="494" w:author="岡本　俊一" w:date="2023-03-17T16:30:00Z">
        <w:r w:rsidRPr="007C2A55">
          <w:rPr>
            <w:rFonts w:asciiTheme="majorHAnsi" w:eastAsiaTheme="majorHAnsi" w:hAnsiTheme="majorHAnsi" w:hint="eastAsia"/>
          </w:rPr>
          <w:t>へアクセスする</w:t>
        </w:r>
        <w:proofErr w:type="spellEnd"/>
        <w:r w:rsidRPr="007C2A55">
          <w:rPr>
            <w:rFonts w:asciiTheme="majorHAnsi" w:eastAsiaTheme="majorHAnsi" w:hAnsiTheme="majorHAnsi" w:hint="eastAsia"/>
          </w:rPr>
          <w:t>。</w:t>
        </w:r>
      </w:ins>
    </w:p>
    <w:p w14:paraId="5993212E" w14:textId="77777777" w:rsidR="007C2A55" w:rsidRPr="007C2A55" w:rsidRDefault="007C2A55" w:rsidP="007C2A55">
      <w:pPr>
        <w:pStyle w:val="a0"/>
        <w:ind w:firstLine="210"/>
        <w:rPr>
          <w:ins w:id="495" w:author="岡本　俊一" w:date="2023-03-17T16:30:00Z"/>
          <w:rFonts w:asciiTheme="majorHAnsi" w:eastAsiaTheme="majorHAnsi" w:hAnsiTheme="majorHAnsi"/>
        </w:rPr>
      </w:pPr>
      <w:ins w:id="496" w:author="岡本　俊一" w:date="2023-03-17T16:30:00Z">
        <w:r w:rsidRPr="007C2A55">
          <w:rPr>
            <w:rFonts w:asciiTheme="majorHAnsi" w:eastAsiaTheme="majorHAnsi" w:hAnsiTheme="majorHAnsi" w:hint="eastAsia"/>
          </w:rPr>
          <w:lastRenderedPageBreak/>
          <w:t>（</w:t>
        </w:r>
        <w:proofErr w:type="spellStart"/>
        <w:r w:rsidRPr="007C2A55">
          <w:rPr>
            <w:rFonts w:asciiTheme="majorHAnsi" w:eastAsiaTheme="majorHAnsi" w:hAnsiTheme="majorHAnsi" w:hint="eastAsia"/>
          </w:rPr>
          <w:t>当人認証としてGビズID連携なども視野にいれる</w:t>
        </w:r>
        <w:proofErr w:type="spellEnd"/>
        <w:r w:rsidRPr="007C2A55">
          <w:rPr>
            <w:rFonts w:asciiTheme="majorHAnsi" w:eastAsiaTheme="majorHAnsi" w:hAnsiTheme="majorHAnsi" w:hint="eastAsia"/>
          </w:rPr>
          <w:t>）</w:t>
        </w:r>
      </w:ins>
    </w:p>
    <w:p w14:paraId="7E23C8C1" w14:textId="6125E7C4" w:rsidR="00FC7963" w:rsidRPr="00A06E26" w:rsidDel="007C2A55" w:rsidRDefault="007C2A55" w:rsidP="007C2A55">
      <w:pPr>
        <w:pStyle w:val="a0"/>
        <w:ind w:firstLine="210"/>
        <w:rPr>
          <w:del w:id="497" w:author="岡本　俊一" w:date="2023-03-17T16:30:00Z"/>
          <w:rFonts w:asciiTheme="majorHAnsi" w:eastAsiaTheme="majorHAnsi" w:hAnsiTheme="majorHAnsi"/>
        </w:rPr>
      </w:pPr>
      <w:ins w:id="498" w:author="岡本　俊一" w:date="2023-03-17T16:30:00Z">
        <w:r w:rsidRPr="007C2A55">
          <w:rPr>
            <w:rFonts w:asciiTheme="majorHAnsi" w:eastAsiaTheme="majorHAnsi" w:hAnsiTheme="majorHAnsi" w:hint="eastAsia"/>
          </w:rPr>
          <w:t xml:space="preserve">⑦　証明書申請者である中小事業者のIdentity </w:t>
        </w:r>
        <w:del w:id="499" w:author="宮島　一樹" w:date="2023-03-23T18:50:00Z">
          <w:r w:rsidRPr="007C2A55" w:rsidDel="007C5875">
            <w:rPr>
              <w:rFonts w:asciiTheme="majorHAnsi" w:eastAsiaTheme="majorHAnsi" w:hAnsiTheme="majorHAnsi" w:hint="eastAsia"/>
            </w:rPr>
            <w:delText>Wallet</w:delText>
          </w:r>
        </w:del>
      </w:ins>
      <w:ins w:id="500" w:author="宮島　一樹" w:date="2023-03-23T18:50:00Z">
        <w:r w:rsidR="007C5875">
          <w:rPr>
            <w:rFonts w:asciiTheme="majorHAnsi" w:eastAsiaTheme="majorHAnsi" w:hAnsiTheme="majorHAnsi" w:hint="eastAsia"/>
          </w:rPr>
          <w:t>Wallet</w:t>
        </w:r>
      </w:ins>
      <w:ins w:id="501" w:author="岡本　俊一" w:date="2023-03-17T16:30:00Z">
        <w:r w:rsidRPr="007C2A55">
          <w:rPr>
            <w:rFonts w:asciiTheme="majorHAnsi" w:eastAsiaTheme="majorHAnsi" w:hAnsiTheme="majorHAnsi" w:hint="eastAsia"/>
          </w:rPr>
          <w:t>で格納されている証明書VCを、所管省庁や税務申告時の所轄の税務署に提示をする。中小事業者は求められたVCを選択的に必要に応じてバインディングを行いVP(Verifiable Presentation)として提示する事も可能となる。</w:t>
        </w:r>
      </w:ins>
      <w:del w:id="502" w:author="岡本　俊一" w:date="2023-03-17T16:30:00Z">
        <w:r w:rsidR="00FC7963" w:rsidRPr="00A06E26" w:rsidDel="007C2A55">
          <w:rPr>
            <w:rFonts w:asciiTheme="majorHAnsi" w:eastAsiaTheme="majorHAnsi" w:hAnsiTheme="majorHAnsi" w:hint="eastAsia"/>
          </w:rPr>
          <w:delText>①</w:delText>
        </w:r>
        <w:r w:rsidR="00FC7963" w:rsidRPr="00A06E26" w:rsidDel="007C2A55">
          <w:rPr>
            <w:rFonts w:asciiTheme="majorHAnsi" w:eastAsiaTheme="majorHAnsi" w:hAnsiTheme="majorHAnsi" w:hint="eastAsia"/>
            <w:lang w:eastAsia="ja-JP"/>
          </w:rPr>
          <w:delText xml:space="preserve">　</w:delText>
        </w:r>
        <w:r w:rsidR="00FC7963" w:rsidRPr="00A06E26" w:rsidDel="007C2A55">
          <w:rPr>
            <w:rFonts w:asciiTheme="majorHAnsi" w:eastAsiaTheme="majorHAnsi" w:hAnsiTheme="majorHAnsi" w:hint="eastAsia"/>
          </w:rPr>
          <w:delText>中小企業者は工業会証明書の申請をデジタル化されたシステムを以て行う。</w:delText>
        </w:r>
      </w:del>
    </w:p>
    <w:p w14:paraId="3DD97E4A" w14:textId="063926D1" w:rsidR="00FC7963" w:rsidRPr="00A06E26" w:rsidDel="007C2A55" w:rsidRDefault="00FC7963" w:rsidP="00FC7963">
      <w:pPr>
        <w:pStyle w:val="a0"/>
        <w:ind w:firstLine="210"/>
        <w:rPr>
          <w:del w:id="503" w:author="岡本　俊一" w:date="2023-03-17T16:30:00Z"/>
          <w:rFonts w:asciiTheme="majorHAnsi" w:eastAsiaTheme="majorHAnsi" w:hAnsiTheme="majorHAnsi"/>
        </w:rPr>
      </w:pPr>
      <w:del w:id="504" w:author="岡本　俊一" w:date="2023-03-17T16:30:00Z">
        <w:r w:rsidRPr="00A06E26" w:rsidDel="007C2A55">
          <w:rPr>
            <w:rFonts w:asciiTheme="majorHAnsi" w:eastAsiaTheme="majorHAnsi" w:hAnsiTheme="majorHAnsi" w:hint="eastAsia"/>
          </w:rPr>
          <w:delText>②</w:delText>
        </w:r>
        <w:r w:rsidRPr="00A06E26" w:rsidDel="007C2A55">
          <w:rPr>
            <w:rFonts w:asciiTheme="majorHAnsi" w:eastAsiaTheme="majorHAnsi" w:hAnsiTheme="majorHAnsi" w:hint="eastAsia"/>
            <w:lang w:eastAsia="ja-JP"/>
          </w:rPr>
          <w:delText xml:space="preserve">　</w:delText>
        </w:r>
        <w:r w:rsidRPr="00A06E26" w:rsidDel="007C2A55">
          <w:rPr>
            <w:rFonts w:asciiTheme="majorHAnsi" w:eastAsiaTheme="majorHAnsi" w:hAnsiTheme="majorHAnsi" w:hint="eastAsia"/>
          </w:rPr>
          <w:delText>中小企業者は</w:delText>
        </w:r>
        <w:r w:rsidRPr="00A06E26" w:rsidDel="007C2A55">
          <w:rPr>
            <w:rFonts w:asciiTheme="majorHAnsi" w:eastAsiaTheme="majorHAnsi" w:hAnsiTheme="majorHAnsi"/>
          </w:rPr>
          <w:delText>VC</w:delText>
        </w:r>
        <w:r w:rsidRPr="00A06E26" w:rsidDel="007C2A55">
          <w:rPr>
            <w:rFonts w:asciiTheme="majorHAnsi" w:eastAsiaTheme="majorHAnsi" w:hAnsiTheme="majorHAnsi" w:hint="eastAsia"/>
          </w:rPr>
          <w:delText>を受け取る為の</w:delText>
        </w:r>
        <w:r w:rsidRPr="00A06E26" w:rsidDel="007C2A55">
          <w:rPr>
            <w:rFonts w:asciiTheme="majorHAnsi" w:eastAsiaTheme="majorHAnsi" w:hAnsiTheme="majorHAnsi"/>
          </w:rPr>
          <w:delText xml:space="preserve">Identity </w:delText>
        </w:r>
      </w:del>
      <w:del w:id="505" w:author="宮島　一樹" w:date="2023-03-23T18:50:00Z">
        <w:r w:rsidRPr="00A06E26" w:rsidDel="007C5875">
          <w:rPr>
            <w:rFonts w:asciiTheme="majorHAnsi" w:eastAsiaTheme="majorHAnsi" w:hAnsiTheme="majorHAnsi"/>
          </w:rPr>
          <w:delText>Wallet</w:delText>
        </w:r>
      </w:del>
      <w:proofErr w:type="spellStart"/>
      <w:ins w:id="506" w:author="宮島　一樹" w:date="2023-03-23T18:50:00Z">
        <w:r w:rsidR="007C5875">
          <w:rPr>
            <w:rFonts w:asciiTheme="majorHAnsi" w:eastAsiaTheme="majorHAnsi" w:hAnsiTheme="majorHAnsi"/>
          </w:rPr>
          <w:t>Wallet</w:t>
        </w:r>
      </w:ins>
      <w:del w:id="507" w:author="岡本　俊一" w:date="2023-03-17T16:30:00Z">
        <w:r w:rsidRPr="00A06E26" w:rsidDel="007C2A55">
          <w:rPr>
            <w:rFonts w:asciiTheme="majorHAnsi" w:eastAsiaTheme="majorHAnsi" w:hAnsiTheme="majorHAnsi" w:hint="eastAsia"/>
          </w:rPr>
          <w:delText>への登録を行う。</w:delText>
        </w:r>
      </w:del>
    </w:p>
    <w:p w14:paraId="5BCE9F31" w14:textId="57DB2E1B" w:rsidR="00FC7963" w:rsidRPr="00A06E26" w:rsidDel="007C2A55" w:rsidRDefault="00FC7963" w:rsidP="00FC7963">
      <w:pPr>
        <w:pStyle w:val="a0"/>
        <w:ind w:leftChars="100" w:left="420" w:hangingChars="100" w:hanging="210"/>
        <w:rPr>
          <w:del w:id="508" w:author="岡本　俊一" w:date="2023-03-17T16:30:00Z"/>
          <w:rFonts w:asciiTheme="majorHAnsi" w:eastAsiaTheme="majorHAnsi" w:hAnsiTheme="majorHAnsi"/>
        </w:rPr>
      </w:pPr>
      <w:del w:id="509" w:author="岡本　俊一" w:date="2023-03-17T16:30:00Z">
        <w:r w:rsidRPr="00A06E26" w:rsidDel="007C2A55">
          <w:rPr>
            <w:rFonts w:asciiTheme="majorHAnsi" w:eastAsiaTheme="majorHAnsi" w:hAnsiTheme="majorHAnsi" w:hint="eastAsia"/>
          </w:rPr>
          <w:delText>③</w:delText>
        </w:r>
        <w:r w:rsidRPr="00A06E26" w:rsidDel="007C2A55">
          <w:rPr>
            <w:rFonts w:asciiTheme="majorHAnsi" w:eastAsiaTheme="majorHAnsi" w:hAnsiTheme="majorHAnsi" w:hint="eastAsia"/>
            <w:lang w:eastAsia="ja-JP"/>
          </w:rPr>
          <w:delText xml:space="preserve">　</w:delText>
        </w:r>
        <w:r w:rsidRPr="00A06E26" w:rsidDel="007C2A55">
          <w:rPr>
            <w:rFonts w:asciiTheme="majorHAnsi" w:eastAsiaTheme="majorHAnsi" w:hAnsiTheme="majorHAnsi" w:hint="eastAsia"/>
          </w:rPr>
          <w:delText>代表団体等の工業会は申請されたものを確認し、要件を充足したと認められる場合は中小企業者に</w:delText>
        </w:r>
        <w:r w:rsidRPr="00A06E26" w:rsidDel="007C2A55">
          <w:rPr>
            <w:rFonts w:asciiTheme="majorHAnsi" w:eastAsiaTheme="majorHAnsi" w:hAnsiTheme="majorHAnsi"/>
          </w:rPr>
          <w:delText>VC</w:delText>
        </w:r>
        <w:r w:rsidRPr="00A06E26" w:rsidDel="007C2A55">
          <w:rPr>
            <w:rFonts w:asciiTheme="majorHAnsi" w:eastAsiaTheme="majorHAnsi" w:hAnsiTheme="majorHAnsi" w:hint="eastAsia"/>
          </w:rPr>
          <w:delText>を発行するリンクを通知する。</w:delText>
        </w:r>
      </w:del>
    </w:p>
    <w:p w14:paraId="20BE117D" w14:textId="5992E6E2" w:rsidR="00FC7963" w:rsidRPr="00A06E26" w:rsidDel="007C2A55" w:rsidRDefault="00FC7963" w:rsidP="00FC7963">
      <w:pPr>
        <w:pStyle w:val="a0"/>
        <w:ind w:leftChars="100" w:left="420" w:hangingChars="100" w:hanging="210"/>
        <w:rPr>
          <w:del w:id="510" w:author="岡本　俊一" w:date="2023-03-17T16:30:00Z"/>
          <w:rFonts w:asciiTheme="majorHAnsi" w:eastAsiaTheme="majorHAnsi" w:hAnsiTheme="majorHAnsi"/>
        </w:rPr>
      </w:pPr>
      <w:del w:id="511" w:author="岡本　俊一" w:date="2023-03-17T16:30:00Z">
        <w:r w:rsidRPr="00A06E26" w:rsidDel="007C2A55">
          <w:rPr>
            <w:rFonts w:asciiTheme="majorHAnsi" w:eastAsiaTheme="majorHAnsi" w:hAnsiTheme="majorHAnsi" w:hint="eastAsia"/>
          </w:rPr>
          <w:delText>④</w:delText>
        </w:r>
        <w:r w:rsidRPr="00A06E26" w:rsidDel="007C2A55">
          <w:rPr>
            <w:rFonts w:asciiTheme="majorHAnsi" w:eastAsiaTheme="majorHAnsi" w:hAnsiTheme="majorHAnsi" w:hint="eastAsia"/>
            <w:lang w:eastAsia="ja-JP"/>
          </w:rPr>
          <w:delText xml:space="preserve">　</w:delText>
        </w:r>
        <w:r w:rsidRPr="00A06E26" w:rsidDel="007C2A55">
          <w:rPr>
            <w:rFonts w:asciiTheme="majorHAnsi" w:eastAsiaTheme="majorHAnsi" w:hAnsiTheme="majorHAnsi" w:hint="eastAsia"/>
          </w:rPr>
          <w:delText>通知を受け取った中小企業者は</w:delText>
        </w:r>
        <w:r w:rsidRPr="00A06E26" w:rsidDel="007C2A55">
          <w:rPr>
            <w:rFonts w:asciiTheme="majorHAnsi" w:eastAsiaTheme="majorHAnsi" w:hAnsiTheme="majorHAnsi" w:hint="eastAsia"/>
            <w:lang w:eastAsia="ja-JP"/>
          </w:rPr>
          <w:delText>リンクにアクセスし、</w:delText>
        </w:r>
        <w:r w:rsidRPr="00A06E26" w:rsidDel="007C2A55">
          <w:rPr>
            <w:rFonts w:asciiTheme="majorHAnsi" w:eastAsiaTheme="majorHAnsi" w:hAnsiTheme="majorHAnsi"/>
          </w:rPr>
          <w:delText xml:space="preserve">Identity </w:delText>
        </w:r>
      </w:del>
      <w:del w:id="512" w:author="宮島　一樹" w:date="2023-03-23T18:50:00Z">
        <w:r w:rsidRPr="00A06E26" w:rsidDel="007C5875">
          <w:rPr>
            <w:rFonts w:asciiTheme="majorHAnsi" w:eastAsiaTheme="majorHAnsi" w:hAnsiTheme="majorHAnsi"/>
          </w:rPr>
          <w:delText>Wallet</w:delText>
        </w:r>
      </w:del>
      <w:ins w:id="513" w:author="宮島　一樹" w:date="2023-03-23T18:50:00Z">
        <w:r w:rsidR="007C5875">
          <w:rPr>
            <w:rFonts w:asciiTheme="majorHAnsi" w:eastAsiaTheme="majorHAnsi" w:hAnsiTheme="majorHAnsi"/>
          </w:rPr>
          <w:t>Wallet</w:t>
        </w:r>
      </w:ins>
      <w:proofErr w:type="spellEnd"/>
      <w:del w:id="514" w:author="岡本　俊一" w:date="2023-03-17T16:30:00Z">
        <w:r w:rsidRPr="00A06E26" w:rsidDel="007C2A55">
          <w:rPr>
            <w:rFonts w:asciiTheme="majorHAnsi" w:eastAsiaTheme="majorHAnsi" w:hAnsiTheme="majorHAnsi" w:hint="eastAsia"/>
          </w:rPr>
          <w:delText>へ工業会証明書を</w:delText>
        </w:r>
        <w:r w:rsidRPr="00A06E26" w:rsidDel="007C2A55">
          <w:rPr>
            <w:rFonts w:asciiTheme="majorHAnsi" w:eastAsiaTheme="majorHAnsi" w:hAnsiTheme="majorHAnsi"/>
          </w:rPr>
          <w:delText>VC</w:delText>
        </w:r>
        <w:r w:rsidRPr="00A06E26" w:rsidDel="007C2A55">
          <w:rPr>
            <w:rFonts w:asciiTheme="majorHAnsi" w:eastAsiaTheme="majorHAnsi" w:hAnsiTheme="majorHAnsi" w:hint="eastAsia"/>
          </w:rPr>
          <w:delText>として発行することで</w:delText>
        </w:r>
        <w:r w:rsidRPr="00A06E26" w:rsidDel="007C2A55">
          <w:rPr>
            <w:rFonts w:asciiTheme="majorHAnsi" w:eastAsiaTheme="majorHAnsi" w:hAnsiTheme="majorHAnsi"/>
          </w:rPr>
          <w:delText>VC</w:delText>
        </w:r>
        <w:r w:rsidRPr="00A06E26" w:rsidDel="007C2A55">
          <w:rPr>
            <w:rFonts w:asciiTheme="majorHAnsi" w:eastAsiaTheme="majorHAnsi" w:hAnsiTheme="majorHAnsi" w:hint="eastAsia"/>
          </w:rPr>
          <w:delText>を確認することができる。</w:delText>
        </w:r>
      </w:del>
    </w:p>
    <w:p w14:paraId="36B1B776" w14:textId="2E90479B" w:rsidR="00FC7963" w:rsidRPr="00A06E26" w:rsidDel="007C2A55" w:rsidRDefault="00FC7963" w:rsidP="00FC7963">
      <w:pPr>
        <w:pStyle w:val="a0"/>
        <w:ind w:leftChars="100" w:left="420" w:hangingChars="100" w:hanging="210"/>
        <w:rPr>
          <w:del w:id="515" w:author="岡本　俊一" w:date="2023-03-17T16:30:00Z"/>
          <w:rFonts w:asciiTheme="majorHAnsi" w:eastAsiaTheme="majorHAnsi" w:hAnsiTheme="majorHAnsi"/>
        </w:rPr>
      </w:pPr>
      <w:del w:id="516" w:author="岡本　俊一" w:date="2023-03-17T16:30:00Z">
        <w:r w:rsidRPr="00A06E26" w:rsidDel="007C2A55">
          <w:rPr>
            <w:rFonts w:asciiTheme="majorHAnsi" w:eastAsiaTheme="majorHAnsi" w:hAnsiTheme="majorHAnsi" w:hint="eastAsia"/>
          </w:rPr>
          <w:delText>⑤</w:delText>
        </w:r>
        <w:r w:rsidRPr="00A06E26" w:rsidDel="007C2A55">
          <w:rPr>
            <w:rFonts w:asciiTheme="majorHAnsi" w:eastAsiaTheme="majorHAnsi" w:hAnsiTheme="majorHAnsi" w:hint="eastAsia"/>
            <w:lang w:eastAsia="ja-JP"/>
          </w:rPr>
          <w:delText xml:space="preserve">　</w:delText>
        </w:r>
        <w:r w:rsidRPr="00A06E26" w:rsidDel="007C2A55">
          <w:rPr>
            <w:rFonts w:asciiTheme="majorHAnsi" w:eastAsiaTheme="majorHAnsi" w:hAnsiTheme="majorHAnsi" w:hint="eastAsia"/>
          </w:rPr>
          <w:delText>中小企業者は</w:delText>
        </w:r>
        <w:r w:rsidR="00993DFE" w:rsidDel="007C2A55">
          <w:rPr>
            <w:rFonts w:asciiTheme="majorHAnsi" w:eastAsiaTheme="majorHAnsi" w:hAnsiTheme="majorHAnsi" w:hint="eastAsia"/>
            <w:lang w:eastAsia="ja-JP"/>
          </w:rPr>
          <w:delText>所管官庁</w:delText>
        </w:r>
        <w:r w:rsidRPr="00A06E26" w:rsidDel="007C2A55">
          <w:rPr>
            <w:rFonts w:asciiTheme="majorHAnsi" w:eastAsiaTheme="majorHAnsi" w:hAnsiTheme="majorHAnsi" w:hint="eastAsia"/>
          </w:rPr>
          <w:delText>や税務署に対して求められた属性情報を</w:delText>
        </w:r>
        <w:r w:rsidRPr="00A06E26" w:rsidDel="007C2A55">
          <w:rPr>
            <w:rFonts w:asciiTheme="majorHAnsi" w:eastAsiaTheme="majorHAnsi" w:hAnsiTheme="majorHAnsi"/>
          </w:rPr>
          <w:delText>VC</w:delText>
        </w:r>
        <w:r w:rsidRPr="00A06E26" w:rsidDel="007C2A55">
          <w:rPr>
            <w:rFonts w:asciiTheme="majorHAnsi" w:eastAsiaTheme="majorHAnsi" w:hAnsiTheme="majorHAnsi" w:hint="eastAsia"/>
          </w:rPr>
          <w:delText>もしくは</w:delText>
        </w:r>
        <w:r w:rsidRPr="00A06E26" w:rsidDel="007C2A55">
          <w:rPr>
            <w:rFonts w:asciiTheme="majorHAnsi" w:eastAsiaTheme="majorHAnsi" w:hAnsiTheme="majorHAnsi"/>
          </w:rPr>
          <w:delText>VP</w:delText>
        </w:r>
        <w:r w:rsidRPr="00A06E26" w:rsidDel="007C2A55">
          <w:rPr>
            <w:rFonts w:asciiTheme="majorHAnsi" w:eastAsiaTheme="majorHAnsi" w:hAnsiTheme="majorHAnsi" w:hint="eastAsia"/>
          </w:rPr>
          <w:delText>という形式で選択的に提示ができる。</w:delText>
        </w:r>
      </w:del>
    </w:p>
    <w:p w14:paraId="5AD7F58B" w14:textId="60E17047" w:rsidR="00FC7963" w:rsidRPr="00A06E26" w:rsidDel="007C2A55" w:rsidRDefault="00FC7963" w:rsidP="00FC7963">
      <w:pPr>
        <w:pStyle w:val="a0"/>
        <w:ind w:leftChars="100" w:left="420" w:hangingChars="100" w:hanging="210"/>
        <w:rPr>
          <w:del w:id="517" w:author="岡本　俊一" w:date="2023-03-17T16:30:00Z"/>
          <w:rFonts w:asciiTheme="majorHAnsi" w:eastAsiaTheme="majorHAnsi" w:hAnsiTheme="majorHAnsi"/>
        </w:rPr>
      </w:pPr>
      <w:del w:id="518" w:author="岡本　俊一" w:date="2023-03-17T16:30:00Z">
        <w:r w:rsidRPr="00A06E26" w:rsidDel="007C2A55">
          <w:rPr>
            <w:rFonts w:asciiTheme="majorHAnsi" w:eastAsiaTheme="majorHAnsi" w:hAnsiTheme="majorHAnsi" w:hint="eastAsia"/>
          </w:rPr>
          <w:delText>⑥</w:delText>
        </w:r>
        <w:r w:rsidRPr="00A06E26" w:rsidDel="007C2A55">
          <w:rPr>
            <w:rFonts w:asciiTheme="majorHAnsi" w:eastAsiaTheme="majorHAnsi" w:hAnsiTheme="majorHAnsi" w:hint="eastAsia"/>
            <w:lang w:eastAsia="ja-JP"/>
          </w:rPr>
          <w:delText xml:space="preserve">　</w:delText>
        </w:r>
        <w:r w:rsidRPr="00A06E26" w:rsidDel="007C2A55">
          <w:rPr>
            <w:rFonts w:asciiTheme="majorHAnsi" w:eastAsiaTheme="majorHAnsi" w:hAnsiTheme="majorHAnsi"/>
          </w:rPr>
          <w:delText>VC</w:delText>
        </w:r>
        <w:r w:rsidRPr="00A06E26" w:rsidDel="007C2A55">
          <w:rPr>
            <w:rFonts w:asciiTheme="majorHAnsi" w:eastAsiaTheme="majorHAnsi" w:hAnsiTheme="majorHAnsi" w:hint="eastAsia"/>
          </w:rPr>
          <w:delText>や</w:delText>
        </w:r>
        <w:r w:rsidRPr="00A06E26" w:rsidDel="007C2A55">
          <w:rPr>
            <w:rFonts w:asciiTheme="majorHAnsi" w:eastAsiaTheme="majorHAnsi" w:hAnsiTheme="majorHAnsi"/>
          </w:rPr>
          <w:delText>VP</w:delText>
        </w:r>
        <w:r w:rsidRPr="00A06E26" w:rsidDel="007C2A55">
          <w:rPr>
            <w:rFonts w:asciiTheme="majorHAnsi" w:eastAsiaTheme="majorHAnsi" w:hAnsiTheme="majorHAnsi" w:hint="eastAsia"/>
          </w:rPr>
          <w:delText>を以て提示をされた属性情報を</w:delText>
        </w:r>
        <w:r w:rsidR="00493491" w:rsidDel="007C2A55">
          <w:rPr>
            <w:rFonts w:asciiTheme="majorHAnsi" w:eastAsiaTheme="majorHAnsi" w:hAnsiTheme="majorHAnsi" w:hint="eastAsia"/>
            <w:lang w:eastAsia="ja-JP"/>
          </w:rPr>
          <w:delText>所管官庁</w:delText>
        </w:r>
        <w:r w:rsidRPr="00A06E26" w:rsidDel="007C2A55">
          <w:rPr>
            <w:rFonts w:asciiTheme="majorHAnsi" w:eastAsiaTheme="majorHAnsi" w:hAnsiTheme="majorHAnsi" w:hint="eastAsia"/>
          </w:rPr>
          <w:delText>や税務署は検証することができる。</w:delText>
        </w:r>
      </w:del>
    </w:p>
    <w:p w14:paraId="32222599" w14:textId="6309240A" w:rsidR="0046712F" w:rsidRPr="00493491" w:rsidRDefault="0046712F" w:rsidP="0020175C">
      <w:pPr>
        <w:rPr>
          <w:rFonts w:asciiTheme="majorHAnsi" w:eastAsiaTheme="majorHAnsi" w:hAnsiTheme="majorHAnsi"/>
          <w:lang w:val="x-none"/>
        </w:rPr>
      </w:pPr>
    </w:p>
    <w:p w14:paraId="55BAF6DB" w14:textId="638472CD" w:rsidR="00D15C9C" w:rsidRPr="00A06E26" w:rsidRDefault="00D15C9C" w:rsidP="002035AF">
      <w:pPr>
        <w:pStyle w:val="2"/>
      </w:pPr>
      <w:bookmarkStart w:id="519" w:name="_Toc128560513"/>
      <w:r w:rsidRPr="00A06E26">
        <w:rPr>
          <w:rFonts w:hint="eastAsia"/>
        </w:rPr>
        <w:t>社会・経済に与える価値・影響</w:t>
      </w:r>
      <w:bookmarkEnd w:id="519"/>
    </w:p>
    <w:p w14:paraId="2C62DAD0" w14:textId="5363DCCE" w:rsidR="00BC05E0" w:rsidRDefault="00BC05E0" w:rsidP="00EF7ECD">
      <w:pPr>
        <w:ind w:firstLineChars="100" w:firstLine="210"/>
        <w:rPr>
          <w:rFonts w:asciiTheme="majorHAnsi" w:eastAsiaTheme="majorHAnsi" w:hAnsiTheme="majorHAnsi"/>
        </w:rPr>
      </w:pPr>
      <w:r w:rsidRPr="00BC05E0">
        <w:rPr>
          <w:rFonts w:asciiTheme="majorHAnsi" w:eastAsiaTheme="majorHAnsi" w:hAnsiTheme="majorHAnsi" w:hint="eastAsia"/>
        </w:rPr>
        <w:t>社会・経済に与える価値・影響を与えると想定しているユースケースを以下に示す。</w:t>
      </w:r>
    </w:p>
    <w:p w14:paraId="79A72748" w14:textId="391AB9F5" w:rsidR="00BC05E0" w:rsidRDefault="00FE26E9" w:rsidP="00EF7ECD">
      <w:pPr>
        <w:ind w:firstLineChars="100" w:firstLine="210"/>
        <w:rPr>
          <w:rFonts w:asciiTheme="majorHAnsi" w:eastAsiaTheme="majorHAnsi" w:hAnsiTheme="majorHAnsi"/>
        </w:rPr>
      </w:pPr>
      <w:r>
        <w:rPr>
          <w:noProof/>
        </w:rPr>
        <w:drawing>
          <wp:anchor distT="0" distB="0" distL="114300" distR="114300" simplePos="0" relativeHeight="251665408" behindDoc="0" locked="0" layoutInCell="1" allowOverlap="1" wp14:anchorId="3A0999F9" wp14:editId="5A1FD928">
            <wp:simplePos x="0" y="0"/>
            <wp:positionH relativeFrom="column">
              <wp:posOffset>24765</wp:posOffset>
            </wp:positionH>
            <wp:positionV relativeFrom="paragraph">
              <wp:posOffset>75565</wp:posOffset>
            </wp:positionV>
            <wp:extent cx="5003757" cy="2878455"/>
            <wp:effectExtent l="0" t="0" r="6985" b="0"/>
            <wp:wrapNone/>
            <wp:docPr id="11" name="図 8">
              <a:extLst xmlns:a="http://schemas.openxmlformats.org/drawingml/2006/main">
                <a:ext uri="{FF2B5EF4-FFF2-40B4-BE49-F238E27FC236}">
                  <a16:creationId xmlns:a16="http://schemas.microsoft.com/office/drawing/2014/main" id="{BBA69613-B947-4D13-9797-FE0EF8303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a:extLst>
                        <a:ext uri="{FF2B5EF4-FFF2-40B4-BE49-F238E27FC236}">
                          <a16:creationId xmlns:a16="http://schemas.microsoft.com/office/drawing/2014/main" id="{BBA69613-B947-4D13-9797-FE0EF8303257}"/>
                        </a:ext>
                      </a:extLst>
                    </pic:cNvPr>
                    <pic:cNvPicPr>
                      <a:picLocks noChangeAspect="1"/>
                    </pic:cNvPicPr>
                  </pic:nvPicPr>
                  <pic:blipFill>
                    <a:blip r:embed="rId19"/>
                    <a:stretch>
                      <a:fillRect/>
                    </a:stretch>
                  </pic:blipFill>
                  <pic:spPr>
                    <a:xfrm>
                      <a:off x="0" y="0"/>
                      <a:ext cx="5003757" cy="2878455"/>
                    </a:xfrm>
                    <a:prstGeom prst="rect">
                      <a:avLst/>
                    </a:prstGeom>
                  </pic:spPr>
                </pic:pic>
              </a:graphicData>
            </a:graphic>
            <wp14:sizeRelH relativeFrom="margin">
              <wp14:pctWidth>0</wp14:pctWidth>
            </wp14:sizeRelH>
            <wp14:sizeRelV relativeFrom="margin">
              <wp14:pctHeight>0</wp14:pctHeight>
            </wp14:sizeRelV>
          </wp:anchor>
        </w:drawing>
      </w:r>
    </w:p>
    <w:p w14:paraId="7F0024F6" w14:textId="10578F4C" w:rsidR="00BC05E0" w:rsidRDefault="00BC05E0" w:rsidP="00EF7ECD">
      <w:pPr>
        <w:ind w:firstLineChars="100" w:firstLine="210"/>
        <w:rPr>
          <w:rFonts w:asciiTheme="majorHAnsi" w:eastAsiaTheme="majorHAnsi" w:hAnsiTheme="majorHAnsi"/>
        </w:rPr>
      </w:pPr>
    </w:p>
    <w:p w14:paraId="7629D6FA" w14:textId="3E29243D" w:rsidR="00385989" w:rsidRDefault="00385989" w:rsidP="00EF7ECD">
      <w:pPr>
        <w:ind w:firstLineChars="100" w:firstLine="210"/>
        <w:rPr>
          <w:rFonts w:asciiTheme="majorHAnsi" w:eastAsiaTheme="majorHAnsi" w:hAnsiTheme="majorHAnsi"/>
        </w:rPr>
      </w:pPr>
    </w:p>
    <w:p w14:paraId="4B6015E5" w14:textId="4034D4F2" w:rsidR="00385989" w:rsidRDefault="00385989" w:rsidP="00EF7ECD">
      <w:pPr>
        <w:ind w:firstLineChars="100" w:firstLine="210"/>
        <w:rPr>
          <w:rFonts w:asciiTheme="majorHAnsi" w:eastAsiaTheme="majorHAnsi" w:hAnsiTheme="majorHAnsi"/>
        </w:rPr>
      </w:pPr>
    </w:p>
    <w:p w14:paraId="45DA3130" w14:textId="5E9DE024" w:rsidR="00385989" w:rsidRDefault="00385989" w:rsidP="00EF7ECD">
      <w:pPr>
        <w:ind w:firstLineChars="100" w:firstLine="210"/>
        <w:rPr>
          <w:rFonts w:asciiTheme="majorHAnsi" w:eastAsiaTheme="majorHAnsi" w:hAnsiTheme="majorHAnsi"/>
        </w:rPr>
      </w:pPr>
    </w:p>
    <w:p w14:paraId="69ACBFE2" w14:textId="234A3624" w:rsidR="00385989" w:rsidRDefault="00385989" w:rsidP="00EF7ECD">
      <w:pPr>
        <w:ind w:firstLineChars="100" w:firstLine="210"/>
        <w:rPr>
          <w:rFonts w:asciiTheme="majorHAnsi" w:eastAsiaTheme="majorHAnsi" w:hAnsiTheme="majorHAnsi"/>
        </w:rPr>
      </w:pPr>
    </w:p>
    <w:p w14:paraId="710BD246" w14:textId="6D8EC768" w:rsidR="00385989" w:rsidRDefault="00385989" w:rsidP="00EF7ECD">
      <w:pPr>
        <w:ind w:firstLineChars="100" w:firstLine="210"/>
        <w:rPr>
          <w:rFonts w:asciiTheme="majorHAnsi" w:eastAsiaTheme="majorHAnsi" w:hAnsiTheme="majorHAnsi"/>
        </w:rPr>
      </w:pPr>
    </w:p>
    <w:p w14:paraId="1984C3EA" w14:textId="2D9FE432" w:rsidR="00385989" w:rsidRDefault="00385989" w:rsidP="00EF7ECD">
      <w:pPr>
        <w:ind w:firstLineChars="100" w:firstLine="210"/>
        <w:rPr>
          <w:rFonts w:asciiTheme="majorHAnsi" w:eastAsiaTheme="majorHAnsi" w:hAnsiTheme="majorHAnsi"/>
        </w:rPr>
      </w:pPr>
    </w:p>
    <w:p w14:paraId="6A022F86" w14:textId="77777777" w:rsidR="00AC09B7" w:rsidRDefault="00AC09B7" w:rsidP="00EF7ECD">
      <w:pPr>
        <w:ind w:firstLineChars="100" w:firstLine="210"/>
        <w:rPr>
          <w:rFonts w:asciiTheme="majorHAnsi" w:eastAsiaTheme="majorHAnsi" w:hAnsiTheme="majorHAnsi"/>
        </w:rPr>
      </w:pPr>
    </w:p>
    <w:p w14:paraId="1E91A107" w14:textId="53DB5BBD" w:rsidR="00385989" w:rsidRDefault="00385989" w:rsidP="00EF7ECD">
      <w:pPr>
        <w:ind w:firstLineChars="100" w:firstLine="210"/>
        <w:rPr>
          <w:rFonts w:asciiTheme="majorHAnsi" w:eastAsiaTheme="majorHAnsi" w:hAnsiTheme="majorHAnsi"/>
        </w:rPr>
      </w:pPr>
    </w:p>
    <w:p w14:paraId="215B4578" w14:textId="4584BDF9" w:rsidR="00385989" w:rsidRDefault="00385989" w:rsidP="00EF7ECD">
      <w:pPr>
        <w:ind w:firstLineChars="100" w:firstLine="210"/>
        <w:rPr>
          <w:rFonts w:asciiTheme="majorHAnsi" w:eastAsiaTheme="majorHAnsi" w:hAnsiTheme="majorHAnsi"/>
        </w:rPr>
      </w:pPr>
    </w:p>
    <w:p w14:paraId="1078C7D6" w14:textId="04971012" w:rsidR="00385989" w:rsidRDefault="00385989" w:rsidP="00EF7ECD">
      <w:pPr>
        <w:ind w:firstLineChars="100" w:firstLine="210"/>
        <w:rPr>
          <w:rFonts w:asciiTheme="majorHAnsi" w:eastAsiaTheme="majorHAnsi" w:hAnsiTheme="majorHAnsi"/>
        </w:rPr>
      </w:pPr>
    </w:p>
    <w:p w14:paraId="32504647" w14:textId="4CA4CD10" w:rsidR="00385989" w:rsidRDefault="00385989" w:rsidP="00EF7ECD">
      <w:pPr>
        <w:ind w:firstLineChars="100" w:firstLine="210"/>
        <w:rPr>
          <w:rFonts w:asciiTheme="majorHAnsi" w:eastAsiaTheme="majorHAnsi" w:hAnsiTheme="majorHAnsi"/>
        </w:rPr>
      </w:pPr>
    </w:p>
    <w:p w14:paraId="3F3349B8" w14:textId="45217FF1" w:rsidR="00AC09B7" w:rsidRPr="00A06E26" w:rsidRDefault="00AC09B7" w:rsidP="00AC09B7">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E26E9">
        <w:rPr>
          <w:rFonts w:asciiTheme="majorHAnsi" w:eastAsiaTheme="majorHAnsi" w:hAnsiTheme="majorHAnsi"/>
          <w:noProof/>
        </w:rPr>
        <w:t>2.2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E26E9">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社会・経済に与える価値・影響</w:t>
      </w:r>
    </w:p>
    <w:p w14:paraId="3B6D69F2" w14:textId="1C9AF044" w:rsidR="00FC7963" w:rsidRPr="00A06E26" w:rsidRDefault="00FC7963" w:rsidP="00EF7ECD">
      <w:pPr>
        <w:ind w:firstLineChars="100" w:firstLine="210"/>
        <w:rPr>
          <w:rFonts w:asciiTheme="majorHAnsi" w:eastAsiaTheme="majorHAnsi" w:hAnsiTheme="majorHAnsi"/>
        </w:rPr>
      </w:pPr>
      <w:r w:rsidRPr="00A06E26">
        <w:rPr>
          <w:rFonts w:asciiTheme="majorHAnsi" w:eastAsiaTheme="majorHAnsi" w:hAnsiTheme="majorHAnsi" w:hint="eastAsia"/>
        </w:rPr>
        <w:t>租税特別措置法上の政策税制に係る証明書の交付枚数を市場経済的に捉えるのは難しい。なぜなら、政策税制の創設・改廃が時の経済財政状況や政権運営の方針で変化する上、当該政策税制において証明書を用いた仕組みを採用するか否かは政策立案者の判断に委ねられているからである。また、交付枚数は、政策税制で講じられる優遇の度合い、制度の分かりやすさと手続きの容易さにも左右されるためである。</w:t>
      </w:r>
    </w:p>
    <w:p w14:paraId="6F863DA8" w14:textId="77777777" w:rsidR="00FC7963" w:rsidRPr="00A06E26" w:rsidRDefault="00FC7963" w:rsidP="00EF7ECD">
      <w:pPr>
        <w:ind w:firstLineChars="100" w:firstLine="210"/>
        <w:rPr>
          <w:rFonts w:asciiTheme="majorHAnsi" w:eastAsiaTheme="majorHAnsi" w:hAnsiTheme="majorHAnsi"/>
        </w:rPr>
      </w:pPr>
      <w:r w:rsidRPr="00A06E26">
        <w:rPr>
          <w:rFonts w:asciiTheme="majorHAnsi" w:eastAsiaTheme="majorHAnsi" w:hAnsiTheme="majorHAnsi" w:hint="eastAsia"/>
        </w:rPr>
        <w:t>さはさりながら、政策立案者が支援措置を講じるにあたり、納税者が当該措置対象であるかを判別する手段として、しかるべき第三者に証明を委ねる必要性が今後低下することはなく、真に必要な対象者にのみ適切な支援措置を講じようとすればするほど、確定申告内容を補完する第三者証明の必要性は高まるとみている。したがって、政策税制における証明書の市場性については、デジタル化の進展に伴って、従来よりもきめ細やかな政策支援措置が数多く講じられ、当該措置が真に必要な対象者に届くとの前提に立って考えるべきであろう。</w:t>
      </w:r>
    </w:p>
    <w:p w14:paraId="0BF84095"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上記の認識に立って、社会・経済に与える価値・影響を考えると次のとおりである</w:t>
      </w:r>
      <w:proofErr w:type="spellEnd"/>
      <w:r w:rsidRPr="00A06E26">
        <w:rPr>
          <w:rFonts w:asciiTheme="majorHAnsi" w:eastAsiaTheme="majorHAnsi" w:hAnsiTheme="majorHAnsi" w:hint="eastAsia"/>
        </w:rPr>
        <w:t>。</w:t>
      </w:r>
    </w:p>
    <w:p w14:paraId="4DD252FE" w14:textId="6D9FE82A"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政策当局者は、本ユースケースで描く将来目指す姿</w:t>
      </w:r>
      <w:proofErr w:type="spellEnd"/>
      <w:r w:rsidRPr="00A06E26">
        <w:rPr>
          <w:rFonts w:asciiTheme="majorHAnsi" w:eastAsiaTheme="majorHAnsi" w:hAnsiTheme="majorHAnsi"/>
        </w:rPr>
        <w:t>(</w:t>
      </w:r>
      <w:r w:rsidR="00D50A83">
        <w:rPr>
          <w:rFonts w:asciiTheme="majorHAnsi" w:eastAsiaTheme="majorHAnsi" w:hAnsiTheme="majorHAnsi" w:hint="eastAsia"/>
          <w:lang w:eastAsia="ja-JP"/>
        </w:rPr>
        <w:t>図：2</w:t>
      </w:r>
      <w:r w:rsidR="00D50A83">
        <w:rPr>
          <w:rFonts w:asciiTheme="majorHAnsi" w:eastAsiaTheme="majorHAnsi" w:hAnsiTheme="majorHAnsi"/>
          <w:lang w:eastAsia="ja-JP"/>
        </w:rPr>
        <w:t>.</w:t>
      </w:r>
      <w:r w:rsidRPr="00A06E26">
        <w:rPr>
          <w:rFonts w:asciiTheme="majorHAnsi" w:eastAsiaTheme="majorHAnsi" w:hAnsiTheme="majorHAnsi"/>
          <w:lang w:eastAsia="ja-JP"/>
        </w:rPr>
        <w:t>1-1</w:t>
      </w:r>
      <w:r w:rsidRPr="00A06E26">
        <w:rPr>
          <w:rFonts w:asciiTheme="majorHAnsi" w:eastAsiaTheme="majorHAnsi" w:hAnsiTheme="majorHAnsi"/>
        </w:rPr>
        <w:t>)</w:t>
      </w:r>
      <w:proofErr w:type="spellStart"/>
      <w:r w:rsidRPr="00A06E26">
        <w:rPr>
          <w:rFonts w:asciiTheme="majorHAnsi" w:eastAsiaTheme="majorHAnsi" w:hAnsiTheme="majorHAnsi" w:hint="eastAsia"/>
        </w:rPr>
        <w:t>が実現すれば、政策税制の立案評価に必要なデータを</w:t>
      </w:r>
      <w:commentRangeStart w:id="520"/>
      <w:commentRangeStart w:id="521"/>
      <w:r w:rsidRPr="00A06E26">
        <w:rPr>
          <w:rFonts w:asciiTheme="majorHAnsi" w:eastAsiaTheme="majorHAnsi" w:hAnsiTheme="majorHAnsi"/>
        </w:rPr>
        <w:t>Trusted</w:t>
      </w:r>
      <w:proofErr w:type="spellEnd"/>
      <w:r w:rsidRPr="00A06E26">
        <w:rPr>
          <w:rFonts w:asciiTheme="majorHAnsi" w:eastAsiaTheme="majorHAnsi" w:hAnsiTheme="majorHAnsi"/>
        </w:rPr>
        <w:t xml:space="preserve"> </w:t>
      </w:r>
      <w:proofErr w:type="spellStart"/>
      <w:r w:rsidRPr="00A06E26">
        <w:rPr>
          <w:rFonts w:asciiTheme="majorHAnsi" w:eastAsiaTheme="majorHAnsi" w:hAnsiTheme="majorHAnsi"/>
        </w:rPr>
        <w:t>Web</w:t>
      </w:r>
      <w:ins w:id="522" w:author="Tanaka Takehiko" w:date="2023-03-20T18:20:00Z">
        <w:r w:rsidR="00452D42">
          <w:rPr>
            <w:rFonts w:asciiTheme="majorHAnsi" w:eastAsiaTheme="majorHAnsi" w:hAnsiTheme="majorHAnsi" w:hint="eastAsia"/>
            <w:lang w:eastAsia="ja-JP"/>
          </w:rPr>
          <w:t>の構想に沿っ</w:t>
        </w:r>
      </w:ins>
      <w:ins w:id="523" w:author="Tanaka Takehiko" w:date="2023-03-20T18:21:00Z">
        <w:r w:rsidR="00452D42">
          <w:rPr>
            <w:rFonts w:asciiTheme="majorHAnsi" w:eastAsiaTheme="majorHAnsi" w:hAnsiTheme="majorHAnsi" w:hint="eastAsia"/>
            <w:lang w:eastAsia="ja-JP"/>
          </w:rPr>
          <w:t>て構築した</w:t>
        </w:r>
      </w:ins>
      <w:r w:rsidRPr="00A06E26">
        <w:rPr>
          <w:rFonts w:asciiTheme="majorHAnsi" w:eastAsiaTheme="majorHAnsi" w:hAnsiTheme="majorHAnsi" w:hint="eastAsia"/>
        </w:rPr>
        <w:t>システム上</w:t>
      </w:r>
      <w:commentRangeEnd w:id="520"/>
      <w:r w:rsidR="00525788">
        <w:rPr>
          <w:rStyle w:val="ac"/>
          <w:rFonts w:eastAsiaTheme="minorEastAsia" w:cs="Century"/>
          <w:kern w:val="0"/>
          <w:lang w:val="en-US" w:eastAsia="ja-JP"/>
        </w:rPr>
        <w:commentReference w:id="520"/>
      </w:r>
      <w:commentRangeEnd w:id="521"/>
      <w:r w:rsidR="00452D42">
        <w:rPr>
          <w:rStyle w:val="ac"/>
          <w:rFonts w:eastAsiaTheme="minorEastAsia" w:cs="Century"/>
          <w:kern w:val="0"/>
          <w:lang w:val="en-US" w:eastAsia="ja-JP"/>
        </w:rPr>
        <w:commentReference w:id="521"/>
      </w:r>
      <w:r w:rsidRPr="00A06E26">
        <w:rPr>
          <w:rFonts w:asciiTheme="majorHAnsi" w:eastAsiaTheme="majorHAnsi" w:hAnsiTheme="majorHAnsi" w:hint="eastAsia"/>
        </w:rPr>
        <w:t>で直接入手することが可能と</w:t>
      </w:r>
      <w:r w:rsidRPr="00A06E26">
        <w:rPr>
          <w:rFonts w:asciiTheme="majorHAnsi" w:eastAsiaTheme="majorHAnsi" w:hAnsiTheme="majorHAnsi" w:hint="eastAsia"/>
        </w:rPr>
        <w:lastRenderedPageBreak/>
        <w:t>なろう（必要なデータをどこまで入手できるかは、</w:t>
      </w:r>
      <w:r w:rsidRPr="00A06E26">
        <w:rPr>
          <w:rFonts w:asciiTheme="majorHAnsi" w:eastAsiaTheme="majorHAnsi" w:hAnsiTheme="majorHAnsi"/>
        </w:rPr>
        <w:t>Trusted</w:t>
      </w:r>
      <w:proofErr w:type="spellEnd"/>
      <w:r w:rsidRPr="00A06E26">
        <w:rPr>
          <w:rFonts w:asciiTheme="majorHAnsi" w:eastAsiaTheme="majorHAnsi" w:hAnsiTheme="majorHAnsi"/>
        </w:rPr>
        <w:t xml:space="preserve"> </w:t>
      </w:r>
      <w:proofErr w:type="spellStart"/>
      <w:r w:rsidRPr="00A06E26">
        <w:rPr>
          <w:rFonts w:asciiTheme="majorHAnsi" w:eastAsiaTheme="majorHAnsi" w:hAnsiTheme="majorHAnsi"/>
        </w:rPr>
        <w:t>Web</w:t>
      </w:r>
      <w:ins w:id="524" w:author="宮島　一樹" w:date="2023-03-21T13:00:00Z">
        <w:r w:rsidR="00D214B4">
          <w:rPr>
            <w:rFonts w:asciiTheme="majorHAnsi" w:eastAsiaTheme="majorHAnsi" w:hAnsiTheme="majorHAnsi" w:hint="eastAsia"/>
            <w:lang w:eastAsia="ja-JP"/>
          </w:rPr>
          <w:t>の構想に沿って構築した</w:t>
        </w:r>
      </w:ins>
      <w:r w:rsidRPr="00A06E26">
        <w:rPr>
          <w:rFonts w:asciiTheme="majorHAnsi" w:eastAsiaTheme="majorHAnsi" w:hAnsiTheme="majorHAnsi" w:hint="eastAsia"/>
        </w:rPr>
        <w:t>システムに連携させるデータ項目に依存する</w:t>
      </w:r>
      <w:proofErr w:type="spellEnd"/>
      <w:r w:rsidRPr="00A06E26">
        <w:rPr>
          <w:rFonts w:asciiTheme="majorHAnsi" w:eastAsiaTheme="majorHAnsi" w:hAnsiTheme="majorHAnsi" w:hint="eastAsia"/>
        </w:rPr>
        <w:t>）。</w:t>
      </w:r>
      <w:proofErr w:type="spellStart"/>
      <w:r w:rsidRPr="00A06E26">
        <w:rPr>
          <w:rFonts w:asciiTheme="majorHAnsi" w:eastAsiaTheme="majorHAnsi" w:hAnsiTheme="majorHAnsi" w:hint="eastAsia"/>
        </w:rPr>
        <w:t>このことは、政府が掲げる</w:t>
      </w:r>
      <w:r w:rsidRPr="00A06E26">
        <w:rPr>
          <w:rFonts w:asciiTheme="majorHAnsi" w:eastAsiaTheme="majorHAnsi" w:hAnsiTheme="majorHAnsi"/>
        </w:rPr>
        <w:t>EBPM</w:t>
      </w:r>
      <w:proofErr w:type="spellEnd"/>
      <w:r w:rsidRPr="00A06E26">
        <w:rPr>
          <w:rFonts w:asciiTheme="majorHAnsi" w:eastAsiaTheme="majorHAnsi" w:hAnsiTheme="majorHAnsi"/>
        </w:rPr>
        <w:t>(Evidence-Based Policy Making</w:t>
      </w:r>
      <w:r w:rsidRPr="00A06E26">
        <w:rPr>
          <w:rFonts w:asciiTheme="majorHAnsi" w:eastAsiaTheme="majorHAnsi" w:hAnsiTheme="majorHAnsi" w:hint="eastAsia"/>
        </w:rPr>
        <w:t xml:space="preserve">　証拠に基づく政策立案</w:t>
      </w:r>
      <w:r w:rsidRPr="00A06E26">
        <w:rPr>
          <w:rFonts w:asciiTheme="majorHAnsi" w:eastAsiaTheme="majorHAnsi" w:hAnsiTheme="majorHAnsi"/>
        </w:rPr>
        <w:t>)</w:t>
      </w:r>
      <w:r w:rsidRPr="00A06E26">
        <w:rPr>
          <w:rFonts w:asciiTheme="majorHAnsi" w:eastAsiaTheme="majorHAnsi" w:hAnsiTheme="majorHAnsi" w:hint="eastAsia"/>
        </w:rPr>
        <w:t>の実現に資すると考えられる。この結果、現在よりもデータの裏付けにより、政策をきめ細かく立案できると共に、立案から決定、実施、評価までの一連のサイクルを短縮することが可能となり、効果が不十分な政策は修正が施される可能性が生じる</w:t>
      </w:r>
      <w:r w:rsidRPr="00A06E26">
        <w:rPr>
          <w:rFonts w:asciiTheme="majorHAnsi" w:eastAsiaTheme="majorHAnsi" w:hAnsiTheme="majorHAnsi"/>
        </w:rPr>
        <w:t>(</w:t>
      </w:r>
      <w:r w:rsidRPr="00A06E26">
        <w:rPr>
          <w:rFonts w:asciiTheme="majorHAnsi" w:eastAsiaTheme="majorHAnsi" w:hAnsiTheme="majorHAnsi" w:hint="eastAsia"/>
        </w:rPr>
        <w:t>仮の想定なので立法過程を考慮外としている</w:t>
      </w:r>
      <w:r w:rsidRPr="00A06E26">
        <w:rPr>
          <w:rFonts w:asciiTheme="majorHAnsi" w:eastAsiaTheme="majorHAnsi" w:hAnsiTheme="majorHAnsi"/>
        </w:rPr>
        <w:t>)</w:t>
      </w:r>
      <w:r w:rsidRPr="00A06E26">
        <w:rPr>
          <w:rFonts w:asciiTheme="majorHAnsi" w:eastAsiaTheme="majorHAnsi" w:hAnsiTheme="majorHAnsi" w:hint="eastAsia"/>
        </w:rPr>
        <w:t>。その社会・経済に与える価値は計り知れない大きな影響をもたらすものと想像され、この結果は、納税者である国民に裨益するものとなろう。</w:t>
      </w:r>
    </w:p>
    <w:p w14:paraId="18C6C353" w14:textId="25F124E8" w:rsidR="00FC7963" w:rsidRDefault="0074246E" w:rsidP="00FC7963">
      <w:pPr>
        <w:pStyle w:val="a0"/>
        <w:ind w:firstLine="210"/>
        <w:rPr>
          <w:rFonts w:asciiTheme="majorHAnsi" w:eastAsiaTheme="majorHAnsi" w:hAnsiTheme="majorHAnsi"/>
        </w:rPr>
      </w:pPr>
      <w:r>
        <w:rPr>
          <w:noProof/>
          <w:lang w:val="en-US" w:eastAsia="ja-JP"/>
        </w:rPr>
        <w:drawing>
          <wp:anchor distT="0" distB="0" distL="114300" distR="114300" simplePos="0" relativeHeight="251667456" behindDoc="0" locked="0" layoutInCell="1" allowOverlap="1" wp14:anchorId="2F21A05D" wp14:editId="120BD63A">
            <wp:simplePos x="0" y="0"/>
            <wp:positionH relativeFrom="column">
              <wp:posOffset>253365</wp:posOffset>
            </wp:positionH>
            <wp:positionV relativeFrom="paragraph">
              <wp:posOffset>-3175</wp:posOffset>
            </wp:positionV>
            <wp:extent cx="5079365" cy="2427384"/>
            <wp:effectExtent l="0" t="0" r="6985" b="0"/>
            <wp:wrapNone/>
            <wp:docPr id="13" name="図 6">
              <a:extLst xmlns:a="http://schemas.openxmlformats.org/drawingml/2006/main">
                <a:ext uri="{FF2B5EF4-FFF2-40B4-BE49-F238E27FC236}">
                  <a16:creationId xmlns:a16="http://schemas.microsoft.com/office/drawing/2014/main" id="{CCE3A513-6855-4D07-A232-A129820AA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CE3A513-6855-4D07-A232-A129820AA462}"/>
                        </a:ext>
                      </a:extLst>
                    </pic:cNvPr>
                    <pic:cNvPicPr>
                      <a:picLocks noChangeAspect="1"/>
                    </pic:cNvPicPr>
                  </pic:nvPicPr>
                  <pic:blipFill>
                    <a:blip r:embed="rId20"/>
                    <a:stretch>
                      <a:fillRect/>
                    </a:stretch>
                  </pic:blipFill>
                  <pic:spPr>
                    <a:xfrm>
                      <a:off x="0" y="0"/>
                      <a:ext cx="5083281" cy="2429255"/>
                    </a:xfrm>
                    <a:prstGeom prst="rect">
                      <a:avLst/>
                    </a:prstGeom>
                  </pic:spPr>
                </pic:pic>
              </a:graphicData>
            </a:graphic>
            <wp14:sizeRelH relativeFrom="margin">
              <wp14:pctWidth>0</wp14:pctWidth>
            </wp14:sizeRelH>
            <wp14:sizeRelV relativeFrom="margin">
              <wp14:pctHeight>0</wp14:pctHeight>
            </wp14:sizeRelV>
          </wp:anchor>
        </w:drawing>
      </w:r>
    </w:p>
    <w:p w14:paraId="23987CD4" w14:textId="2BF99F04" w:rsidR="0074246E" w:rsidRDefault="0074246E" w:rsidP="00FC7963">
      <w:pPr>
        <w:pStyle w:val="a0"/>
        <w:ind w:firstLine="210"/>
        <w:rPr>
          <w:rFonts w:asciiTheme="majorHAnsi" w:eastAsiaTheme="majorHAnsi" w:hAnsiTheme="majorHAnsi"/>
        </w:rPr>
      </w:pPr>
    </w:p>
    <w:p w14:paraId="225639AB" w14:textId="60EF0719" w:rsidR="0074246E" w:rsidRDefault="0074246E" w:rsidP="00FC7963">
      <w:pPr>
        <w:pStyle w:val="a0"/>
        <w:ind w:firstLine="210"/>
        <w:rPr>
          <w:rFonts w:asciiTheme="majorHAnsi" w:eastAsiaTheme="majorHAnsi" w:hAnsiTheme="majorHAnsi"/>
        </w:rPr>
      </w:pPr>
    </w:p>
    <w:p w14:paraId="4CF029D7" w14:textId="3481FC31" w:rsidR="0074246E" w:rsidRDefault="0074246E" w:rsidP="00FC7963">
      <w:pPr>
        <w:pStyle w:val="a0"/>
        <w:ind w:firstLine="210"/>
        <w:rPr>
          <w:rFonts w:asciiTheme="majorHAnsi" w:eastAsiaTheme="majorHAnsi" w:hAnsiTheme="majorHAnsi"/>
        </w:rPr>
      </w:pPr>
    </w:p>
    <w:p w14:paraId="79B4AA88" w14:textId="22FF0F3B" w:rsidR="0074246E" w:rsidRDefault="0074246E" w:rsidP="00FC7963">
      <w:pPr>
        <w:pStyle w:val="a0"/>
        <w:ind w:firstLine="210"/>
        <w:rPr>
          <w:rFonts w:asciiTheme="majorHAnsi" w:eastAsiaTheme="majorHAnsi" w:hAnsiTheme="majorHAnsi"/>
        </w:rPr>
      </w:pPr>
    </w:p>
    <w:p w14:paraId="2DF80C99" w14:textId="20080BF9" w:rsidR="0074246E" w:rsidRDefault="0074246E" w:rsidP="00FC7963">
      <w:pPr>
        <w:pStyle w:val="a0"/>
        <w:ind w:firstLine="210"/>
        <w:rPr>
          <w:rFonts w:asciiTheme="majorHAnsi" w:eastAsiaTheme="majorHAnsi" w:hAnsiTheme="majorHAnsi"/>
        </w:rPr>
      </w:pPr>
    </w:p>
    <w:p w14:paraId="6FC00062" w14:textId="33DBA0E5" w:rsidR="0074246E" w:rsidRDefault="0074246E" w:rsidP="00FC7963">
      <w:pPr>
        <w:pStyle w:val="a0"/>
        <w:ind w:firstLine="210"/>
        <w:rPr>
          <w:rFonts w:asciiTheme="majorHAnsi" w:eastAsiaTheme="majorHAnsi" w:hAnsiTheme="majorHAnsi"/>
        </w:rPr>
      </w:pPr>
    </w:p>
    <w:p w14:paraId="0BB83D3F" w14:textId="36125B60" w:rsidR="0074246E" w:rsidRDefault="0074246E" w:rsidP="00FC7963">
      <w:pPr>
        <w:pStyle w:val="a0"/>
        <w:ind w:firstLine="210"/>
        <w:rPr>
          <w:rFonts w:asciiTheme="majorHAnsi" w:eastAsiaTheme="majorHAnsi" w:hAnsiTheme="majorHAnsi"/>
        </w:rPr>
      </w:pPr>
    </w:p>
    <w:p w14:paraId="79484245" w14:textId="64234D72" w:rsidR="0074246E" w:rsidRDefault="0074246E" w:rsidP="00FC7963">
      <w:pPr>
        <w:pStyle w:val="a0"/>
        <w:ind w:firstLine="210"/>
        <w:rPr>
          <w:rFonts w:asciiTheme="majorHAnsi" w:eastAsiaTheme="majorHAnsi" w:hAnsiTheme="majorHAnsi"/>
        </w:rPr>
      </w:pPr>
    </w:p>
    <w:p w14:paraId="79B46D43" w14:textId="77777777" w:rsidR="0074246E" w:rsidRDefault="0074246E" w:rsidP="0074246E">
      <w:pPr>
        <w:ind w:firstLineChars="100" w:firstLine="210"/>
        <w:rPr>
          <w:rFonts w:asciiTheme="majorHAnsi" w:eastAsiaTheme="majorHAnsi" w:hAnsiTheme="majorHAnsi"/>
        </w:rPr>
      </w:pPr>
    </w:p>
    <w:p w14:paraId="19D0A3D8" w14:textId="590DDC39" w:rsidR="0074246E" w:rsidRPr="00A06E26" w:rsidRDefault="0074246E" w:rsidP="0074246E">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2.2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2</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Pr="0074246E">
        <w:rPr>
          <w:rFonts w:asciiTheme="majorHAnsi" w:eastAsiaTheme="majorHAnsi" w:hAnsiTheme="majorHAnsi" w:hint="eastAsia"/>
          <w:lang w:val="en-US" w:eastAsia="ja-JP"/>
        </w:rPr>
        <w:t>EBPM(Evidence-Based Policy Making　証拠に基づく政策立案)の実現</w:t>
      </w:r>
    </w:p>
    <w:p w14:paraId="358B3F1F" w14:textId="77777777" w:rsidR="0074246E" w:rsidRPr="00A06E26" w:rsidRDefault="0074246E" w:rsidP="00FC7963">
      <w:pPr>
        <w:pStyle w:val="a0"/>
        <w:ind w:firstLine="210"/>
        <w:rPr>
          <w:rFonts w:asciiTheme="majorHAnsi" w:eastAsiaTheme="majorHAnsi" w:hAnsiTheme="majorHAnsi"/>
        </w:rPr>
      </w:pPr>
    </w:p>
    <w:p w14:paraId="1C4013F5"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最後に、中小企業経営強化税制の申告件数に基づいて第三者証明の市場規模を推計し</w:t>
      </w:r>
      <w:proofErr w:type="spellEnd"/>
      <w:r w:rsidRPr="00A06E26">
        <w:rPr>
          <w:rFonts w:asciiTheme="majorHAnsi" w:eastAsiaTheme="majorHAnsi" w:hAnsiTheme="majorHAnsi"/>
        </w:rPr>
        <w:t xml:space="preserve"> </w:t>
      </w: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参考に供することとする</w:t>
      </w:r>
      <w:proofErr w:type="spellEnd"/>
      <w:r w:rsidRPr="00A06E26">
        <w:rPr>
          <w:rFonts w:asciiTheme="majorHAnsi" w:eastAsiaTheme="majorHAnsi" w:hAnsiTheme="majorHAnsi" w:hint="eastAsia"/>
        </w:rPr>
        <w:t>。</w:t>
      </w:r>
    </w:p>
    <w:p w14:paraId="58AFCD47" w14:textId="77777777" w:rsidR="00FC7963" w:rsidRPr="00A06E26" w:rsidRDefault="00FC7963" w:rsidP="00FC7963">
      <w:pPr>
        <w:pStyle w:val="a0"/>
        <w:ind w:firstLine="210"/>
        <w:rPr>
          <w:rFonts w:asciiTheme="majorHAnsi" w:eastAsiaTheme="majorHAnsi" w:hAnsiTheme="majorHAnsi"/>
        </w:rPr>
      </w:pPr>
    </w:p>
    <w:p w14:paraId="6B630E02" w14:textId="7777777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参考】中小企業経営強化税制の申告件数における第三者証明市場規模</w:t>
      </w:r>
      <w:proofErr w:type="spellEnd"/>
    </w:p>
    <w:p w14:paraId="521D4E2C" w14:textId="77777777" w:rsidR="00FC7963" w:rsidRPr="00A06E26" w:rsidRDefault="00FC7963" w:rsidP="00FC7963">
      <w:pPr>
        <w:pStyle w:val="a0"/>
        <w:ind w:firstLine="210"/>
        <w:rPr>
          <w:rFonts w:asciiTheme="majorHAnsi" w:eastAsiaTheme="majorHAnsi" w:hAnsiTheme="majorHAnsi"/>
        </w:rPr>
      </w:pPr>
    </w:p>
    <w:p w14:paraId="494CDA1B"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財務省の「租税特別措置の適用実態調査の結果に関する報告書</w:t>
      </w:r>
      <w:proofErr w:type="spellEnd"/>
      <w:r w:rsidRPr="00A06E26">
        <w:rPr>
          <w:rFonts w:asciiTheme="majorHAnsi" w:eastAsiaTheme="majorHAnsi" w:hAnsiTheme="majorHAnsi"/>
        </w:rPr>
        <w:t xml:space="preserve"> </w:t>
      </w: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によれば、中小企業経営強化税制の適用に係る申告件数は次のとおりである</w:t>
      </w:r>
      <w:proofErr w:type="spellEnd"/>
      <w:r w:rsidRPr="00A06E26">
        <w:rPr>
          <w:rFonts w:asciiTheme="majorHAnsi" w:eastAsiaTheme="majorHAnsi" w:hAnsiTheme="majorHAnsi" w:hint="eastAsia"/>
        </w:rPr>
        <w:t>。</w:t>
      </w:r>
    </w:p>
    <w:tbl>
      <w:tblPr>
        <w:tblStyle w:val="32"/>
        <w:tblW w:w="0" w:type="auto"/>
        <w:tblInd w:w="301" w:type="dxa"/>
        <w:tblLook w:val="04A0" w:firstRow="1" w:lastRow="0" w:firstColumn="1" w:lastColumn="0" w:noHBand="0" w:noVBand="1"/>
      </w:tblPr>
      <w:tblGrid>
        <w:gridCol w:w="985"/>
        <w:gridCol w:w="1904"/>
        <w:gridCol w:w="1851"/>
        <w:gridCol w:w="1726"/>
        <w:gridCol w:w="1727"/>
      </w:tblGrid>
      <w:tr w:rsidR="00FC7963" w:rsidRPr="00A06E26" w14:paraId="7B170168" w14:textId="77777777" w:rsidTr="005F3CD4">
        <w:tc>
          <w:tcPr>
            <w:tcW w:w="1067" w:type="dxa"/>
          </w:tcPr>
          <w:p w14:paraId="24581BC5" w14:textId="77777777" w:rsidR="00FC7963" w:rsidRPr="00A06E26" w:rsidRDefault="00FC7963" w:rsidP="005F3CD4">
            <w:pPr>
              <w:tabs>
                <w:tab w:val="left" w:pos="8225"/>
              </w:tabs>
              <w:rPr>
                <w:rFonts w:asciiTheme="majorHAnsi" w:eastAsiaTheme="majorHAnsi" w:hAnsiTheme="majorHAnsi" w:cs="Times New Roman"/>
              </w:rPr>
            </w:pPr>
          </w:p>
        </w:tc>
        <w:tc>
          <w:tcPr>
            <w:tcW w:w="2046" w:type="dxa"/>
          </w:tcPr>
          <w:p w14:paraId="632E25DD"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平成</w:t>
            </w:r>
            <w:r w:rsidRPr="00A06E26">
              <w:rPr>
                <w:rFonts w:asciiTheme="majorHAnsi" w:eastAsiaTheme="majorHAnsi" w:hAnsiTheme="majorHAnsi" w:cs="Times New Roman"/>
              </w:rPr>
              <w:t>30年度</w:t>
            </w:r>
          </w:p>
        </w:tc>
        <w:tc>
          <w:tcPr>
            <w:tcW w:w="1985" w:type="dxa"/>
          </w:tcPr>
          <w:p w14:paraId="7C6F6C31"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令和元年度</w:t>
            </w:r>
          </w:p>
        </w:tc>
        <w:tc>
          <w:tcPr>
            <w:tcW w:w="1842" w:type="dxa"/>
          </w:tcPr>
          <w:p w14:paraId="59969CFE"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令和</w:t>
            </w:r>
            <w:r w:rsidRPr="00A06E26">
              <w:rPr>
                <w:rFonts w:asciiTheme="majorHAnsi" w:eastAsiaTheme="majorHAnsi" w:hAnsiTheme="majorHAnsi" w:cs="Times New Roman"/>
              </w:rPr>
              <w:t>2年度</w:t>
            </w:r>
          </w:p>
        </w:tc>
        <w:tc>
          <w:tcPr>
            <w:tcW w:w="1843" w:type="dxa"/>
          </w:tcPr>
          <w:p w14:paraId="0211AC98"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3か年度平均</w:t>
            </w:r>
          </w:p>
        </w:tc>
      </w:tr>
      <w:tr w:rsidR="00FC7963" w:rsidRPr="00A06E26" w14:paraId="0F755C00" w14:textId="77777777" w:rsidTr="005F3CD4">
        <w:tc>
          <w:tcPr>
            <w:tcW w:w="1067" w:type="dxa"/>
          </w:tcPr>
          <w:p w14:paraId="3C9DE9D8"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件数</w:t>
            </w:r>
          </w:p>
        </w:tc>
        <w:tc>
          <w:tcPr>
            <w:tcW w:w="2046" w:type="dxa"/>
          </w:tcPr>
          <w:p w14:paraId="1120E601"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26,419</w:t>
            </w:r>
          </w:p>
        </w:tc>
        <w:tc>
          <w:tcPr>
            <w:tcW w:w="1985" w:type="dxa"/>
          </w:tcPr>
          <w:p w14:paraId="3624625F"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26,113</w:t>
            </w:r>
          </w:p>
        </w:tc>
        <w:tc>
          <w:tcPr>
            <w:tcW w:w="1842" w:type="dxa"/>
          </w:tcPr>
          <w:p w14:paraId="2CDE9E38"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23,035</w:t>
            </w:r>
          </w:p>
        </w:tc>
        <w:tc>
          <w:tcPr>
            <w:tcW w:w="1843" w:type="dxa"/>
          </w:tcPr>
          <w:p w14:paraId="73689DA9"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25,189</w:t>
            </w:r>
          </w:p>
        </w:tc>
      </w:tr>
    </w:tbl>
    <w:p w14:paraId="3F4DC6C0" w14:textId="77777777" w:rsidR="00FC7963" w:rsidRPr="00A06E26" w:rsidRDefault="00FC7963" w:rsidP="00FC7963">
      <w:pPr>
        <w:pStyle w:val="afd"/>
        <w:rPr>
          <w:rFonts w:asciiTheme="majorHAnsi" w:eastAsiaTheme="majorHAnsi" w:hAnsiTheme="majorHAnsi"/>
          <w:sz w:val="21"/>
          <w:szCs w:val="21"/>
        </w:rPr>
      </w:pPr>
    </w:p>
    <w:p w14:paraId="25CE7ADC" w14:textId="77777777" w:rsidR="00FC7963" w:rsidRPr="00A06E26" w:rsidRDefault="00FC7963" w:rsidP="00EF7ECD">
      <w:pPr>
        <w:ind w:firstLineChars="100" w:firstLine="210"/>
        <w:rPr>
          <w:rFonts w:asciiTheme="majorHAnsi" w:eastAsiaTheme="majorHAnsi" w:hAnsiTheme="majorHAnsi"/>
        </w:rPr>
      </w:pPr>
      <w:r w:rsidRPr="00A06E26">
        <w:rPr>
          <w:rFonts w:asciiTheme="majorHAnsi" w:eastAsiaTheme="majorHAnsi" w:hAnsiTheme="majorHAnsi" w:hint="eastAsia"/>
        </w:rPr>
        <w:t>中小企業経営強化税制には、本ユースケースの対象とした</w:t>
      </w:r>
      <w:r w:rsidRPr="00A06E26">
        <w:rPr>
          <w:rFonts w:asciiTheme="majorHAnsi" w:eastAsiaTheme="majorHAnsi" w:hAnsiTheme="majorHAnsi"/>
        </w:rPr>
        <w:t>A類型（生産性向上設備）のほかに、B類型（収益力強化設備）、C類型（デジタル化設備）、D類型（経営資源集約化に資する設</w:t>
      </w:r>
      <w:r w:rsidRPr="00A06E26">
        <w:rPr>
          <w:rFonts w:asciiTheme="majorHAnsi" w:eastAsiaTheme="majorHAnsi" w:hAnsiTheme="majorHAnsi"/>
        </w:rPr>
        <w:lastRenderedPageBreak/>
        <w:t>備）がある</w:t>
      </w:r>
      <w:r w:rsidRPr="00A06E26">
        <w:rPr>
          <w:rStyle w:val="af8"/>
          <w:rFonts w:asciiTheme="majorHAnsi" w:eastAsiaTheme="majorHAnsi" w:hAnsiTheme="majorHAnsi"/>
        </w:rPr>
        <w:footnoteReference w:id="8"/>
      </w:r>
      <w:r w:rsidRPr="00A06E26">
        <w:rPr>
          <w:rFonts w:asciiTheme="majorHAnsi" w:eastAsiaTheme="majorHAnsi" w:hAnsiTheme="majorHAnsi" w:hint="eastAsia"/>
        </w:rPr>
        <w:t>。当該税制の適用を受けようとする場合、納税者である中小企業者に係る業種を所管する主務大臣より経営力向上計画の認定を受ける必要がある。当該認定を取得するためには、</w:t>
      </w:r>
      <w:r w:rsidRPr="00A06E26">
        <w:rPr>
          <w:rFonts w:asciiTheme="majorHAnsi" w:eastAsiaTheme="majorHAnsi" w:hAnsiTheme="majorHAnsi"/>
        </w:rPr>
        <w:t>A類型では工業会証明書、B類型及びD類型では経済産業局による確認書並びに公認会計士若しくは税理士による事前確認書、C類型では、経済産業局による確認書及び認定経営革新等支援機関による事前確認書の提出が必要となる。</w:t>
      </w:r>
    </w:p>
    <w:p w14:paraId="7D4C0BDB" w14:textId="77777777" w:rsidR="00FC7963" w:rsidRPr="00A06E26" w:rsidRDefault="00FC7963" w:rsidP="00FC7963">
      <w:pPr>
        <w:pStyle w:val="afd"/>
        <w:rPr>
          <w:rFonts w:asciiTheme="majorHAnsi" w:eastAsiaTheme="majorHAnsi" w:hAnsiTheme="majorHAnsi"/>
          <w:sz w:val="21"/>
          <w:szCs w:val="21"/>
        </w:rPr>
      </w:pPr>
    </w:p>
    <w:p w14:paraId="696FCAC4"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w:t>
      </w:r>
      <w:r w:rsidRPr="00A06E26">
        <w:rPr>
          <w:rFonts w:asciiTheme="majorHAnsi" w:eastAsiaTheme="majorHAnsi" w:hAnsiTheme="majorHAnsi"/>
          <w:sz w:val="21"/>
          <w:szCs w:val="21"/>
        </w:rPr>
        <w:t>A類型の市場規模</w:t>
      </w:r>
    </w:p>
    <w:p w14:paraId="00C2A4F0" w14:textId="77777777" w:rsidR="00FC7963" w:rsidRPr="00A06E26" w:rsidRDefault="00FC7963" w:rsidP="00FC7963">
      <w:pPr>
        <w:pStyle w:val="afd"/>
        <w:ind w:left="420" w:firstLineChars="100" w:firstLine="210"/>
        <w:rPr>
          <w:rFonts w:asciiTheme="majorHAnsi" w:eastAsiaTheme="majorHAnsi" w:hAnsiTheme="majorHAnsi"/>
          <w:sz w:val="21"/>
          <w:szCs w:val="21"/>
        </w:rPr>
      </w:pPr>
      <w:r w:rsidRPr="00A06E26">
        <w:rPr>
          <w:rFonts w:asciiTheme="majorHAnsi" w:eastAsiaTheme="majorHAnsi" w:hAnsiTheme="majorHAnsi" w:hint="eastAsia"/>
          <w:sz w:val="21"/>
          <w:szCs w:val="21"/>
        </w:rPr>
        <w:t>中小企業経営強化税制のうち、</w:t>
      </w:r>
      <w:r w:rsidRPr="00A06E26">
        <w:rPr>
          <w:rFonts w:asciiTheme="majorHAnsi" w:eastAsiaTheme="majorHAnsi" w:hAnsiTheme="majorHAnsi"/>
          <w:sz w:val="21"/>
          <w:szCs w:val="21"/>
        </w:rPr>
        <w:t xml:space="preserve">A </w:t>
      </w:r>
      <w:r w:rsidRPr="00A06E26">
        <w:rPr>
          <w:rFonts w:asciiTheme="majorHAnsi" w:eastAsiaTheme="majorHAnsi" w:hAnsiTheme="majorHAnsi" w:hint="eastAsia"/>
          <w:sz w:val="21"/>
          <w:szCs w:val="21"/>
        </w:rPr>
        <w:t>類型</w:t>
      </w:r>
      <w:r w:rsidRPr="00A06E26">
        <w:rPr>
          <w:rFonts w:asciiTheme="majorHAnsi" w:eastAsiaTheme="majorHAnsi" w:hAnsiTheme="majorHAnsi"/>
          <w:sz w:val="21"/>
          <w:szCs w:val="21"/>
        </w:rPr>
        <w:t>(工業会証明書)市場を算出するには、上記の申告件数の3か年平均値25,189のうち、A類型(工業会証明書)が占める割合を判断する必要がある。</w:t>
      </w:r>
    </w:p>
    <w:p w14:paraId="463E3599"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この判断材料としては、「令和</w:t>
      </w:r>
      <w:r w:rsidRPr="00A06E26">
        <w:rPr>
          <w:rFonts w:asciiTheme="majorHAnsi" w:eastAsiaTheme="majorHAnsi" w:hAnsiTheme="majorHAnsi"/>
          <w:sz w:val="21"/>
          <w:szCs w:val="21"/>
        </w:rPr>
        <w:t>3年度中小企業税制に関するアンケート調査報告書</w:t>
      </w:r>
      <w:r w:rsidRPr="00A06E26">
        <w:rPr>
          <w:rStyle w:val="af8"/>
          <w:rFonts w:asciiTheme="majorHAnsi" w:eastAsiaTheme="majorHAnsi" w:hAnsiTheme="majorHAnsi"/>
          <w:sz w:val="21"/>
          <w:szCs w:val="21"/>
        </w:rPr>
        <w:footnoteReference w:id="9"/>
      </w:r>
      <w:r w:rsidRPr="00A06E26">
        <w:rPr>
          <w:rFonts w:asciiTheme="majorHAnsi" w:eastAsiaTheme="majorHAnsi" w:hAnsiTheme="majorHAnsi" w:hint="eastAsia"/>
          <w:sz w:val="21"/>
          <w:szCs w:val="21"/>
        </w:rPr>
        <w:t>」に</w:t>
      </w:r>
      <w:r w:rsidRPr="00A06E26">
        <w:rPr>
          <w:rFonts w:asciiTheme="majorHAnsi" w:eastAsiaTheme="majorHAnsi" w:hAnsiTheme="majorHAnsi"/>
          <w:sz w:val="21"/>
          <w:szCs w:val="21"/>
        </w:rPr>
        <w:t>A類型を利用した割合の調査結果が次のとおり出ている。</w:t>
      </w:r>
    </w:p>
    <w:tbl>
      <w:tblPr>
        <w:tblStyle w:val="ab"/>
        <w:tblW w:w="0" w:type="auto"/>
        <w:tblInd w:w="301" w:type="dxa"/>
        <w:tblLook w:val="04A0" w:firstRow="1" w:lastRow="0" w:firstColumn="1" w:lastColumn="0" w:noHBand="0" w:noVBand="1"/>
      </w:tblPr>
      <w:tblGrid>
        <w:gridCol w:w="1018"/>
        <w:gridCol w:w="1898"/>
        <w:gridCol w:w="1844"/>
        <w:gridCol w:w="1716"/>
        <w:gridCol w:w="1717"/>
      </w:tblGrid>
      <w:tr w:rsidR="00FC7963" w:rsidRPr="00A06E26" w14:paraId="6A752B9D" w14:textId="77777777" w:rsidTr="005F3CD4">
        <w:tc>
          <w:tcPr>
            <w:tcW w:w="1067" w:type="dxa"/>
          </w:tcPr>
          <w:p w14:paraId="5B9B0114" w14:textId="77777777" w:rsidR="00FC7963" w:rsidRPr="00A06E26" w:rsidRDefault="00FC7963" w:rsidP="005F3CD4">
            <w:pPr>
              <w:pStyle w:val="afd"/>
              <w:rPr>
                <w:rFonts w:asciiTheme="majorHAnsi" w:eastAsiaTheme="majorHAnsi" w:hAnsiTheme="majorHAnsi"/>
                <w:sz w:val="21"/>
                <w:szCs w:val="21"/>
              </w:rPr>
            </w:pPr>
          </w:p>
        </w:tc>
        <w:tc>
          <w:tcPr>
            <w:tcW w:w="2046" w:type="dxa"/>
          </w:tcPr>
          <w:p w14:paraId="6485410B"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平成</w:t>
            </w:r>
            <w:r w:rsidRPr="00A06E26">
              <w:rPr>
                <w:rFonts w:asciiTheme="majorHAnsi" w:eastAsiaTheme="majorHAnsi" w:hAnsiTheme="majorHAnsi"/>
                <w:sz w:val="21"/>
                <w:szCs w:val="21"/>
              </w:rPr>
              <w:t>30年度</w:t>
            </w:r>
          </w:p>
        </w:tc>
        <w:tc>
          <w:tcPr>
            <w:tcW w:w="1985" w:type="dxa"/>
          </w:tcPr>
          <w:p w14:paraId="671D2899"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令和元年度</w:t>
            </w:r>
          </w:p>
        </w:tc>
        <w:tc>
          <w:tcPr>
            <w:tcW w:w="1842" w:type="dxa"/>
          </w:tcPr>
          <w:p w14:paraId="64AB5B1C"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令和</w:t>
            </w:r>
            <w:r w:rsidRPr="00A06E26">
              <w:rPr>
                <w:rFonts w:asciiTheme="majorHAnsi" w:eastAsiaTheme="majorHAnsi" w:hAnsiTheme="majorHAnsi"/>
                <w:sz w:val="21"/>
                <w:szCs w:val="21"/>
              </w:rPr>
              <w:t>2年度</w:t>
            </w:r>
          </w:p>
        </w:tc>
        <w:tc>
          <w:tcPr>
            <w:tcW w:w="1843" w:type="dxa"/>
          </w:tcPr>
          <w:p w14:paraId="1CD31FBC"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3か年度平均</w:t>
            </w:r>
          </w:p>
        </w:tc>
      </w:tr>
      <w:tr w:rsidR="00FC7963" w:rsidRPr="00A06E26" w14:paraId="51F2DFCF" w14:textId="77777777" w:rsidTr="005F3CD4">
        <w:tc>
          <w:tcPr>
            <w:tcW w:w="1067" w:type="dxa"/>
          </w:tcPr>
          <w:p w14:paraId="2C170858"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割合</w:t>
            </w:r>
            <w:r w:rsidRPr="00A06E26">
              <w:rPr>
                <w:rFonts w:asciiTheme="majorHAnsi" w:eastAsiaTheme="majorHAnsi" w:hAnsiTheme="majorHAnsi"/>
                <w:sz w:val="21"/>
                <w:szCs w:val="21"/>
              </w:rPr>
              <w:t>(%)</w:t>
            </w:r>
          </w:p>
        </w:tc>
        <w:tc>
          <w:tcPr>
            <w:tcW w:w="2046" w:type="dxa"/>
          </w:tcPr>
          <w:p w14:paraId="0AA7D770"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28.4</w:t>
            </w:r>
          </w:p>
        </w:tc>
        <w:tc>
          <w:tcPr>
            <w:tcW w:w="1985" w:type="dxa"/>
          </w:tcPr>
          <w:p w14:paraId="64009164"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26.3</w:t>
            </w:r>
          </w:p>
        </w:tc>
        <w:tc>
          <w:tcPr>
            <w:tcW w:w="1842" w:type="dxa"/>
          </w:tcPr>
          <w:p w14:paraId="04D6A1E4"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27.4</w:t>
            </w:r>
          </w:p>
        </w:tc>
        <w:tc>
          <w:tcPr>
            <w:tcW w:w="1843" w:type="dxa"/>
          </w:tcPr>
          <w:p w14:paraId="390D6545"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27.3</w:t>
            </w:r>
          </w:p>
        </w:tc>
      </w:tr>
    </w:tbl>
    <w:p w14:paraId="6D80D692" w14:textId="77777777" w:rsidR="00FC7963" w:rsidRPr="00A06E26" w:rsidRDefault="00FC7963" w:rsidP="00FC7963">
      <w:pPr>
        <w:pStyle w:val="afd"/>
        <w:ind w:left="420" w:firstLineChars="100" w:firstLine="210"/>
        <w:rPr>
          <w:rFonts w:asciiTheme="majorHAnsi" w:eastAsiaTheme="majorHAnsi" w:hAnsiTheme="majorHAnsi"/>
          <w:sz w:val="21"/>
          <w:szCs w:val="21"/>
        </w:rPr>
      </w:pPr>
      <w:r w:rsidRPr="00A06E26">
        <w:rPr>
          <w:rFonts w:asciiTheme="majorHAnsi" w:eastAsiaTheme="majorHAnsi" w:hAnsiTheme="majorHAnsi" w:hint="eastAsia"/>
          <w:sz w:val="21"/>
          <w:szCs w:val="21"/>
        </w:rPr>
        <w:t>先ほどの申告平均に</w:t>
      </w:r>
      <w:r w:rsidRPr="00A06E26">
        <w:rPr>
          <w:rFonts w:asciiTheme="majorHAnsi" w:eastAsiaTheme="majorHAnsi" w:hAnsiTheme="majorHAnsi"/>
          <w:sz w:val="21"/>
          <w:szCs w:val="21"/>
        </w:rPr>
        <w:t>A類型適用割合を乗ずると次のとおりである。</w:t>
      </w:r>
    </w:p>
    <w:p w14:paraId="02B49F18" w14:textId="77777777" w:rsidR="00FC7963" w:rsidRPr="00A06E26" w:rsidRDefault="00FC7963" w:rsidP="00FC7963">
      <w:pPr>
        <w:pStyle w:val="afd"/>
        <w:ind w:left="420" w:firstLineChars="200" w:firstLine="420"/>
        <w:rPr>
          <w:rFonts w:asciiTheme="majorHAnsi" w:eastAsiaTheme="majorHAnsi" w:hAnsiTheme="majorHAnsi"/>
          <w:sz w:val="21"/>
          <w:szCs w:val="21"/>
        </w:rPr>
      </w:pPr>
      <w:r w:rsidRPr="00A06E26">
        <w:rPr>
          <w:rFonts w:asciiTheme="majorHAnsi" w:eastAsiaTheme="majorHAnsi" w:hAnsiTheme="majorHAnsi"/>
          <w:sz w:val="21"/>
          <w:szCs w:val="21"/>
        </w:rPr>
        <w:t>25,189</w:t>
      </w:r>
      <w:r w:rsidRPr="00A06E26">
        <w:rPr>
          <w:rFonts w:asciiTheme="majorHAnsi" w:eastAsiaTheme="majorHAnsi" w:hAnsiTheme="majorHAnsi" w:hint="eastAsia"/>
          <w:sz w:val="21"/>
          <w:szCs w:val="21"/>
        </w:rPr>
        <w:t>件×</w:t>
      </w:r>
      <w:r w:rsidRPr="00A06E26">
        <w:rPr>
          <w:rFonts w:asciiTheme="majorHAnsi" w:eastAsiaTheme="majorHAnsi" w:hAnsiTheme="majorHAnsi"/>
          <w:sz w:val="21"/>
          <w:szCs w:val="21"/>
        </w:rPr>
        <w:t>27.3%＝6,876</w:t>
      </w:r>
    </w:p>
    <w:p w14:paraId="66481F87"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 xml:space="preserve">　これに事務手数料</w:t>
      </w:r>
      <w:r w:rsidRPr="00A06E26">
        <w:rPr>
          <w:rFonts w:asciiTheme="majorHAnsi" w:eastAsiaTheme="majorHAnsi" w:hAnsiTheme="majorHAnsi"/>
          <w:sz w:val="21"/>
          <w:szCs w:val="21"/>
        </w:rPr>
        <w:t>3,000円(3-1-3末尾参照)を乗じた結果は次のとおり約2千万円である。</w:t>
      </w:r>
    </w:p>
    <w:p w14:paraId="77EE66A4"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 xml:space="preserve">　　　</w:t>
      </w:r>
      <w:r w:rsidRPr="00A06E26">
        <w:rPr>
          <w:rFonts w:asciiTheme="majorHAnsi" w:eastAsiaTheme="majorHAnsi" w:hAnsiTheme="majorHAnsi"/>
          <w:sz w:val="21"/>
          <w:szCs w:val="21"/>
        </w:rPr>
        <w:t>6,876×3,000＝20,628,000　　　　　　　　　　(a)</w:t>
      </w:r>
    </w:p>
    <w:p w14:paraId="0FE4A84D" w14:textId="77777777" w:rsidR="00FC7963" w:rsidRPr="00A06E26" w:rsidRDefault="00FC7963" w:rsidP="00FC7963">
      <w:pPr>
        <w:pStyle w:val="afd"/>
        <w:rPr>
          <w:rFonts w:asciiTheme="majorHAnsi" w:eastAsiaTheme="majorHAnsi" w:hAnsiTheme="majorHAnsi"/>
          <w:sz w:val="21"/>
          <w:szCs w:val="21"/>
        </w:rPr>
      </w:pPr>
    </w:p>
    <w:p w14:paraId="52195C3A"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w:t>
      </w:r>
      <w:r w:rsidRPr="00A06E26">
        <w:rPr>
          <w:rFonts w:asciiTheme="majorHAnsi" w:eastAsiaTheme="majorHAnsi" w:hAnsiTheme="majorHAnsi"/>
          <w:sz w:val="21"/>
          <w:szCs w:val="21"/>
        </w:rPr>
        <w:t>B～D類型の市場規模</w:t>
      </w:r>
    </w:p>
    <w:p w14:paraId="31F3F723" w14:textId="48A25145" w:rsidR="00FC7963" w:rsidRPr="00A06E26" w:rsidRDefault="00FC7963" w:rsidP="00CD4E44">
      <w:pPr>
        <w:ind w:firstLineChars="100" w:firstLine="210"/>
        <w:rPr>
          <w:rFonts w:asciiTheme="majorHAnsi" w:eastAsiaTheme="majorHAnsi" w:hAnsiTheme="majorHAnsi"/>
        </w:rPr>
      </w:pPr>
      <w:r w:rsidRPr="00A06E26">
        <w:rPr>
          <w:rFonts w:asciiTheme="majorHAnsi" w:eastAsiaTheme="majorHAnsi" w:hAnsiTheme="majorHAnsi" w:hint="eastAsia"/>
        </w:rPr>
        <w:t>中小企業経営強化税制の</w:t>
      </w:r>
      <w:r w:rsidRPr="00A06E26">
        <w:rPr>
          <w:rFonts w:asciiTheme="majorHAnsi" w:eastAsiaTheme="majorHAnsi" w:hAnsiTheme="majorHAnsi"/>
        </w:rPr>
        <w:t>B～D類型については、要件確認者はいずれも経済産業局であるが、事前の要件確認が求められている。B～D類型で発行するのは確認書あるいは事前確認書であり、証明書という名称ではないが、第三者が申請内容を精査し、当該内容の確からしさを明らかにするという点では、工業会証明書と類似の性格をもつものと考える。</w:t>
      </w:r>
    </w:p>
    <w:p w14:paraId="775CB9ED" w14:textId="77777777" w:rsidR="00FC7963" w:rsidRPr="00A06E26" w:rsidRDefault="00FC7963" w:rsidP="00CD4E44">
      <w:pPr>
        <w:ind w:firstLineChars="100" w:firstLine="210"/>
        <w:rPr>
          <w:rFonts w:asciiTheme="majorHAnsi" w:eastAsiaTheme="majorHAnsi" w:hAnsiTheme="majorHAnsi"/>
        </w:rPr>
      </w:pPr>
      <w:r w:rsidRPr="00A06E26">
        <w:rPr>
          <w:rFonts w:asciiTheme="majorHAnsi" w:eastAsiaTheme="majorHAnsi" w:hAnsiTheme="majorHAnsi" w:hint="eastAsia"/>
        </w:rPr>
        <w:t>発行者は、</w:t>
      </w:r>
      <w:r w:rsidRPr="00A06E26">
        <w:rPr>
          <w:rFonts w:asciiTheme="majorHAnsi" w:eastAsiaTheme="majorHAnsi" w:hAnsiTheme="majorHAnsi"/>
        </w:rPr>
        <w:t>B類型・D類型の場合は公認会計士又は税理士、C類型は認定経営革新支援機関となっている。この事前確認について、公認会計士・税理士、経営革新支援機関では顧問料の範囲内としている場合と、別途報酬を請求している場合があると聞く。いずれにしても、10～20万円程度であると見られる。そこで、相場の間をとって、A類型以外の申告件数を乗ずると次のとおりである。</w:t>
      </w:r>
    </w:p>
    <w:p w14:paraId="3B55AC7D" w14:textId="77777777" w:rsidR="00FC7963" w:rsidRPr="00A06E26" w:rsidRDefault="00FC7963" w:rsidP="00FC7963">
      <w:pPr>
        <w:pStyle w:val="afd"/>
        <w:ind w:left="420" w:firstLineChars="300" w:firstLine="630"/>
        <w:rPr>
          <w:rFonts w:asciiTheme="majorHAnsi" w:eastAsiaTheme="majorHAnsi" w:hAnsiTheme="majorHAnsi"/>
          <w:sz w:val="21"/>
          <w:szCs w:val="21"/>
        </w:rPr>
      </w:pPr>
      <w:r w:rsidRPr="00A06E26">
        <w:rPr>
          <w:rFonts w:asciiTheme="majorHAnsi" w:eastAsiaTheme="majorHAnsi" w:hAnsiTheme="majorHAnsi"/>
          <w:sz w:val="21"/>
          <w:szCs w:val="21"/>
        </w:rPr>
        <w:t xml:space="preserve">150,000×（25,189-6,876）＝2,746,950,000　(b)　　　</w:t>
      </w:r>
    </w:p>
    <w:p w14:paraId="60C706C2" w14:textId="77777777" w:rsidR="00FC7963" w:rsidRPr="00A06E26" w:rsidRDefault="00FC7963" w:rsidP="00FC7963">
      <w:pPr>
        <w:pStyle w:val="afd"/>
        <w:rPr>
          <w:rFonts w:asciiTheme="majorHAnsi" w:eastAsiaTheme="majorHAnsi" w:hAnsiTheme="majorHAnsi"/>
          <w:sz w:val="21"/>
          <w:szCs w:val="21"/>
        </w:rPr>
      </w:pPr>
    </w:p>
    <w:p w14:paraId="4E5B2807"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中小企業経営強化税制の申告件数における第三者証明の市場規模</w:t>
      </w:r>
    </w:p>
    <w:p w14:paraId="1A1B6F6F" w14:textId="77777777" w:rsidR="00FC7963" w:rsidRPr="00A06E26" w:rsidRDefault="00FC7963" w:rsidP="002035AF">
      <w:pPr>
        <w:pStyle w:val="a0"/>
        <w:numPr>
          <w:ilvl w:val="0"/>
          <w:numId w:val="14"/>
        </w:numPr>
        <w:ind w:firstLineChars="0"/>
        <w:rPr>
          <w:rFonts w:asciiTheme="majorHAnsi" w:eastAsiaTheme="majorHAnsi" w:hAnsiTheme="majorHAnsi"/>
        </w:rPr>
      </w:pPr>
      <w:r w:rsidRPr="00A06E26">
        <w:rPr>
          <w:rFonts w:asciiTheme="majorHAnsi" w:eastAsiaTheme="majorHAnsi" w:hAnsiTheme="majorHAnsi"/>
          <w:szCs w:val="21"/>
        </w:rPr>
        <w:t xml:space="preserve"> +  (b) = 20,628,000 + 2,746,950,000 = 2,767,578,000</w:t>
      </w:r>
    </w:p>
    <w:p w14:paraId="298EB577" w14:textId="77777777" w:rsidR="00FC7963" w:rsidRPr="00A06E26" w:rsidRDefault="00FC7963" w:rsidP="00FC7963">
      <w:pPr>
        <w:pStyle w:val="a0"/>
        <w:ind w:firstLine="210"/>
        <w:rPr>
          <w:rFonts w:asciiTheme="majorHAnsi" w:eastAsiaTheme="majorHAnsi" w:hAnsiTheme="majorHAnsi"/>
        </w:rPr>
      </w:pPr>
    </w:p>
    <w:p w14:paraId="228736A0" w14:textId="516B6623" w:rsidR="00D15C9C" w:rsidRPr="00A06E26" w:rsidRDefault="00D15C9C" w:rsidP="002035AF">
      <w:pPr>
        <w:pStyle w:val="2"/>
      </w:pPr>
      <w:bookmarkStart w:id="525" w:name="_Toc128560514"/>
      <w:r w:rsidRPr="00A06E26">
        <w:rPr>
          <w:rFonts w:hint="eastAsia"/>
        </w:rPr>
        <w:t>コンソーシアムの体制</w:t>
      </w:r>
      <w:bookmarkEnd w:id="525"/>
    </w:p>
    <w:p w14:paraId="5E9D4655" w14:textId="67499954" w:rsidR="00FC7963" w:rsidRPr="00A06E26" w:rsidRDefault="00FC7963" w:rsidP="00FE26E9">
      <w:pPr>
        <w:ind w:firstLineChars="100" w:firstLine="210"/>
        <w:rPr>
          <w:rFonts w:asciiTheme="majorHAnsi" w:eastAsiaTheme="majorHAnsi" w:hAnsiTheme="majorHAnsi"/>
        </w:rPr>
      </w:pPr>
      <w:r w:rsidRPr="00A06E26">
        <w:rPr>
          <w:rFonts w:asciiTheme="majorHAnsi" w:eastAsiaTheme="majorHAnsi" w:hAnsiTheme="majorHAnsi" w:hint="eastAsia"/>
        </w:rPr>
        <w:t>コンソーシアムの体制</w:t>
      </w:r>
      <w:r w:rsidR="00FE26E9">
        <w:rPr>
          <w:rFonts w:asciiTheme="majorHAnsi" w:eastAsiaTheme="majorHAnsi" w:hAnsiTheme="majorHAnsi" w:hint="eastAsia"/>
        </w:rPr>
        <w:t>を以下に示す</w:t>
      </w:r>
      <w:r w:rsidRPr="00A06E26">
        <w:rPr>
          <w:rFonts w:asciiTheme="majorHAnsi" w:eastAsiaTheme="majorHAnsi" w:hAnsiTheme="majorHAnsi" w:hint="eastAsia"/>
        </w:rPr>
        <w:t>。</w:t>
      </w:r>
    </w:p>
    <w:p w14:paraId="4B714938" w14:textId="77777777" w:rsidR="00FC7963" w:rsidRPr="00FE26E9" w:rsidRDefault="00FC7963" w:rsidP="00FC7963">
      <w:pPr>
        <w:rPr>
          <w:rFonts w:asciiTheme="majorHAnsi" w:eastAsiaTheme="majorHAnsi" w:hAnsiTheme="majorHAnsi"/>
        </w:rPr>
      </w:pPr>
    </w:p>
    <w:p w14:paraId="12314C43" w14:textId="77777777" w:rsidR="00FC7963" w:rsidRPr="00A06E26" w:rsidRDefault="00FC7963" w:rsidP="00FC7963">
      <w:pPr>
        <w:pStyle w:val="af9"/>
        <w:jc w:val="left"/>
        <w:rPr>
          <w:rFonts w:asciiTheme="majorHAnsi" w:eastAsiaTheme="majorHAnsi" w:hAnsiTheme="majorHAnsi"/>
        </w:rPr>
      </w:pPr>
      <w:r w:rsidRPr="00A06E26">
        <w:rPr>
          <w:rFonts w:asciiTheme="majorHAnsi" w:eastAsiaTheme="majorHAnsi" w:hAnsiTheme="majorHAnsi"/>
          <w:noProof/>
          <w:lang w:val="en-US" w:eastAsia="ja-JP"/>
        </w:rPr>
        <w:drawing>
          <wp:inline distT="0" distB="0" distL="0" distR="0" wp14:anchorId="10FA591F" wp14:editId="2819C2BA">
            <wp:extent cx="5168900" cy="364212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9652" cy="3642653"/>
                    </a:xfrm>
                    <a:prstGeom prst="rect">
                      <a:avLst/>
                    </a:prstGeom>
                    <a:noFill/>
                    <a:ln>
                      <a:noFill/>
                    </a:ln>
                  </pic:spPr>
                </pic:pic>
              </a:graphicData>
            </a:graphic>
          </wp:inline>
        </w:drawing>
      </w:r>
    </w:p>
    <w:p w14:paraId="084764AF" w14:textId="03E84AD5" w:rsidR="00FC7963" w:rsidRPr="00A06E26" w:rsidRDefault="00FC7963" w:rsidP="00FC7963">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CA1EE5">
        <w:rPr>
          <w:rFonts w:asciiTheme="majorHAnsi" w:eastAsiaTheme="majorHAnsi" w:hAnsiTheme="majorHAnsi"/>
          <w:noProof/>
        </w:rPr>
        <w:t>2.3</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CA1EE5">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実施体制図</w:t>
      </w:r>
    </w:p>
    <w:p w14:paraId="1701FF69" w14:textId="77777777" w:rsidR="00FC7963" w:rsidRPr="00A06E26" w:rsidRDefault="00FC7963" w:rsidP="0020175C">
      <w:pPr>
        <w:rPr>
          <w:rFonts w:asciiTheme="majorHAnsi" w:eastAsiaTheme="majorHAnsi" w:hAnsiTheme="majorHAnsi"/>
        </w:rPr>
      </w:pPr>
    </w:p>
    <w:p w14:paraId="21BEE9C8" w14:textId="0CE284BC" w:rsidR="007D566A" w:rsidRPr="00A06E26" w:rsidRDefault="00D15C9C" w:rsidP="002035AF">
      <w:pPr>
        <w:pStyle w:val="2"/>
      </w:pPr>
      <w:bookmarkStart w:id="526" w:name="_Toc128560515"/>
      <w:r w:rsidRPr="00A06E26">
        <w:rPr>
          <w:rFonts w:hint="eastAsia"/>
        </w:rPr>
        <w:t>実証全体のスケジュール</w:t>
      </w:r>
      <w:bookmarkEnd w:id="526"/>
    </w:p>
    <w:p w14:paraId="407A4CCF" w14:textId="11722B11" w:rsidR="000719E5" w:rsidRPr="00A06E26" w:rsidRDefault="000475A4" w:rsidP="005D65FC">
      <w:pPr>
        <w:ind w:firstLineChars="100" w:firstLine="210"/>
        <w:rPr>
          <w:rFonts w:asciiTheme="majorHAnsi" w:eastAsiaTheme="majorHAnsi" w:hAnsiTheme="majorHAnsi"/>
        </w:rPr>
      </w:pPr>
      <w:r w:rsidRPr="00A06E26">
        <w:rPr>
          <w:rFonts w:asciiTheme="majorHAnsi" w:eastAsiaTheme="majorHAnsi" w:hAnsiTheme="majorHAnsi" w:hint="eastAsia"/>
        </w:rPr>
        <w:t>実証全体のスケジュール</w:t>
      </w:r>
      <w:r w:rsidR="00FE26E9">
        <w:rPr>
          <w:rFonts w:asciiTheme="majorHAnsi" w:eastAsiaTheme="majorHAnsi" w:hAnsiTheme="majorHAnsi" w:hint="eastAsia"/>
        </w:rPr>
        <w:t>を</w:t>
      </w:r>
      <w:r w:rsidRPr="00A06E26">
        <w:rPr>
          <w:rFonts w:asciiTheme="majorHAnsi" w:eastAsiaTheme="majorHAnsi" w:hAnsiTheme="majorHAnsi" w:hint="eastAsia"/>
        </w:rPr>
        <w:t>以下</w:t>
      </w:r>
      <w:r w:rsidR="00FE26E9">
        <w:rPr>
          <w:rFonts w:asciiTheme="majorHAnsi" w:eastAsiaTheme="majorHAnsi" w:hAnsiTheme="majorHAnsi" w:hint="eastAsia"/>
        </w:rPr>
        <w:t>に示す</w:t>
      </w:r>
      <w:r w:rsidRPr="00A06E26">
        <w:rPr>
          <w:rFonts w:asciiTheme="majorHAnsi" w:eastAsiaTheme="majorHAnsi" w:hAnsiTheme="majorHAnsi" w:hint="eastAsia"/>
        </w:rPr>
        <w:t>。</w:t>
      </w:r>
    </w:p>
    <w:p w14:paraId="25621A4C" w14:textId="77777777" w:rsidR="000475A4" w:rsidRPr="00FE26E9" w:rsidRDefault="000475A4" w:rsidP="005D65FC">
      <w:pPr>
        <w:rPr>
          <w:rFonts w:asciiTheme="majorHAnsi" w:eastAsiaTheme="majorHAnsi" w:hAnsiTheme="majorHAnsi"/>
        </w:rPr>
      </w:pPr>
    </w:p>
    <w:p w14:paraId="3F979B71" w14:textId="77777777" w:rsidR="000475A4" w:rsidRPr="00A06E26" w:rsidRDefault="000475A4" w:rsidP="000475A4">
      <w:pPr>
        <w:widowControl/>
        <w:jc w:val="left"/>
        <w:rPr>
          <w:rFonts w:asciiTheme="majorHAnsi" w:eastAsiaTheme="majorHAnsi" w:hAnsiTheme="majorHAnsi" w:cs="Times New Roman"/>
          <w:szCs w:val="24"/>
          <w:lang w:val="x-none"/>
        </w:rPr>
      </w:pPr>
      <w:r w:rsidRPr="00A06E26">
        <w:rPr>
          <w:rFonts w:asciiTheme="majorHAnsi" w:eastAsiaTheme="majorHAnsi" w:hAnsiTheme="majorHAnsi"/>
          <w:noProof/>
        </w:rPr>
        <w:lastRenderedPageBreak/>
        <w:drawing>
          <wp:inline distT="0" distB="0" distL="0" distR="0" wp14:anchorId="18E13111" wp14:editId="12240E74">
            <wp:extent cx="5400040" cy="324294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42945"/>
                    </a:xfrm>
                    <a:prstGeom prst="rect">
                      <a:avLst/>
                    </a:prstGeom>
                  </pic:spPr>
                </pic:pic>
              </a:graphicData>
            </a:graphic>
          </wp:inline>
        </w:drawing>
      </w:r>
    </w:p>
    <w:p w14:paraId="363322FB" w14:textId="77777777" w:rsidR="000475A4" w:rsidRPr="00A06E26" w:rsidRDefault="000475A4" w:rsidP="000475A4">
      <w:pPr>
        <w:widowControl/>
        <w:jc w:val="left"/>
        <w:rPr>
          <w:rFonts w:asciiTheme="majorHAnsi" w:eastAsiaTheme="majorHAnsi" w:hAnsiTheme="majorHAnsi" w:cs="Times New Roman"/>
          <w:szCs w:val="24"/>
          <w:lang w:val="x-none"/>
        </w:rPr>
      </w:pPr>
    </w:p>
    <w:p w14:paraId="62D1C45C" w14:textId="68FC851D" w:rsidR="000475A4" w:rsidRPr="00A06E26" w:rsidRDefault="000475A4" w:rsidP="000475A4">
      <w:pPr>
        <w:adjustRightInd w:val="0"/>
        <w:snapToGrid w:val="0"/>
        <w:jc w:val="center"/>
        <w:rPr>
          <w:rFonts w:asciiTheme="majorHAnsi" w:eastAsiaTheme="majorHAnsi" w:hAnsiTheme="majorHAnsi" w:cs="Times New Roman"/>
          <w:b/>
          <w:bCs/>
          <w:lang w:val="x-none" w:eastAsia="x-none"/>
        </w:rPr>
      </w:pPr>
      <w:bookmarkStart w:id="527" w:name="_Hlk113481930"/>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5D65FC" w:rsidRPr="00A06E26">
        <w:rPr>
          <w:rFonts w:asciiTheme="majorHAnsi" w:eastAsiaTheme="majorHAnsi" w:hAnsiTheme="majorHAnsi" w:cs="Times New Roman" w:hint="eastAsia"/>
          <w:b/>
          <w:bCs/>
          <w:lang w:val="x-none"/>
        </w:rPr>
        <w:t>実証全体</w:t>
      </w:r>
      <w:r w:rsidRPr="00A06E26">
        <w:rPr>
          <w:rFonts w:asciiTheme="majorHAnsi" w:eastAsiaTheme="majorHAnsi" w:hAnsiTheme="majorHAnsi" w:cs="Times New Roman" w:hint="eastAsia"/>
          <w:b/>
          <w:bCs/>
          <w:lang w:val="x-none"/>
        </w:rPr>
        <w:t>スケジュール</w:t>
      </w:r>
    </w:p>
    <w:bookmarkEnd w:id="527"/>
    <w:p w14:paraId="426215CF" w14:textId="47EB789F" w:rsidR="00EF7ECD" w:rsidRPr="00A06E26" w:rsidRDefault="00EF7ECD" w:rsidP="007E0056">
      <w:pPr>
        <w:rPr>
          <w:rFonts w:asciiTheme="majorHAnsi" w:eastAsiaTheme="majorHAnsi" w:hAnsiTheme="majorHAnsi"/>
          <w:lang w:val="x-none"/>
        </w:rPr>
      </w:pPr>
    </w:p>
    <w:p w14:paraId="2F7F3E1C" w14:textId="77777777" w:rsidR="00EF7ECD" w:rsidRPr="00A06E26" w:rsidRDefault="00EF7ECD" w:rsidP="007E0056">
      <w:pPr>
        <w:rPr>
          <w:rFonts w:asciiTheme="majorHAnsi" w:eastAsiaTheme="majorHAnsi" w:hAnsiTheme="majorHAnsi"/>
        </w:rPr>
      </w:pPr>
    </w:p>
    <w:p w14:paraId="67760BF4" w14:textId="77777777" w:rsidR="000719E5" w:rsidRPr="00A06E26" w:rsidRDefault="000719E5" w:rsidP="007E0056">
      <w:pPr>
        <w:rPr>
          <w:rFonts w:asciiTheme="majorHAnsi" w:eastAsiaTheme="majorHAnsi" w:hAnsiTheme="majorHAnsi"/>
        </w:rPr>
      </w:pPr>
    </w:p>
    <w:p w14:paraId="4F2F473E" w14:textId="0D008189" w:rsidR="000719E5" w:rsidRPr="00A06E26" w:rsidRDefault="000719E5" w:rsidP="007E0056">
      <w:pPr>
        <w:rPr>
          <w:rFonts w:asciiTheme="majorHAnsi" w:eastAsiaTheme="majorHAnsi" w:hAnsiTheme="majorHAnsi"/>
        </w:rPr>
        <w:sectPr w:rsidR="000719E5" w:rsidRPr="00A06E26" w:rsidSect="008F7BEE">
          <w:footerReference w:type="default" r:id="rId23"/>
          <w:type w:val="continuous"/>
          <w:pgSz w:w="11906" w:h="16838"/>
          <w:pgMar w:top="1985" w:right="1701" w:bottom="1701" w:left="1701" w:header="851" w:footer="992" w:gutter="0"/>
          <w:pgNumType w:start="0"/>
          <w:cols w:space="425"/>
          <w:docGrid w:type="lines" w:linePitch="360"/>
        </w:sectPr>
      </w:pPr>
    </w:p>
    <w:p w14:paraId="63CCF50E" w14:textId="52594262" w:rsidR="007E0056" w:rsidRPr="00A06E26" w:rsidRDefault="0026519B" w:rsidP="002035AF">
      <w:pPr>
        <w:pStyle w:val="1"/>
      </w:pPr>
      <w:bookmarkStart w:id="528" w:name="_Toc128560516"/>
      <w:r w:rsidRPr="00A06E26">
        <w:rPr>
          <w:rFonts w:hint="eastAsia"/>
        </w:rPr>
        <w:lastRenderedPageBreak/>
        <w:t>実証内容</w:t>
      </w:r>
      <w:bookmarkEnd w:id="528"/>
    </w:p>
    <w:p w14:paraId="41A8133A" w14:textId="728144BC" w:rsidR="00E60369" w:rsidRPr="00A06E26" w:rsidRDefault="0026519B" w:rsidP="002035AF">
      <w:pPr>
        <w:pStyle w:val="2"/>
      </w:pPr>
      <w:bookmarkStart w:id="529" w:name="_Toc128560517"/>
      <w:r w:rsidRPr="00A06E26">
        <w:rPr>
          <w:rFonts w:hint="eastAsia"/>
        </w:rPr>
        <w:t>実証</w:t>
      </w:r>
      <w:r w:rsidR="00085FF5" w:rsidRPr="00A06E26">
        <w:rPr>
          <w:rFonts w:hint="eastAsia"/>
        </w:rPr>
        <w:t>の実施事項</w:t>
      </w:r>
      <w:r w:rsidR="009C71EC" w:rsidRPr="00A06E26">
        <w:rPr>
          <w:rFonts w:hint="eastAsia"/>
        </w:rPr>
        <w:t>、</w:t>
      </w:r>
      <w:r w:rsidR="00085FF5" w:rsidRPr="00A06E26">
        <w:rPr>
          <w:rFonts w:hint="eastAsia"/>
        </w:rPr>
        <w:t>論点</w:t>
      </w:r>
      <w:r w:rsidR="009C71EC" w:rsidRPr="00A06E26">
        <w:rPr>
          <w:rFonts w:hint="eastAsia"/>
        </w:rPr>
        <w:t>及び判断</w:t>
      </w:r>
      <w:bookmarkEnd w:id="529"/>
    </w:p>
    <w:p w14:paraId="5A79B620" w14:textId="36A79A55" w:rsidR="00E60369" w:rsidRPr="00524608" w:rsidRDefault="00E60369" w:rsidP="002035AF">
      <w:pPr>
        <w:pStyle w:val="3"/>
        <w:adjustRightInd w:val="0"/>
        <w:snapToGrid w:val="0"/>
        <w:spacing w:beforeLines="100" w:before="360" w:afterLines="50" w:after="180" w:line="288" w:lineRule="auto"/>
        <w:ind w:leftChars="100" w:left="210" w:rightChars="100" w:right="210" w:firstLine="0"/>
        <w:rPr>
          <w:color w:val="000000" w:themeColor="text1"/>
        </w:rPr>
      </w:pPr>
      <w:r w:rsidRPr="00A06E26">
        <w:rPr>
          <w:rFonts w:hint="eastAsia"/>
        </w:rPr>
        <w:t xml:space="preserve"> </w:t>
      </w:r>
      <w:bookmarkStart w:id="530" w:name="_Toc128560518"/>
      <w:r w:rsidRPr="00A06E26">
        <w:rPr>
          <w:rFonts w:hint="eastAsia"/>
        </w:rPr>
        <w:t>プロトタイプの企画・開発</w:t>
      </w:r>
      <w:bookmarkEnd w:id="530"/>
    </w:p>
    <w:p w14:paraId="39D0FEFB" w14:textId="38C9D5ED" w:rsidR="00425ECE" w:rsidRDefault="00D47ADC" w:rsidP="002035AF">
      <w:pPr>
        <w:pStyle w:val="a4"/>
        <w:numPr>
          <w:ilvl w:val="0"/>
          <w:numId w:val="15"/>
        </w:numPr>
        <w:ind w:leftChars="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要件定義</w:t>
      </w:r>
    </w:p>
    <w:p w14:paraId="3B2C63FA" w14:textId="4F46D526" w:rsidR="00F63661" w:rsidRPr="00AA2CA1" w:rsidRDefault="00F63661" w:rsidP="00AA2CA1">
      <w:pPr>
        <w:ind w:firstLineChars="200" w:firstLine="420"/>
        <w:rPr>
          <w:rFonts w:asciiTheme="majorHAnsi" w:eastAsiaTheme="majorHAnsi" w:hAnsiTheme="majorHAnsi"/>
          <w:color w:val="000000" w:themeColor="text1"/>
        </w:rPr>
      </w:pPr>
      <w:r w:rsidRPr="00AA2CA1">
        <w:rPr>
          <w:rFonts w:asciiTheme="majorHAnsi" w:eastAsiaTheme="majorHAnsi" w:hAnsiTheme="majorHAnsi" w:hint="eastAsia"/>
          <w:color w:val="000000" w:themeColor="text1"/>
        </w:rPr>
        <w:t>要件定義における論点、判断</w:t>
      </w:r>
      <w:r w:rsidR="00A86B29" w:rsidRPr="00AA2CA1">
        <w:rPr>
          <w:rFonts w:asciiTheme="majorHAnsi" w:eastAsiaTheme="majorHAnsi" w:hAnsiTheme="majorHAnsi" w:hint="eastAsia"/>
          <w:color w:val="000000" w:themeColor="text1"/>
        </w:rPr>
        <w:t>・</w:t>
      </w:r>
      <w:r w:rsidRPr="00AA2CA1">
        <w:rPr>
          <w:rFonts w:asciiTheme="majorHAnsi" w:eastAsiaTheme="majorHAnsi" w:hAnsiTheme="majorHAnsi" w:hint="eastAsia"/>
          <w:color w:val="000000" w:themeColor="text1"/>
        </w:rPr>
        <w:t>成果</w:t>
      </w:r>
      <w:r w:rsidR="00D71FCB">
        <w:rPr>
          <w:rFonts w:asciiTheme="majorHAnsi" w:eastAsiaTheme="majorHAnsi" w:hAnsiTheme="majorHAnsi" w:hint="eastAsia"/>
          <w:color w:val="000000" w:themeColor="text1"/>
        </w:rPr>
        <w:t>を以下に示す</w:t>
      </w:r>
      <w:r w:rsidRPr="00AA2CA1">
        <w:rPr>
          <w:rFonts w:asciiTheme="majorHAnsi" w:eastAsiaTheme="majorHAnsi" w:hAnsiTheme="majorHAnsi" w:hint="eastAsia"/>
          <w:color w:val="000000" w:themeColor="text1"/>
        </w:rPr>
        <w:t>。</w:t>
      </w:r>
    </w:p>
    <w:p w14:paraId="4C365235" w14:textId="46055169" w:rsidR="00F63661" w:rsidRDefault="00F63661" w:rsidP="00D47ADC">
      <w:pPr>
        <w:pStyle w:val="a4"/>
        <w:ind w:leftChars="0" w:left="420"/>
        <w:rPr>
          <w:rFonts w:asciiTheme="majorHAnsi" w:eastAsiaTheme="majorHAnsi" w:hAnsiTheme="majorHAnsi"/>
          <w:color w:val="000000" w:themeColor="text1"/>
        </w:rPr>
      </w:pPr>
    </w:p>
    <w:p w14:paraId="60BE8FC6" w14:textId="512F7307" w:rsidR="009F2D18" w:rsidRPr="00A06E26" w:rsidRDefault="009F2D18" w:rsidP="009F2D18">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要件定義における論点</w:t>
      </w:r>
    </w:p>
    <w:tbl>
      <w:tblPr>
        <w:tblW w:w="8363" w:type="dxa"/>
        <w:tblInd w:w="416" w:type="dxa"/>
        <w:tblCellMar>
          <w:left w:w="0" w:type="dxa"/>
          <w:right w:w="0" w:type="dxa"/>
        </w:tblCellMar>
        <w:tblLook w:val="0420" w:firstRow="1" w:lastRow="0" w:firstColumn="0" w:lastColumn="0" w:noHBand="0" w:noVBand="1"/>
      </w:tblPr>
      <w:tblGrid>
        <w:gridCol w:w="1417"/>
        <w:gridCol w:w="6946"/>
      </w:tblGrid>
      <w:tr w:rsidR="0005119C" w:rsidRPr="0005119C" w14:paraId="110354B6" w14:textId="77777777" w:rsidTr="0005119C">
        <w:trPr>
          <w:trHeight w:val="334"/>
        </w:trPr>
        <w:tc>
          <w:tcPr>
            <w:tcW w:w="1417" w:type="dxa"/>
            <w:tcBorders>
              <w:top w:val="single" w:sz="8" w:space="0" w:color="000000"/>
              <w:left w:val="single" w:sz="8" w:space="0" w:color="000000"/>
              <w:bottom w:val="single" w:sz="8" w:space="0" w:color="000000"/>
              <w:right w:val="single" w:sz="8" w:space="0" w:color="000000"/>
            </w:tcBorders>
            <w:shd w:val="clear" w:color="auto" w:fill="E1E7F3"/>
          </w:tcPr>
          <w:p w14:paraId="763564A8" w14:textId="1A6349B2" w:rsidR="0005119C" w:rsidRPr="0005119C" w:rsidRDefault="0005119C" w:rsidP="0005119C">
            <w:pPr>
              <w:widowControl/>
              <w:jc w:val="center"/>
              <w:rPr>
                <w:rFonts w:ascii="Arial" w:eastAsia="Meiryo UI" w:hAnsi="Meiryo UI" w:cs="Arial"/>
                <w:color w:val="000000"/>
                <w:kern w:val="24"/>
                <w:sz w:val="20"/>
                <w:szCs w:val="20"/>
              </w:rPr>
            </w:pPr>
            <w:bookmarkStart w:id="531" w:name="_Hlk127353191"/>
            <w:r>
              <w:rPr>
                <w:rFonts w:ascii="Arial" w:eastAsia="Meiryo UI" w:hAnsi="Meiryo UI" w:cs="Arial" w:hint="eastAsia"/>
                <w:color w:val="000000"/>
                <w:kern w:val="24"/>
                <w:sz w:val="20"/>
                <w:szCs w:val="20"/>
              </w:rPr>
              <w:t>項番</w:t>
            </w:r>
          </w:p>
        </w:tc>
        <w:tc>
          <w:tcPr>
            <w:tcW w:w="6946"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70DAF7E6" w14:textId="07342328" w:rsidR="0005119C" w:rsidRPr="0005119C" w:rsidRDefault="0005119C" w:rsidP="0005119C">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05119C" w:rsidRPr="0005119C" w14:paraId="5BCC7A21" w14:textId="77777777" w:rsidTr="0005119C">
        <w:trPr>
          <w:trHeight w:val="410"/>
        </w:trPr>
        <w:tc>
          <w:tcPr>
            <w:tcW w:w="1417" w:type="dxa"/>
            <w:tcBorders>
              <w:top w:val="single" w:sz="8" w:space="0" w:color="000000"/>
              <w:left w:val="single" w:sz="8" w:space="0" w:color="000000"/>
              <w:bottom w:val="single" w:sz="8" w:space="0" w:color="000000"/>
              <w:right w:val="single" w:sz="8" w:space="0" w:color="000000"/>
            </w:tcBorders>
          </w:tcPr>
          <w:p w14:paraId="7AD47BC8" w14:textId="221A2B15" w:rsidR="0005119C" w:rsidRPr="0005119C" w:rsidRDefault="0005119C" w:rsidP="0005119C">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論点（１）</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D58769" w14:textId="251C33A2" w:rsidR="0005119C" w:rsidRPr="0005119C" w:rsidRDefault="0005119C" w:rsidP="0005119C">
            <w:pPr>
              <w:widowControl/>
              <w:jc w:val="left"/>
              <w:rPr>
                <w:rFonts w:ascii="Arial" w:eastAsia="ＭＳ Ｐゴシック" w:hAnsi="Arial" w:cs="Arial"/>
                <w:sz w:val="20"/>
                <w:szCs w:val="20"/>
              </w:rPr>
            </w:pPr>
            <w:r w:rsidRPr="0005119C">
              <w:rPr>
                <w:rFonts w:ascii="Meiryo UI" w:eastAsia="Meiryo UI" w:hAnsi="Meiryo UI" w:cs="Arial" w:hint="eastAsia"/>
                <w:color w:val="000000"/>
                <w:kern w:val="24"/>
                <w:sz w:val="20"/>
                <w:szCs w:val="20"/>
              </w:rPr>
              <w:t>当該ユースケースを実現するにあたり、デジタル庁、</w:t>
            </w:r>
            <w:r>
              <w:rPr>
                <w:rFonts w:ascii="Meiryo UI" w:eastAsia="Meiryo UI" w:hAnsi="Meiryo UI" w:cs="Arial" w:hint="eastAsia"/>
                <w:color w:val="000000"/>
                <w:kern w:val="24"/>
                <w:sz w:val="20"/>
                <w:szCs w:val="20"/>
              </w:rPr>
              <w:t>中小企業庁</w:t>
            </w:r>
            <w:r w:rsidRPr="0005119C">
              <w:rPr>
                <w:rFonts w:ascii="Meiryo UI" w:eastAsia="Meiryo UI" w:hAnsi="Meiryo UI" w:cs="Arial" w:hint="eastAsia"/>
                <w:color w:val="000000"/>
                <w:kern w:val="24"/>
                <w:sz w:val="20"/>
                <w:szCs w:val="20"/>
              </w:rPr>
              <w:t>、国税庁等の巻き込み</w:t>
            </w:r>
          </w:p>
        </w:tc>
      </w:tr>
      <w:tr w:rsidR="0005119C" w:rsidRPr="0005119C" w14:paraId="6F948A36" w14:textId="77777777" w:rsidTr="0005119C">
        <w:trPr>
          <w:trHeight w:val="410"/>
        </w:trPr>
        <w:tc>
          <w:tcPr>
            <w:tcW w:w="1417" w:type="dxa"/>
            <w:tcBorders>
              <w:top w:val="single" w:sz="8" w:space="0" w:color="000000"/>
              <w:left w:val="single" w:sz="8" w:space="0" w:color="000000"/>
              <w:bottom w:val="single" w:sz="8" w:space="0" w:color="000000"/>
              <w:right w:val="single" w:sz="8" w:space="0" w:color="000000"/>
            </w:tcBorders>
          </w:tcPr>
          <w:p w14:paraId="7000EBDF" w14:textId="723CC00D" w:rsidR="0005119C" w:rsidRPr="0005119C" w:rsidRDefault="0005119C" w:rsidP="0005119C">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論点（２）</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763534" w14:textId="6A18E313" w:rsidR="0005119C" w:rsidRPr="0005119C" w:rsidRDefault="0005119C" w:rsidP="0005119C">
            <w:pPr>
              <w:widowControl/>
              <w:jc w:val="left"/>
              <w:rPr>
                <w:rFonts w:ascii="Arial" w:eastAsia="ＭＳ Ｐゴシック" w:hAnsi="Arial" w:cs="Arial"/>
                <w:sz w:val="20"/>
                <w:szCs w:val="20"/>
              </w:rPr>
            </w:pPr>
            <w:del w:id="532" w:author="宮島　一樹" w:date="2023-03-23T18:50:00Z">
              <w:r w:rsidRPr="0005119C" w:rsidDel="007C5875">
                <w:rPr>
                  <w:rFonts w:ascii="Meiryo UI" w:eastAsia="Meiryo UI" w:hAnsi="Meiryo UI" w:cs="Arial" w:hint="eastAsia"/>
                  <w:color w:val="000000"/>
                  <w:kern w:val="24"/>
                  <w:sz w:val="20"/>
                  <w:szCs w:val="20"/>
                </w:rPr>
                <w:delText>Wallet</w:delText>
              </w:r>
            </w:del>
            <w:ins w:id="533" w:author="宮島　一樹" w:date="2023-03-23T18:50:00Z">
              <w:r w:rsidR="007C5875">
                <w:rPr>
                  <w:rFonts w:ascii="Meiryo UI" w:eastAsia="Meiryo UI" w:hAnsi="Meiryo UI" w:cs="Arial" w:hint="eastAsia"/>
                  <w:color w:val="000000"/>
                  <w:kern w:val="24"/>
                  <w:sz w:val="20"/>
                  <w:szCs w:val="20"/>
                </w:rPr>
                <w:t>Wallet</w:t>
              </w:r>
            </w:ins>
            <w:r w:rsidRPr="0005119C">
              <w:rPr>
                <w:rFonts w:ascii="Meiryo UI" w:eastAsia="Meiryo UI" w:hAnsi="Meiryo UI" w:cs="Arial" w:hint="eastAsia"/>
                <w:color w:val="000000"/>
                <w:kern w:val="24"/>
                <w:sz w:val="20"/>
                <w:szCs w:val="20"/>
              </w:rPr>
              <w:t>のUI/UXに関する使いやすさ</w:t>
            </w:r>
          </w:p>
        </w:tc>
      </w:tr>
      <w:tr w:rsidR="0005119C" w:rsidRPr="0005119C" w14:paraId="1C57B9FB" w14:textId="77777777" w:rsidTr="0005119C">
        <w:trPr>
          <w:trHeight w:val="336"/>
        </w:trPr>
        <w:tc>
          <w:tcPr>
            <w:tcW w:w="1417" w:type="dxa"/>
            <w:tcBorders>
              <w:top w:val="single" w:sz="8" w:space="0" w:color="000000"/>
              <w:left w:val="single" w:sz="8" w:space="0" w:color="000000"/>
              <w:bottom w:val="single" w:sz="8" w:space="0" w:color="000000"/>
              <w:right w:val="single" w:sz="8" w:space="0" w:color="000000"/>
            </w:tcBorders>
          </w:tcPr>
          <w:p w14:paraId="51451ABA" w14:textId="1945636D" w:rsidR="0005119C" w:rsidRPr="0005119C" w:rsidRDefault="0005119C" w:rsidP="0005119C">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論点（３）</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73001" w14:textId="6E65C50B" w:rsidR="0005119C" w:rsidRPr="0005119C" w:rsidRDefault="0005119C" w:rsidP="0005119C">
            <w:pPr>
              <w:widowControl/>
              <w:jc w:val="left"/>
              <w:rPr>
                <w:rFonts w:ascii="Arial" w:eastAsia="ＭＳ Ｐゴシック" w:hAnsi="Arial" w:cs="Arial"/>
                <w:sz w:val="20"/>
                <w:szCs w:val="20"/>
              </w:rPr>
            </w:pPr>
            <w:r w:rsidRPr="0005119C">
              <w:rPr>
                <w:rFonts w:ascii="Meiryo UI" w:eastAsia="Meiryo UI" w:hAnsi="Meiryo UI" w:cs="Arial" w:hint="eastAsia"/>
                <w:color w:val="000000"/>
                <w:kern w:val="24"/>
                <w:sz w:val="20"/>
                <w:szCs w:val="20"/>
              </w:rPr>
              <w:t>VC/VPの提示及び履歴の閲覧可能な範囲</w:t>
            </w:r>
          </w:p>
        </w:tc>
      </w:tr>
      <w:bookmarkEnd w:id="531"/>
    </w:tbl>
    <w:p w14:paraId="5B8E55B9" w14:textId="7E7B80DB" w:rsidR="0005119C" w:rsidRDefault="0005119C" w:rsidP="00D47ADC">
      <w:pPr>
        <w:pStyle w:val="a4"/>
        <w:ind w:leftChars="0" w:left="420"/>
        <w:rPr>
          <w:rFonts w:asciiTheme="majorHAnsi" w:eastAsiaTheme="majorHAnsi" w:hAnsiTheme="majorHAnsi"/>
          <w:color w:val="000000" w:themeColor="text1"/>
        </w:rPr>
      </w:pPr>
    </w:p>
    <w:p w14:paraId="68749C7C" w14:textId="2E58E428" w:rsidR="00A86B29" w:rsidRPr="00A86B29" w:rsidRDefault="00A86B29" w:rsidP="00A86B29">
      <w:pPr>
        <w:ind w:firstLineChars="100" w:firstLine="210"/>
        <w:rPr>
          <w:rFonts w:asciiTheme="majorHAnsi" w:eastAsiaTheme="majorHAnsi" w:hAnsiTheme="majorHAnsi"/>
          <w:color w:val="000000" w:themeColor="text1"/>
        </w:rPr>
      </w:pPr>
      <w:r w:rsidRPr="00A86B29">
        <w:rPr>
          <w:rFonts w:asciiTheme="majorHAnsi" w:eastAsiaTheme="majorHAnsi" w:hAnsiTheme="majorHAnsi" w:hint="eastAsia"/>
          <w:color w:val="000000" w:themeColor="text1"/>
        </w:rPr>
        <w:t>①</w:t>
      </w:r>
      <w:r w:rsidR="00577DE0">
        <w:rPr>
          <w:rFonts w:asciiTheme="majorHAnsi" w:eastAsiaTheme="majorHAnsi" w:hAnsiTheme="majorHAnsi" w:hint="eastAsia"/>
          <w:color w:val="000000" w:themeColor="text1"/>
        </w:rPr>
        <w:t xml:space="preserve"> </w:t>
      </w:r>
      <w:r w:rsidRPr="00A86B29">
        <w:rPr>
          <w:rFonts w:asciiTheme="majorHAnsi" w:eastAsiaTheme="majorHAnsi" w:hAnsiTheme="majorHAnsi" w:hint="eastAsia"/>
          <w:color w:val="000000" w:themeColor="text1"/>
        </w:rPr>
        <w:t>論点（１）</w:t>
      </w:r>
    </w:p>
    <w:p w14:paraId="35B5947A" w14:textId="37D27BA4" w:rsidR="00524608"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E35D00">
        <w:rPr>
          <w:rFonts w:asciiTheme="majorHAnsi" w:eastAsiaTheme="majorHAnsi" w:hAnsiTheme="majorHAnsi" w:hint="eastAsia"/>
          <w:color w:val="000000" w:themeColor="text1"/>
        </w:rPr>
        <w:t>デジタル庁、</w:t>
      </w:r>
      <w:r w:rsidRPr="00524608">
        <w:rPr>
          <w:rFonts w:asciiTheme="majorHAnsi" w:eastAsiaTheme="majorHAnsi" w:hAnsiTheme="majorHAnsi" w:hint="eastAsia"/>
          <w:color w:val="000000" w:themeColor="text1"/>
        </w:rPr>
        <w:t>中小企業庁、</w:t>
      </w:r>
      <w:r w:rsidR="00E35D00">
        <w:rPr>
          <w:rFonts w:asciiTheme="majorHAnsi" w:eastAsiaTheme="majorHAnsi" w:hAnsiTheme="majorHAnsi" w:hint="eastAsia"/>
          <w:color w:val="000000" w:themeColor="text1"/>
        </w:rPr>
        <w:t>国税庁</w:t>
      </w:r>
      <w:r w:rsidRPr="00524608">
        <w:rPr>
          <w:rFonts w:asciiTheme="majorHAnsi" w:eastAsiaTheme="majorHAnsi" w:hAnsiTheme="majorHAnsi" w:hint="eastAsia"/>
          <w:color w:val="000000" w:themeColor="text1"/>
        </w:rPr>
        <w:t>等の巻き込み</w:t>
      </w:r>
    </w:p>
    <w:p w14:paraId="5E0822DD" w14:textId="2744725D" w:rsidR="00BA1A2C"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 xml:space="preserve">　</w:t>
      </w:r>
      <w:r w:rsidR="00E35D00">
        <w:rPr>
          <w:rFonts w:asciiTheme="majorHAnsi" w:eastAsiaTheme="majorHAnsi" w:hAnsiTheme="majorHAnsi" w:hint="eastAsia"/>
          <w:color w:val="000000" w:themeColor="text1"/>
        </w:rPr>
        <w:t>当該ユースケース（</w:t>
      </w:r>
      <w:r w:rsidR="00E35D00" w:rsidRPr="00E35D00">
        <w:rPr>
          <w:rFonts w:asciiTheme="majorHAnsi" w:eastAsiaTheme="majorHAnsi" w:hAnsiTheme="majorHAnsi" w:hint="eastAsia"/>
          <w:color w:val="000000" w:themeColor="text1"/>
        </w:rPr>
        <w:t>法人税制と工業会証明書</w:t>
      </w:r>
      <w:r w:rsidR="00E35D00">
        <w:rPr>
          <w:rFonts w:asciiTheme="majorHAnsi" w:eastAsiaTheme="majorHAnsi" w:hAnsiTheme="majorHAnsi" w:hint="eastAsia"/>
          <w:color w:val="000000" w:themeColor="text1"/>
        </w:rPr>
        <w:t>）</w:t>
      </w:r>
      <w:r w:rsidR="00510E24">
        <w:rPr>
          <w:rFonts w:asciiTheme="majorHAnsi" w:eastAsiaTheme="majorHAnsi" w:hAnsiTheme="majorHAnsi" w:hint="eastAsia"/>
          <w:color w:val="000000" w:themeColor="text1"/>
        </w:rPr>
        <w:t>を実現するにあたり、</w:t>
      </w:r>
      <w:r w:rsidRPr="00524608">
        <w:rPr>
          <w:rFonts w:asciiTheme="majorHAnsi" w:eastAsiaTheme="majorHAnsi" w:hAnsiTheme="majorHAnsi" w:hint="eastAsia"/>
          <w:color w:val="000000" w:themeColor="text1"/>
        </w:rPr>
        <w:t>デジタル庁、中小企業庁</w:t>
      </w:r>
      <w:r w:rsidR="00510E24">
        <w:rPr>
          <w:rFonts w:asciiTheme="majorHAnsi" w:eastAsiaTheme="majorHAnsi" w:hAnsiTheme="majorHAnsi" w:hint="eastAsia"/>
          <w:color w:val="000000" w:themeColor="text1"/>
        </w:rPr>
        <w:t>、</w:t>
      </w:r>
      <w:r w:rsidRPr="00524608">
        <w:rPr>
          <w:rFonts w:asciiTheme="majorHAnsi" w:eastAsiaTheme="majorHAnsi" w:hAnsiTheme="majorHAnsi" w:hint="eastAsia"/>
          <w:color w:val="000000" w:themeColor="text1"/>
        </w:rPr>
        <w:t>国税庁</w:t>
      </w:r>
      <w:r w:rsidR="00E35D00">
        <w:rPr>
          <w:rFonts w:asciiTheme="majorHAnsi" w:eastAsiaTheme="majorHAnsi" w:hAnsiTheme="majorHAnsi" w:hint="eastAsia"/>
          <w:color w:val="000000" w:themeColor="text1"/>
        </w:rPr>
        <w:t>等の</w:t>
      </w:r>
      <w:r w:rsidRPr="00524608">
        <w:rPr>
          <w:rFonts w:asciiTheme="majorHAnsi" w:eastAsiaTheme="majorHAnsi" w:hAnsiTheme="majorHAnsi" w:hint="eastAsia"/>
          <w:color w:val="000000" w:themeColor="text1"/>
        </w:rPr>
        <w:t>巻き込み</w:t>
      </w:r>
      <w:r w:rsidR="00E35D00">
        <w:rPr>
          <w:rFonts w:asciiTheme="majorHAnsi" w:eastAsiaTheme="majorHAnsi" w:hAnsiTheme="majorHAnsi" w:hint="eastAsia"/>
          <w:color w:val="000000" w:themeColor="text1"/>
        </w:rPr>
        <w:t>が不可欠であ</w:t>
      </w:r>
      <w:r w:rsidR="00D548E2">
        <w:rPr>
          <w:rFonts w:asciiTheme="majorHAnsi" w:eastAsiaTheme="majorHAnsi" w:hAnsiTheme="majorHAnsi" w:hint="eastAsia"/>
          <w:color w:val="000000" w:themeColor="text1"/>
        </w:rPr>
        <w:t>ると考えるが、</w:t>
      </w:r>
      <w:r w:rsidR="00E35D00">
        <w:rPr>
          <w:rFonts w:asciiTheme="majorHAnsi" w:eastAsiaTheme="majorHAnsi" w:hAnsiTheme="majorHAnsi" w:hint="eastAsia"/>
          <w:color w:val="000000" w:themeColor="text1"/>
        </w:rPr>
        <w:t>これら機関の巻き込みを行うには</w:t>
      </w:r>
      <w:r w:rsidRPr="00524608">
        <w:rPr>
          <w:rFonts w:asciiTheme="majorHAnsi" w:eastAsiaTheme="majorHAnsi" w:hAnsiTheme="majorHAnsi" w:hint="eastAsia"/>
          <w:color w:val="000000" w:themeColor="text1"/>
        </w:rPr>
        <w:t>、内閣官房事務局の力添えが必要である</w:t>
      </w:r>
      <w:r w:rsidR="00D548E2">
        <w:rPr>
          <w:rFonts w:asciiTheme="majorHAnsi" w:eastAsiaTheme="majorHAnsi" w:hAnsiTheme="majorHAnsi" w:hint="eastAsia"/>
          <w:color w:val="000000" w:themeColor="text1"/>
        </w:rPr>
        <w:t>。</w:t>
      </w:r>
    </w:p>
    <w:p w14:paraId="29F37A20" w14:textId="77777777" w:rsidR="00524608" w:rsidRPr="00510E24" w:rsidRDefault="00524608" w:rsidP="00524608">
      <w:pPr>
        <w:pStyle w:val="a4"/>
        <w:ind w:leftChars="0" w:left="420"/>
        <w:rPr>
          <w:rFonts w:asciiTheme="majorHAnsi" w:eastAsiaTheme="majorHAnsi" w:hAnsiTheme="majorHAnsi"/>
          <w:color w:val="000000" w:themeColor="text1"/>
        </w:rPr>
      </w:pPr>
    </w:p>
    <w:p w14:paraId="451A4F39" w14:textId="596B1EE3" w:rsidR="00524608"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●判断・成果</w:t>
      </w:r>
    </w:p>
    <w:p w14:paraId="0EDF1B79" w14:textId="7441996D" w:rsidR="00524608"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 xml:space="preserve">　デジタル庁との意見交換に向けて</w:t>
      </w:r>
      <w:r w:rsidR="00D548E2">
        <w:rPr>
          <w:rFonts w:asciiTheme="majorHAnsi" w:eastAsiaTheme="majorHAnsi" w:hAnsiTheme="majorHAnsi" w:hint="eastAsia"/>
          <w:color w:val="000000" w:themeColor="text1"/>
        </w:rPr>
        <w:t>、当該コンソーシアムより</w:t>
      </w:r>
      <w:r w:rsidRPr="00524608">
        <w:rPr>
          <w:rFonts w:asciiTheme="majorHAnsi" w:eastAsiaTheme="majorHAnsi" w:hAnsiTheme="majorHAnsi" w:hint="eastAsia"/>
          <w:color w:val="000000" w:themeColor="text1"/>
        </w:rPr>
        <w:t>複数のユースケース</w:t>
      </w:r>
      <w:r w:rsidR="00D548E2">
        <w:rPr>
          <w:rFonts w:asciiTheme="majorHAnsi" w:eastAsiaTheme="majorHAnsi" w:hAnsiTheme="majorHAnsi" w:hint="eastAsia"/>
          <w:color w:val="000000" w:themeColor="text1"/>
        </w:rPr>
        <w:t>案</w:t>
      </w:r>
      <w:r w:rsidRPr="00524608">
        <w:rPr>
          <w:rFonts w:asciiTheme="majorHAnsi" w:eastAsiaTheme="majorHAnsi" w:hAnsiTheme="majorHAnsi" w:hint="eastAsia"/>
          <w:color w:val="000000" w:themeColor="text1"/>
        </w:rPr>
        <w:t>を</w:t>
      </w:r>
      <w:r w:rsidR="00D548E2">
        <w:rPr>
          <w:rFonts w:asciiTheme="majorHAnsi" w:eastAsiaTheme="majorHAnsi" w:hAnsiTheme="majorHAnsi" w:hint="eastAsia"/>
          <w:color w:val="000000" w:themeColor="text1"/>
        </w:rPr>
        <w:t>提示</w:t>
      </w:r>
      <w:r w:rsidRPr="00524608">
        <w:rPr>
          <w:rFonts w:asciiTheme="majorHAnsi" w:eastAsiaTheme="majorHAnsi" w:hAnsiTheme="majorHAnsi" w:hint="eastAsia"/>
          <w:color w:val="000000" w:themeColor="text1"/>
        </w:rPr>
        <w:t>、内閣官房事務局</w:t>
      </w:r>
      <w:r w:rsidR="00D548E2">
        <w:rPr>
          <w:rFonts w:asciiTheme="majorHAnsi" w:eastAsiaTheme="majorHAnsi" w:hAnsiTheme="majorHAnsi" w:hint="eastAsia"/>
          <w:color w:val="000000" w:themeColor="text1"/>
        </w:rPr>
        <w:t>にて</w:t>
      </w:r>
      <w:r w:rsidRPr="00524608">
        <w:rPr>
          <w:rFonts w:asciiTheme="majorHAnsi" w:eastAsiaTheme="majorHAnsi" w:hAnsiTheme="majorHAnsi" w:hint="eastAsia"/>
          <w:color w:val="000000" w:themeColor="text1"/>
        </w:rPr>
        <w:t>デジタル庁への施策立案、問題提起に向けた論点を整理</w:t>
      </w:r>
      <w:r w:rsidR="00D548E2">
        <w:rPr>
          <w:rFonts w:asciiTheme="majorHAnsi" w:eastAsiaTheme="majorHAnsi" w:hAnsiTheme="majorHAnsi" w:hint="eastAsia"/>
          <w:color w:val="000000" w:themeColor="text1"/>
        </w:rPr>
        <w:t>いただく</w:t>
      </w:r>
      <w:r w:rsidRPr="00524608">
        <w:rPr>
          <w:rFonts w:asciiTheme="majorHAnsi" w:eastAsiaTheme="majorHAnsi" w:hAnsiTheme="majorHAnsi" w:hint="eastAsia"/>
          <w:color w:val="000000" w:themeColor="text1"/>
        </w:rPr>
        <w:t>。</w:t>
      </w:r>
    </w:p>
    <w:p w14:paraId="05641583" w14:textId="495D0237" w:rsidR="00BA1A2C"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 xml:space="preserve">　また</w:t>
      </w:r>
      <w:r w:rsidR="00E35D00">
        <w:rPr>
          <w:rFonts w:asciiTheme="majorHAnsi" w:eastAsiaTheme="majorHAnsi" w:hAnsiTheme="majorHAnsi" w:hint="eastAsia"/>
          <w:color w:val="000000" w:themeColor="text1"/>
        </w:rPr>
        <w:t>、</w:t>
      </w:r>
      <w:r w:rsidR="00D548E2">
        <w:rPr>
          <w:rFonts w:asciiTheme="majorHAnsi" w:eastAsiaTheme="majorHAnsi" w:hAnsiTheme="majorHAnsi" w:hint="eastAsia"/>
          <w:color w:val="000000" w:themeColor="text1"/>
        </w:rPr>
        <w:t>当該コンソーシアムより</w:t>
      </w:r>
      <w:r w:rsidRPr="00524608">
        <w:rPr>
          <w:rFonts w:asciiTheme="majorHAnsi" w:eastAsiaTheme="majorHAnsi" w:hAnsiTheme="majorHAnsi" w:hint="eastAsia"/>
          <w:color w:val="000000" w:themeColor="text1"/>
        </w:rPr>
        <w:t>「中小企業経営強化税制」における工業会証明書の現状課題の認識、工業会証明書周辺のデジタル化による改善仮説を整理</w:t>
      </w:r>
      <w:r w:rsidR="00D548E2">
        <w:rPr>
          <w:rFonts w:asciiTheme="majorHAnsi" w:eastAsiaTheme="majorHAnsi" w:hAnsiTheme="majorHAnsi" w:hint="eastAsia"/>
          <w:color w:val="000000" w:themeColor="text1"/>
        </w:rPr>
        <w:t>。内閣官房事務局より</w:t>
      </w:r>
      <w:r w:rsidRPr="00524608">
        <w:rPr>
          <w:rFonts w:asciiTheme="majorHAnsi" w:eastAsiaTheme="majorHAnsi" w:hAnsiTheme="majorHAnsi" w:hint="eastAsia"/>
          <w:color w:val="000000" w:themeColor="text1"/>
        </w:rPr>
        <w:t>経済産業省・中小企業庁に提示</w:t>
      </w:r>
      <w:r w:rsidR="00D548E2">
        <w:rPr>
          <w:rFonts w:asciiTheme="majorHAnsi" w:eastAsiaTheme="majorHAnsi" w:hAnsiTheme="majorHAnsi" w:hint="eastAsia"/>
          <w:color w:val="000000" w:themeColor="text1"/>
        </w:rPr>
        <w:t>し、</w:t>
      </w:r>
      <w:r w:rsidRPr="00524608">
        <w:rPr>
          <w:rFonts w:asciiTheme="majorHAnsi" w:eastAsiaTheme="majorHAnsi" w:hAnsiTheme="majorHAnsi" w:hint="eastAsia"/>
          <w:color w:val="000000" w:themeColor="text1"/>
        </w:rPr>
        <w:t>令和5年度以降の施策として検討いただくこととする。</w:t>
      </w:r>
    </w:p>
    <w:p w14:paraId="67984429" w14:textId="577BB9A0" w:rsidR="000536EF" w:rsidRDefault="000536EF" w:rsidP="00D47ADC">
      <w:pPr>
        <w:pStyle w:val="a4"/>
        <w:ind w:leftChars="0" w:left="420"/>
        <w:rPr>
          <w:rFonts w:asciiTheme="majorHAnsi" w:eastAsiaTheme="majorHAnsi" w:hAnsiTheme="majorHAnsi"/>
          <w:color w:val="000000" w:themeColor="text1"/>
        </w:rPr>
      </w:pPr>
    </w:p>
    <w:p w14:paraId="74C83B89" w14:textId="77777777" w:rsidR="000536EF" w:rsidRPr="00A86B29" w:rsidRDefault="000536EF" w:rsidP="000536EF">
      <w:pPr>
        <w:ind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r w:rsidRPr="00A86B29">
        <w:rPr>
          <w:rFonts w:asciiTheme="majorHAnsi" w:eastAsiaTheme="majorHAnsi" w:hAnsiTheme="majorHAnsi" w:hint="eastAsia"/>
          <w:color w:val="000000" w:themeColor="text1"/>
        </w:rPr>
        <w:t>②</w:t>
      </w:r>
      <w:r>
        <w:rPr>
          <w:rFonts w:asciiTheme="majorHAnsi" w:eastAsiaTheme="majorHAnsi" w:hAnsiTheme="majorHAnsi" w:hint="eastAsia"/>
          <w:color w:val="000000" w:themeColor="text1"/>
        </w:rPr>
        <w:t xml:space="preserve"> 論点（２）</w:t>
      </w:r>
    </w:p>
    <w:p w14:paraId="40A0F9E5" w14:textId="55278355" w:rsidR="000536EF" w:rsidRPr="006A4FC5" w:rsidRDefault="000536EF" w:rsidP="000536EF">
      <w:pPr>
        <w:pStyle w:val="a4"/>
        <w:ind w:leftChars="0" w:left="420"/>
        <w:rPr>
          <w:rFonts w:asciiTheme="majorHAnsi" w:eastAsiaTheme="majorHAnsi" w:hAnsiTheme="majorHAnsi"/>
          <w:color w:val="000000" w:themeColor="text1"/>
        </w:rPr>
      </w:pPr>
      <w:r w:rsidRPr="00A86B29">
        <w:rPr>
          <w:rFonts w:asciiTheme="majorHAnsi" w:eastAsiaTheme="majorHAnsi" w:hAnsiTheme="majorHAnsi" w:hint="eastAsia"/>
          <w:color w:val="000000" w:themeColor="text1"/>
        </w:rPr>
        <w:t>●</w:t>
      </w:r>
      <w:del w:id="534" w:author="宮島　一樹" w:date="2023-03-23T18:50:00Z">
        <w:r w:rsidR="007D66F5" w:rsidRPr="007D66F5" w:rsidDel="007C5875">
          <w:rPr>
            <w:rFonts w:asciiTheme="majorHAnsi" w:eastAsiaTheme="majorHAnsi" w:hAnsiTheme="majorHAnsi" w:hint="eastAsia"/>
            <w:color w:val="000000" w:themeColor="text1"/>
          </w:rPr>
          <w:delText>Wallet</w:delText>
        </w:r>
      </w:del>
      <w:ins w:id="535" w:author="宮島　一樹" w:date="2023-03-23T18:50:00Z">
        <w:r w:rsidR="007C5875">
          <w:rPr>
            <w:rFonts w:asciiTheme="majorHAnsi" w:eastAsiaTheme="majorHAnsi" w:hAnsiTheme="majorHAnsi" w:hint="eastAsia"/>
            <w:color w:val="000000" w:themeColor="text1"/>
          </w:rPr>
          <w:t>Wallet</w:t>
        </w:r>
      </w:ins>
      <w:r w:rsidR="007D66F5" w:rsidRPr="007D66F5">
        <w:rPr>
          <w:rFonts w:asciiTheme="majorHAnsi" w:eastAsiaTheme="majorHAnsi" w:hAnsiTheme="majorHAnsi" w:hint="eastAsia"/>
          <w:color w:val="000000" w:themeColor="text1"/>
        </w:rPr>
        <w:t>のUI/UXに関する使いやすさ</w:t>
      </w:r>
    </w:p>
    <w:p w14:paraId="7A9F9B3B" w14:textId="67E63C40" w:rsidR="000536EF" w:rsidRPr="006A4FC5" w:rsidRDefault="000536EF" w:rsidP="000536E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del w:id="536" w:author="宮島　一樹" w:date="2023-03-23T18:50:00Z">
        <w:r w:rsidR="007D66F5" w:rsidRPr="007D66F5" w:rsidDel="007C5875">
          <w:rPr>
            <w:rFonts w:asciiTheme="majorHAnsi" w:eastAsiaTheme="majorHAnsi" w:hAnsiTheme="majorHAnsi" w:hint="eastAsia"/>
            <w:color w:val="000000" w:themeColor="text1"/>
          </w:rPr>
          <w:delText>Wallet</w:delText>
        </w:r>
      </w:del>
      <w:ins w:id="537" w:author="宮島　一樹" w:date="2023-03-23T18:50:00Z">
        <w:r w:rsidR="007C5875">
          <w:rPr>
            <w:rFonts w:asciiTheme="majorHAnsi" w:eastAsiaTheme="majorHAnsi" w:hAnsiTheme="majorHAnsi" w:hint="eastAsia"/>
            <w:color w:val="000000" w:themeColor="text1"/>
          </w:rPr>
          <w:t>Wallet</w:t>
        </w:r>
      </w:ins>
      <w:r w:rsidR="007D66F5" w:rsidRPr="007D66F5">
        <w:rPr>
          <w:rFonts w:asciiTheme="majorHAnsi" w:eastAsiaTheme="majorHAnsi" w:hAnsiTheme="majorHAnsi" w:hint="eastAsia"/>
          <w:color w:val="000000" w:themeColor="text1"/>
        </w:rPr>
        <w:t>のUI/UXに関する使いやすさ</w:t>
      </w:r>
      <w:r w:rsidR="007D66F5">
        <w:rPr>
          <w:rFonts w:asciiTheme="majorHAnsi" w:eastAsiaTheme="majorHAnsi" w:hAnsiTheme="majorHAnsi" w:hint="eastAsia"/>
          <w:color w:val="000000" w:themeColor="text1"/>
        </w:rPr>
        <w:t>を考慮する。</w:t>
      </w:r>
    </w:p>
    <w:p w14:paraId="58132CDB" w14:textId="77777777" w:rsidR="000536EF" w:rsidRPr="007D66F5" w:rsidRDefault="000536EF" w:rsidP="000536EF">
      <w:pPr>
        <w:pStyle w:val="a4"/>
        <w:rPr>
          <w:rFonts w:asciiTheme="majorHAnsi" w:eastAsiaTheme="majorHAnsi" w:hAnsiTheme="majorHAnsi"/>
          <w:color w:val="000000" w:themeColor="text1"/>
        </w:rPr>
      </w:pPr>
    </w:p>
    <w:p w14:paraId="72ACA24D" w14:textId="77777777" w:rsidR="000536EF" w:rsidRPr="006A4FC5" w:rsidRDefault="000536EF" w:rsidP="000536E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lastRenderedPageBreak/>
        <w:t>●判断・成果</w:t>
      </w:r>
    </w:p>
    <w:p w14:paraId="408D1C12" w14:textId="2528461D" w:rsidR="000536EF" w:rsidRDefault="00CA3F7D" w:rsidP="00CA3F7D">
      <w:pPr>
        <w:pStyle w:val="a4"/>
        <w:ind w:leftChars="0" w:left="420" w:firstLineChars="100" w:firstLine="210"/>
        <w:rPr>
          <w:rFonts w:asciiTheme="majorHAnsi" w:eastAsiaTheme="majorHAnsi" w:hAnsiTheme="majorHAnsi"/>
          <w:color w:val="000000" w:themeColor="text1"/>
        </w:rPr>
      </w:pPr>
      <w:r w:rsidRPr="00CA3F7D">
        <w:rPr>
          <w:rFonts w:asciiTheme="majorHAnsi" w:eastAsiaTheme="majorHAnsi" w:hAnsiTheme="majorHAnsi" w:hint="eastAsia"/>
          <w:color w:val="000000" w:themeColor="text1"/>
        </w:rPr>
        <w:t>使いやすさを考慮して、UI/UXの検討を進めていく。例えば、法人ウォレット内に「中小企業経営強化税制の申告フローへ進む」というようなボタンを配置、ステップ別のナビゲーションを考慮する。</w:t>
      </w:r>
    </w:p>
    <w:p w14:paraId="6B821CCE" w14:textId="77777777" w:rsidR="000536EF" w:rsidRPr="00A86B29" w:rsidRDefault="000536EF" w:rsidP="00D47ADC">
      <w:pPr>
        <w:pStyle w:val="a4"/>
        <w:ind w:leftChars="0" w:left="420"/>
        <w:rPr>
          <w:rFonts w:asciiTheme="majorHAnsi" w:eastAsiaTheme="majorHAnsi" w:hAnsiTheme="majorHAnsi"/>
          <w:color w:val="000000" w:themeColor="text1"/>
        </w:rPr>
      </w:pPr>
    </w:p>
    <w:p w14:paraId="0188227B" w14:textId="701B3C80" w:rsidR="00A86B29" w:rsidRPr="00A86B29" w:rsidRDefault="00A86B29" w:rsidP="00A86B29">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bookmarkStart w:id="538" w:name="_Hlk126612525"/>
      <w:r>
        <w:rPr>
          <w:rFonts w:asciiTheme="majorHAnsi" w:eastAsiaTheme="majorHAnsi" w:hAnsiTheme="majorHAnsi" w:hint="eastAsia"/>
          <w:color w:val="000000" w:themeColor="text1"/>
        </w:rPr>
        <w:t xml:space="preserve">　</w:t>
      </w:r>
      <w:r w:rsidR="000536EF">
        <w:rPr>
          <w:rFonts w:asciiTheme="majorHAnsi" w:eastAsiaTheme="majorHAnsi" w:hAnsiTheme="majorHAnsi" w:hint="eastAsia"/>
          <w:color w:val="000000" w:themeColor="text1"/>
        </w:rPr>
        <w:t>③</w:t>
      </w:r>
      <w:r w:rsidR="00577DE0">
        <w:rPr>
          <w:rFonts w:asciiTheme="majorHAnsi" w:eastAsiaTheme="majorHAnsi" w:hAnsiTheme="majorHAnsi" w:hint="eastAsia"/>
          <w:color w:val="000000" w:themeColor="text1"/>
        </w:rPr>
        <w:t xml:space="preserve"> </w:t>
      </w:r>
      <w:r>
        <w:rPr>
          <w:rFonts w:asciiTheme="majorHAnsi" w:eastAsiaTheme="majorHAnsi" w:hAnsiTheme="majorHAnsi" w:hint="eastAsia"/>
          <w:color w:val="000000" w:themeColor="text1"/>
        </w:rPr>
        <w:t>論点（</w:t>
      </w:r>
      <w:r w:rsidR="000536EF">
        <w:rPr>
          <w:rFonts w:asciiTheme="majorHAnsi" w:eastAsiaTheme="majorHAnsi" w:hAnsiTheme="majorHAnsi" w:hint="eastAsia"/>
          <w:color w:val="000000" w:themeColor="text1"/>
        </w:rPr>
        <w:t>３</w:t>
      </w:r>
      <w:r>
        <w:rPr>
          <w:rFonts w:asciiTheme="majorHAnsi" w:eastAsiaTheme="majorHAnsi" w:hAnsiTheme="majorHAnsi" w:hint="eastAsia"/>
          <w:color w:val="000000" w:themeColor="text1"/>
        </w:rPr>
        <w:t>）</w:t>
      </w:r>
    </w:p>
    <w:p w14:paraId="53A7B331" w14:textId="4900E019" w:rsidR="006A4FC5" w:rsidRPr="006A4FC5" w:rsidRDefault="006A4FC5" w:rsidP="006A4FC5">
      <w:pPr>
        <w:pStyle w:val="a4"/>
        <w:ind w:leftChars="0" w:left="420"/>
        <w:rPr>
          <w:rFonts w:asciiTheme="majorHAnsi" w:eastAsiaTheme="majorHAnsi" w:hAnsiTheme="majorHAnsi"/>
          <w:color w:val="000000" w:themeColor="text1"/>
        </w:rPr>
      </w:pPr>
      <w:r w:rsidRPr="00A86B29">
        <w:rPr>
          <w:rFonts w:asciiTheme="majorHAnsi" w:eastAsiaTheme="majorHAnsi" w:hAnsiTheme="majorHAnsi" w:hint="eastAsia"/>
          <w:color w:val="000000" w:themeColor="text1"/>
        </w:rPr>
        <w:t>●</w:t>
      </w:r>
      <w:r w:rsidRPr="006A4FC5">
        <w:rPr>
          <w:rFonts w:asciiTheme="majorHAnsi" w:eastAsiaTheme="majorHAnsi" w:hAnsiTheme="majorHAnsi" w:hint="eastAsia"/>
          <w:color w:val="000000" w:themeColor="text1"/>
        </w:rPr>
        <w:t>VC/VPの提示及び履歴の閲覧可能な範囲</w:t>
      </w:r>
    </w:p>
    <w:p w14:paraId="7D3D2A1B" w14:textId="77777777" w:rsidR="006A4FC5" w:rsidRPr="006A4FC5" w:rsidRDefault="006A4FC5" w:rsidP="006A4FC5">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VC/VPの提示及び履歴の閲覧可能な範囲を明確にすること。</w:t>
      </w:r>
    </w:p>
    <w:p w14:paraId="2E855176" w14:textId="77777777" w:rsidR="006A4FC5" w:rsidRPr="006A4FC5" w:rsidRDefault="006A4FC5" w:rsidP="006A4FC5">
      <w:pPr>
        <w:pStyle w:val="a4"/>
        <w:rPr>
          <w:rFonts w:asciiTheme="majorHAnsi" w:eastAsiaTheme="majorHAnsi" w:hAnsiTheme="majorHAnsi"/>
          <w:color w:val="000000" w:themeColor="text1"/>
        </w:rPr>
      </w:pPr>
    </w:p>
    <w:p w14:paraId="4B92D4E3" w14:textId="77777777" w:rsidR="006A4FC5" w:rsidRPr="006A4FC5" w:rsidRDefault="006A4FC5" w:rsidP="006A4FC5">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538"/>
    <w:p w14:paraId="5A2FECE0" w14:textId="1171119D" w:rsidR="006A4FC5" w:rsidRPr="006A4FC5" w:rsidRDefault="006A4FC5" w:rsidP="006A4FC5">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当該コンソーシアムで議論の結果、閲覧できるのはHolderのみと</w:t>
      </w:r>
      <w:r>
        <w:rPr>
          <w:rFonts w:asciiTheme="majorHAnsi" w:eastAsiaTheme="majorHAnsi" w:hAnsiTheme="majorHAnsi" w:hint="eastAsia"/>
          <w:color w:val="000000" w:themeColor="text1"/>
        </w:rPr>
        <w:t>し、</w:t>
      </w:r>
      <w:r w:rsidRPr="006A4FC5">
        <w:rPr>
          <w:rFonts w:asciiTheme="majorHAnsi" w:eastAsiaTheme="majorHAnsi" w:hAnsiTheme="majorHAnsi" w:hint="eastAsia"/>
          <w:color w:val="000000" w:themeColor="text1"/>
        </w:rPr>
        <w:t>VCをHolderが扱っている感覚を明瞭にする事を念頭に以下が画面上から読み取れる状態にする</w:t>
      </w:r>
      <w:r>
        <w:rPr>
          <w:rFonts w:asciiTheme="majorHAnsi" w:eastAsiaTheme="majorHAnsi" w:hAnsiTheme="majorHAnsi" w:hint="eastAsia"/>
          <w:color w:val="000000" w:themeColor="text1"/>
        </w:rPr>
        <w:t>こととした。</w:t>
      </w:r>
    </w:p>
    <w:p w14:paraId="7B9F3752"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VCをIssuerから取得したこと</w:t>
      </w:r>
    </w:p>
    <w:p w14:paraId="261A3ED9"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誰から (Issuer名)</w:t>
      </w:r>
    </w:p>
    <w:p w14:paraId="57E9E0A0"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いつ  (Time stamp)</w:t>
      </w:r>
    </w:p>
    <w:p w14:paraId="425B3324"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VPを提示したこと</w:t>
      </w:r>
    </w:p>
    <w:p w14:paraId="3FC5BDD3"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誰に  (Verifier名)</w:t>
      </w:r>
    </w:p>
    <w:p w14:paraId="2AEDE141" w14:textId="20102803" w:rsid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いつ  (Time stamp)</w:t>
      </w:r>
    </w:p>
    <w:p w14:paraId="686A2B8D" w14:textId="77777777" w:rsidR="00BA1A2C" w:rsidRPr="00D548E2" w:rsidRDefault="00BA1A2C" w:rsidP="00D47ADC">
      <w:pPr>
        <w:pStyle w:val="a4"/>
        <w:ind w:leftChars="0" w:left="420"/>
        <w:rPr>
          <w:rFonts w:asciiTheme="majorHAnsi" w:eastAsiaTheme="majorHAnsi" w:hAnsiTheme="majorHAnsi"/>
          <w:color w:val="000000" w:themeColor="text1"/>
        </w:rPr>
      </w:pPr>
    </w:p>
    <w:p w14:paraId="1CE742A4" w14:textId="124E223D" w:rsidR="00D47ADC" w:rsidRDefault="00D47ADC" w:rsidP="00D47ADC">
      <w:pPr>
        <w:rPr>
          <w:rFonts w:asciiTheme="majorHAnsi" w:eastAsiaTheme="majorHAnsi" w:hAnsiTheme="majorHAnsi"/>
          <w:color w:val="000000" w:themeColor="text1"/>
        </w:rPr>
      </w:pPr>
      <w:r w:rsidRPr="00D548E2">
        <w:rPr>
          <w:rFonts w:asciiTheme="majorHAnsi" w:eastAsiaTheme="majorHAnsi" w:hAnsiTheme="majorHAnsi" w:hint="eastAsia"/>
          <w:color w:val="000000" w:themeColor="text1"/>
        </w:rPr>
        <w:t>（</w:t>
      </w:r>
      <w:r w:rsidRPr="00D548E2">
        <w:rPr>
          <w:rFonts w:asciiTheme="majorHAnsi" w:eastAsiaTheme="majorHAnsi" w:hAnsiTheme="majorHAnsi"/>
          <w:color w:val="000000" w:themeColor="text1"/>
        </w:rPr>
        <w:t>２）</w:t>
      </w:r>
      <w:r w:rsidRPr="00D548E2">
        <w:rPr>
          <w:rFonts w:asciiTheme="majorHAnsi" w:eastAsiaTheme="majorHAnsi" w:hAnsiTheme="majorHAnsi" w:hint="eastAsia"/>
          <w:color w:val="000000" w:themeColor="text1"/>
        </w:rPr>
        <w:t>基本設計</w:t>
      </w:r>
    </w:p>
    <w:p w14:paraId="32418BD1" w14:textId="028B1DE8" w:rsidR="00A86B29" w:rsidRDefault="00AA2CA1" w:rsidP="00AA2CA1">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基本設計における論点、判断・成果</w:t>
      </w:r>
      <w:r w:rsidR="00D71FCB">
        <w:rPr>
          <w:rFonts w:asciiTheme="majorHAnsi" w:eastAsiaTheme="majorHAnsi" w:hAnsiTheme="majorHAnsi" w:hint="eastAsia"/>
          <w:color w:val="000000" w:themeColor="text1"/>
        </w:rPr>
        <w:t>を以下に示す</w:t>
      </w:r>
      <w:r>
        <w:rPr>
          <w:rFonts w:asciiTheme="majorHAnsi" w:eastAsiaTheme="majorHAnsi" w:hAnsiTheme="majorHAnsi" w:hint="eastAsia"/>
          <w:color w:val="000000" w:themeColor="text1"/>
        </w:rPr>
        <w:t>。</w:t>
      </w:r>
      <w:bookmarkStart w:id="539" w:name="_Hlk127353532"/>
    </w:p>
    <w:p w14:paraId="13431A31" w14:textId="058D6EC6" w:rsidR="00A86B29" w:rsidRDefault="00A86B29" w:rsidP="00D47ADC">
      <w:pPr>
        <w:rPr>
          <w:rFonts w:asciiTheme="majorHAnsi" w:eastAsiaTheme="majorHAnsi" w:hAnsiTheme="majorHAnsi"/>
          <w:color w:val="000000" w:themeColor="text1"/>
        </w:rPr>
      </w:pPr>
    </w:p>
    <w:p w14:paraId="3C4DF5DB" w14:textId="356F7359" w:rsidR="00F41AD6" w:rsidRPr="00A06E26" w:rsidRDefault="00F41AD6" w:rsidP="00F41AD6">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2</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BD2783">
        <w:rPr>
          <w:rFonts w:asciiTheme="majorHAnsi" w:eastAsiaTheme="majorHAnsi" w:hAnsiTheme="majorHAnsi" w:hint="eastAsia"/>
          <w:lang w:eastAsia="ja-JP"/>
        </w:rPr>
        <w:t>基本設計における論点</w:t>
      </w:r>
    </w:p>
    <w:tbl>
      <w:tblPr>
        <w:tblW w:w="8079" w:type="dxa"/>
        <w:tblInd w:w="416" w:type="dxa"/>
        <w:tblCellMar>
          <w:left w:w="0" w:type="dxa"/>
          <w:right w:w="0" w:type="dxa"/>
        </w:tblCellMar>
        <w:tblLook w:val="0420" w:firstRow="1" w:lastRow="0" w:firstColumn="0" w:lastColumn="0" w:noHBand="0" w:noVBand="1"/>
      </w:tblPr>
      <w:tblGrid>
        <w:gridCol w:w="1417"/>
        <w:gridCol w:w="6662"/>
      </w:tblGrid>
      <w:tr w:rsidR="00F41AD6" w:rsidRPr="0005119C" w14:paraId="73514C66" w14:textId="77777777" w:rsidTr="003B7A4A">
        <w:trPr>
          <w:trHeight w:val="334"/>
        </w:trPr>
        <w:tc>
          <w:tcPr>
            <w:tcW w:w="1417" w:type="dxa"/>
            <w:tcBorders>
              <w:top w:val="single" w:sz="8" w:space="0" w:color="000000"/>
              <w:left w:val="single" w:sz="8" w:space="0" w:color="000000"/>
              <w:bottom w:val="single" w:sz="8" w:space="0" w:color="000000"/>
              <w:right w:val="single" w:sz="8" w:space="0" w:color="000000"/>
            </w:tcBorders>
            <w:shd w:val="clear" w:color="auto" w:fill="E1E7F3"/>
          </w:tcPr>
          <w:p w14:paraId="5FAF6932" w14:textId="77777777" w:rsidR="00F41AD6" w:rsidRPr="0005119C" w:rsidRDefault="00F41AD6" w:rsidP="005F3CD4">
            <w:pPr>
              <w:widowControl/>
              <w:jc w:val="center"/>
              <w:rPr>
                <w:rFonts w:ascii="Arial" w:eastAsia="Meiryo UI" w:hAnsi="Meiryo UI" w:cs="Arial"/>
                <w:color w:val="000000"/>
                <w:kern w:val="24"/>
                <w:sz w:val="20"/>
                <w:szCs w:val="20"/>
              </w:rPr>
            </w:pPr>
            <w:r>
              <w:rPr>
                <w:rFonts w:ascii="Arial" w:eastAsia="Meiryo UI" w:hAnsi="Meiryo UI" w:cs="Arial" w:hint="eastAsia"/>
                <w:color w:val="000000"/>
                <w:kern w:val="24"/>
                <w:sz w:val="20"/>
                <w:szCs w:val="20"/>
              </w:rPr>
              <w:t>項番</w:t>
            </w:r>
          </w:p>
        </w:tc>
        <w:tc>
          <w:tcPr>
            <w:tcW w:w="6662"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67639B7F" w14:textId="77777777" w:rsidR="00F41AD6" w:rsidRPr="0005119C" w:rsidRDefault="00F41AD6" w:rsidP="005F3CD4">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F41AD6" w:rsidRPr="0005119C" w14:paraId="522F2AB2"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10ECC929" w14:textId="77777777" w:rsidR="00F41AD6" w:rsidRPr="0005119C" w:rsidRDefault="00F41AD6"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論点（１）</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EDF725" w14:textId="543E7DE8" w:rsidR="00F41AD6" w:rsidRPr="0005119C" w:rsidRDefault="00BD2783" w:rsidP="005F3CD4">
            <w:pPr>
              <w:widowControl/>
              <w:jc w:val="left"/>
              <w:rPr>
                <w:rFonts w:ascii="Arial" w:eastAsia="ＭＳ Ｐゴシック" w:hAnsi="Arial" w:cs="Arial"/>
                <w:sz w:val="20"/>
                <w:szCs w:val="20"/>
              </w:rPr>
            </w:pPr>
            <w:r w:rsidRPr="00BD2783">
              <w:rPr>
                <w:rFonts w:asciiTheme="majorHAnsi" w:eastAsiaTheme="majorHAnsi" w:hAnsiTheme="majorHAnsi" w:hint="eastAsia"/>
                <w:color w:val="000000" w:themeColor="text1"/>
                <w:sz w:val="20"/>
                <w:szCs w:val="20"/>
              </w:rPr>
              <w:t>VCの属性情報</w:t>
            </w:r>
          </w:p>
        </w:tc>
      </w:tr>
      <w:tr w:rsidR="00F41AD6" w:rsidRPr="0005119C" w14:paraId="0818A932"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7685C9D9" w14:textId="77777777" w:rsidR="00F41AD6" w:rsidRPr="0005119C" w:rsidRDefault="00F41AD6"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論点（２）</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9D8C36" w14:textId="2C8A6481" w:rsidR="00F41AD6" w:rsidRPr="0005119C" w:rsidRDefault="00BD2783" w:rsidP="005F3CD4">
            <w:pPr>
              <w:widowControl/>
              <w:jc w:val="left"/>
              <w:rPr>
                <w:rFonts w:ascii="Arial" w:eastAsia="ＭＳ Ｐゴシック" w:hAnsi="Arial" w:cs="Arial"/>
                <w:sz w:val="20"/>
                <w:szCs w:val="20"/>
              </w:rPr>
            </w:pPr>
            <w:r w:rsidRPr="00BD2783">
              <w:rPr>
                <w:rFonts w:asciiTheme="majorHAnsi" w:eastAsiaTheme="majorHAnsi" w:hAnsiTheme="majorHAnsi" w:hint="eastAsia"/>
                <w:color w:val="000000" w:themeColor="text1"/>
                <w:sz w:val="20"/>
                <w:szCs w:val="20"/>
              </w:rPr>
              <w:t>VC同士の紐付きの検証</w:t>
            </w:r>
          </w:p>
        </w:tc>
      </w:tr>
      <w:tr w:rsidR="00F41AD6" w:rsidRPr="0005119C" w14:paraId="765404BE" w14:textId="77777777" w:rsidTr="003B7A4A">
        <w:trPr>
          <w:trHeight w:val="336"/>
        </w:trPr>
        <w:tc>
          <w:tcPr>
            <w:tcW w:w="1417" w:type="dxa"/>
            <w:tcBorders>
              <w:top w:val="single" w:sz="8" w:space="0" w:color="000000"/>
              <w:left w:val="single" w:sz="8" w:space="0" w:color="000000"/>
              <w:bottom w:val="single" w:sz="8" w:space="0" w:color="000000"/>
              <w:right w:val="single" w:sz="8" w:space="0" w:color="000000"/>
            </w:tcBorders>
          </w:tcPr>
          <w:p w14:paraId="351F91C5" w14:textId="77777777" w:rsidR="00F41AD6" w:rsidRPr="0005119C" w:rsidRDefault="00F41AD6"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論点（３）</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280BA9" w14:textId="0E7F1777" w:rsidR="00F41AD6" w:rsidRPr="0005119C" w:rsidRDefault="00BD2783" w:rsidP="005F3CD4">
            <w:pPr>
              <w:widowControl/>
              <w:jc w:val="left"/>
              <w:rPr>
                <w:rFonts w:ascii="Arial" w:eastAsia="ＭＳ Ｐゴシック" w:hAnsi="Arial" w:cs="Arial"/>
                <w:sz w:val="20"/>
                <w:szCs w:val="20"/>
              </w:rPr>
            </w:pPr>
            <w:r w:rsidRPr="00BD2783">
              <w:rPr>
                <w:rFonts w:asciiTheme="majorHAnsi" w:eastAsiaTheme="majorHAnsi" w:hAnsiTheme="majorHAnsi" w:hint="eastAsia"/>
                <w:color w:val="000000" w:themeColor="text1"/>
                <w:sz w:val="20"/>
                <w:szCs w:val="20"/>
              </w:rPr>
              <w:t>工業会証明書のプライバシーの懸念</w:t>
            </w:r>
          </w:p>
        </w:tc>
      </w:tr>
      <w:tr w:rsidR="00BD2783" w:rsidRPr="0005119C" w14:paraId="7F008528" w14:textId="77777777" w:rsidTr="003B7A4A">
        <w:trPr>
          <w:trHeight w:val="336"/>
        </w:trPr>
        <w:tc>
          <w:tcPr>
            <w:tcW w:w="1417" w:type="dxa"/>
            <w:tcBorders>
              <w:top w:val="single" w:sz="8" w:space="0" w:color="000000"/>
              <w:left w:val="single" w:sz="8" w:space="0" w:color="000000"/>
              <w:bottom w:val="single" w:sz="8" w:space="0" w:color="000000"/>
              <w:right w:val="single" w:sz="8" w:space="0" w:color="000000"/>
            </w:tcBorders>
          </w:tcPr>
          <w:p w14:paraId="1C3F5889" w14:textId="35C0D300" w:rsidR="00BD2783" w:rsidRDefault="00BD2783"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論点（４）</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435CB" w14:textId="0E9E6DF3" w:rsidR="00BD2783" w:rsidRPr="00BD2783" w:rsidRDefault="00BD2783" w:rsidP="005F3CD4">
            <w:pPr>
              <w:widowControl/>
              <w:jc w:val="left"/>
              <w:rPr>
                <w:rFonts w:asciiTheme="majorHAnsi" w:eastAsiaTheme="majorHAnsi" w:hAnsiTheme="majorHAnsi"/>
                <w:color w:val="000000" w:themeColor="text1"/>
                <w:sz w:val="20"/>
                <w:szCs w:val="20"/>
              </w:rPr>
            </w:pPr>
            <w:r w:rsidRPr="00BD2783">
              <w:rPr>
                <w:rFonts w:asciiTheme="majorHAnsi" w:eastAsiaTheme="majorHAnsi" w:hAnsiTheme="majorHAnsi" w:hint="eastAsia"/>
                <w:color w:val="000000" w:themeColor="text1"/>
                <w:sz w:val="20"/>
                <w:szCs w:val="20"/>
              </w:rPr>
              <w:t>VCの有効期限</w:t>
            </w:r>
          </w:p>
        </w:tc>
      </w:tr>
      <w:tr w:rsidR="00D94CF0" w:rsidRPr="0005119C" w14:paraId="086F8B87" w14:textId="77777777" w:rsidTr="003B7A4A">
        <w:trPr>
          <w:trHeight w:val="336"/>
        </w:trPr>
        <w:tc>
          <w:tcPr>
            <w:tcW w:w="1417" w:type="dxa"/>
            <w:tcBorders>
              <w:top w:val="single" w:sz="8" w:space="0" w:color="000000"/>
              <w:left w:val="single" w:sz="8" w:space="0" w:color="000000"/>
              <w:bottom w:val="single" w:sz="8" w:space="0" w:color="000000"/>
              <w:right w:val="single" w:sz="8" w:space="0" w:color="000000"/>
            </w:tcBorders>
          </w:tcPr>
          <w:p w14:paraId="3E171C6F" w14:textId="610F564A" w:rsidR="00D94CF0" w:rsidRDefault="00D94CF0"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論点（５）</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AAA458" w14:textId="6717C44D" w:rsidR="00D94CF0" w:rsidRPr="00D94CF0" w:rsidRDefault="00D94CF0" w:rsidP="005F3CD4">
            <w:pPr>
              <w:widowControl/>
              <w:jc w:val="left"/>
              <w:rPr>
                <w:rFonts w:asciiTheme="majorHAnsi" w:eastAsiaTheme="majorHAnsi" w:hAnsiTheme="majorHAnsi"/>
                <w:color w:val="000000" w:themeColor="text1"/>
                <w:sz w:val="20"/>
                <w:szCs w:val="20"/>
              </w:rPr>
            </w:pPr>
            <w:r w:rsidRPr="00D94CF0">
              <w:rPr>
                <w:rFonts w:asciiTheme="majorHAnsi" w:eastAsiaTheme="majorHAnsi" w:hAnsiTheme="majorHAnsi" w:hint="eastAsia"/>
                <w:color w:val="000000" w:themeColor="text1"/>
                <w:sz w:val="20"/>
                <w:szCs w:val="20"/>
              </w:rPr>
              <w:t>発行済みの資格証明書のトレース</w:t>
            </w:r>
          </w:p>
        </w:tc>
      </w:tr>
    </w:tbl>
    <w:p w14:paraId="13704858" w14:textId="77777777" w:rsidR="009F098C" w:rsidRPr="00751AB8" w:rsidRDefault="009F098C" w:rsidP="00D47ADC">
      <w:pPr>
        <w:rPr>
          <w:rFonts w:asciiTheme="majorHAnsi" w:eastAsiaTheme="majorHAnsi" w:hAnsiTheme="majorHAnsi"/>
          <w:color w:val="000000" w:themeColor="text1"/>
        </w:rPr>
      </w:pPr>
    </w:p>
    <w:bookmarkEnd w:id="539"/>
    <w:p w14:paraId="7F2A7824" w14:textId="61D4230D" w:rsidR="00A86B29" w:rsidRPr="00A86B29" w:rsidRDefault="00A86B29" w:rsidP="00A86B29">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r w:rsidRPr="00A86B29">
        <w:rPr>
          <w:rFonts w:asciiTheme="majorHAnsi" w:eastAsiaTheme="majorHAnsi" w:hAnsiTheme="majorHAnsi" w:hint="eastAsia"/>
          <w:color w:val="000000" w:themeColor="text1"/>
        </w:rPr>
        <w:t>①</w:t>
      </w:r>
      <w:r w:rsidR="00577DE0">
        <w:rPr>
          <w:rFonts w:asciiTheme="majorHAnsi" w:eastAsiaTheme="majorHAnsi" w:hAnsiTheme="majorHAnsi" w:hint="eastAsia"/>
          <w:color w:val="000000" w:themeColor="text1"/>
        </w:rPr>
        <w:t xml:space="preserve"> </w:t>
      </w:r>
      <w:r w:rsidR="00AA2CA1">
        <w:rPr>
          <w:rFonts w:asciiTheme="majorHAnsi" w:eastAsiaTheme="majorHAnsi" w:hAnsiTheme="majorHAnsi" w:hint="eastAsia"/>
          <w:color w:val="000000" w:themeColor="text1"/>
        </w:rPr>
        <w:t>論点（１）</w:t>
      </w:r>
    </w:p>
    <w:p w14:paraId="46CC5AFB" w14:textId="24D49E7E" w:rsidR="00F63661" w:rsidRPr="006A4FC5" w:rsidRDefault="00F63661" w:rsidP="00F63661">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Pr="006A4FC5">
        <w:rPr>
          <w:rFonts w:asciiTheme="majorHAnsi" w:eastAsiaTheme="majorHAnsi" w:hAnsiTheme="majorHAnsi" w:hint="eastAsia"/>
          <w:color w:val="000000" w:themeColor="text1"/>
        </w:rPr>
        <w:t>VCの</w:t>
      </w:r>
      <w:r w:rsidR="00AA2CA1">
        <w:rPr>
          <w:rFonts w:asciiTheme="majorHAnsi" w:eastAsiaTheme="majorHAnsi" w:hAnsiTheme="majorHAnsi" w:hint="eastAsia"/>
          <w:color w:val="000000" w:themeColor="text1"/>
        </w:rPr>
        <w:t>属性情報</w:t>
      </w:r>
    </w:p>
    <w:p w14:paraId="17CE9BE0" w14:textId="3BB39A5F" w:rsidR="00F63661" w:rsidRPr="00751AB8" w:rsidRDefault="00F63661" w:rsidP="0031598A">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751AB8" w:rsidRPr="00751AB8">
        <w:rPr>
          <w:rFonts w:asciiTheme="majorHAnsi" w:eastAsiaTheme="majorHAnsi" w:hAnsiTheme="majorHAnsi" w:hint="eastAsia"/>
          <w:color w:val="000000" w:themeColor="text1"/>
        </w:rPr>
        <w:t>紙ベースの工業会証明書の情報要素をマッピングするのではなく、デジタル化によって追加すべき属性情報の取捨選択を</w:t>
      </w:r>
      <w:r w:rsidR="00751AB8">
        <w:rPr>
          <w:rFonts w:asciiTheme="majorHAnsi" w:eastAsiaTheme="majorHAnsi" w:hAnsiTheme="majorHAnsi" w:hint="eastAsia"/>
          <w:color w:val="000000" w:themeColor="text1"/>
        </w:rPr>
        <w:t>行うこと</w:t>
      </w:r>
      <w:r w:rsidR="00751AB8" w:rsidRPr="00751AB8">
        <w:rPr>
          <w:rFonts w:asciiTheme="majorHAnsi" w:eastAsiaTheme="majorHAnsi" w:hAnsiTheme="majorHAnsi" w:hint="eastAsia"/>
          <w:color w:val="000000" w:themeColor="text1"/>
        </w:rPr>
        <w:t>。</w:t>
      </w:r>
    </w:p>
    <w:p w14:paraId="5769DC30" w14:textId="77777777" w:rsidR="0031598A" w:rsidRDefault="0031598A" w:rsidP="00F63661">
      <w:pPr>
        <w:pStyle w:val="a4"/>
        <w:ind w:leftChars="0" w:left="420"/>
        <w:rPr>
          <w:rFonts w:asciiTheme="majorHAnsi" w:eastAsiaTheme="majorHAnsi" w:hAnsiTheme="majorHAnsi"/>
          <w:color w:val="000000" w:themeColor="text1"/>
        </w:rPr>
      </w:pPr>
    </w:p>
    <w:p w14:paraId="6C3EAAB4" w14:textId="1330F089" w:rsidR="00F63661"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2D07E3D6" w14:textId="77777777"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以下の対応を行う。</w:t>
      </w:r>
    </w:p>
    <w:p w14:paraId="22BC52D9" w14:textId="77777777" w:rsidR="0031598A" w:rsidRPr="0031598A" w:rsidRDefault="0031598A" w:rsidP="0031598A">
      <w:pPr>
        <w:pStyle w:val="a4"/>
        <w:ind w:leftChars="202" w:left="567" w:hangingChars="68" w:hanging="143"/>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事業者VC（従業員である証明）について、「本当に会社に所属しているか」という情報を加えたり、ソフトウェア利用VCでどのソフトウェアなのか・どのバージョンなのかを整理する等、客観的に分かりやすい要素情報とする。</w:t>
      </w:r>
    </w:p>
    <w:p w14:paraId="2DC31AF6" w14:textId="26B7CED2"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・「従業員VC」について、申請者が本当に在籍しているかを検証可能となる所属証明情報(在籍確認日、在籍確認</w:t>
      </w:r>
      <w:r w:rsidR="00577DE0">
        <w:rPr>
          <w:rFonts w:asciiTheme="majorHAnsi" w:eastAsiaTheme="majorHAnsi" w:hAnsiTheme="majorHAnsi" w:hint="eastAsia"/>
          <w:color w:val="000000" w:themeColor="text1"/>
        </w:rPr>
        <w:t>方法</w:t>
      </w:r>
      <w:r w:rsidRPr="0031598A">
        <w:rPr>
          <w:rFonts w:asciiTheme="majorHAnsi" w:eastAsiaTheme="majorHAnsi" w:hAnsiTheme="majorHAnsi" w:hint="eastAsia"/>
          <w:color w:val="000000" w:themeColor="text1"/>
        </w:rPr>
        <w:t>)を追加する。</w:t>
      </w:r>
    </w:p>
    <w:p w14:paraId="30EE17D3" w14:textId="77777777"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・「ソフトウェア利用VC」、「工業会証明書VC」、「計画認定VC」について、やり取りに対し検証可能となる情報（トランザクションID）を追加する。</w:t>
      </w:r>
    </w:p>
    <w:p w14:paraId="3914C5EE" w14:textId="519EBE3F"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・やり取りに対しトランザクションIDからトレース可能な情報である担当者情報(氏名、連絡先、所属)を削除する。</w:t>
      </w:r>
    </w:p>
    <w:p w14:paraId="57887C1A" w14:textId="74D282BB" w:rsidR="0031598A" w:rsidRDefault="0031598A" w:rsidP="0031598A">
      <w:pPr>
        <w:pStyle w:val="a4"/>
        <w:ind w:leftChars="0" w:left="420"/>
        <w:rPr>
          <w:ins w:id="540" w:author="岡本　俊一" w:date="2023-03-17T16:35:00Z"/>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・DNSとDIDのバインディングを前提とし、事業者等の情報(</w:t>
      </w:r>
      <w:commentRangeStart w:id="541"/>
      <w:r w:rsidRPr="0031598A">
        <w:rPr>
          <w:rFonts w:asciiTheme="majorHAnsi" w:eastAsiaTheme="majorHAnsi" w:hAnsiTheme="majorHAnsi" w:hint="eastAsia"/>
          <w:color w:val="000000" w:themeColor="text1"/>
        </w:rPr>
        <w:t>名称</w:t>
      </w:r>
      <w:commentRangeEnd w:id="541"/>
      <w:r w:rsidR="005F3CD4">
        <w:rPr>
          <w:rStyle w:val="ac"/>
        </w:rPr>
        <w:commentReference w:id="541"/>
      </w:r>
      <w:r w:rsidRPr="0031598A">
        <w:rPr>
          <w:rFonts w:asciiTheme="majorHAnsi" w:eastAsiaTheme="majorHAnsi" w:hAnsiTheme="majorHAnsi" w:hint="eastAsia"/>
          <w:color w:val="000000" w:themeColor="text1"/>
        </w:rPr>
        <w:t>、所在地、代表者氏名)を削除する。</w:t>
      </w:r>
    </w:p>
    <w:p w14:paraId="4AEE3040" w14:textId="64D13E13" w:rsidR="007C2A55" w:rsidRPr="006A4FC5" w:rsidRDefault="007C2A55" w:rsidP="0031598A">
      <w:pPr>
        <w:pStyle w:val="a4"/>
        <w:ind w:leftChars="0" w:left="420"/>
        <w:rPr>
          <w:ins w:id="542" w:author="宮島　一樹" w:date="2023-03-20T17:25:00Z"/>
          <w:rFonts w:asciiTheme="majorHAnsi" w:eastAsiaTheme="majorHAnsi" w:hAnsiTheme="majorHAnsi"/>
          <w:color w:val="000000" w:themeColor="text1"/>
        </w:rPr>
      </w:pPr>
      <w:ins w:id="543" w:author="岡本　俊一" w:date="2023-03-17T16:35:00Z">
        <w:r>
          <w:rPr>
            <w:rFonts w:asciiTheme="majorHAnsi" w:eastAsiaTheme="majorHAnsi" w:hAnsiTheme="majorHAnsi" w:hint="eastAsia"/>
            <w:color w:val="000000" w:themeColor="text1"/>
          </w:rPr>
          <w:t>※なお、当実証においては</w:t>
        </w:r>
      </w:ins>
      <w:ins w:id="544" w:author="岡本　俊一" w:date="2023-03-17T16:36:00Z">
        <w:r>
          <w:rPr>
            <w:rFonts w:asciiTheme="majorHAnsi" w:eastAsiaTheme="majorHAnsi" w:hAnsiTheme="majorHAnsi" w:hint="eastAsia"/>
            <w:color w:val="000000" w:themeColor="text1"/>
          </w:rPr>
          <w:t>上記の通り</w:t>
        </w:r>
      </w:ins>
      <w:ins w:id="545" w:author="岡本　俊一" w:date="2023-03-17T16:39:00Z">
        <w:r>
          <w:rPr>
            <w:rFonts w:asciiTheme="majorHAnsi" w:eastAsiaTheme="majorHAnsi" w:hAnsiTheme="majorHAnsi" w:hint="eastAsia"/>
            <w:color w:val="000000" w:themeColor="text1"/>
          </w:rPr>
          <w:t>、デジタルデータの</w:t>
        </w:r>
      </w:ins>
      <w:ins w:id="546" w:author="岡本　俊一" w:date="2023-03-17T16:37:00Z">
        <w:r>
          <w:rPr>
            <w:rFonts w:asciiTheme="majorHAnsi" w:eastAsiaTheme="majorHAnsi" w:hAnsiTheme="majorHAnsi" w:hint="eastAsia"/>
            <w:color w:val="000000" w:themeColor="text1"/>
          </w:rPr>
          <w:t>機械可読性による</w:t>
        </w:r>
      </w:ins>
      <w:ins w:id="547" w:author="岡本　俊一" w:date="2023-03-17T16:39:00Z">
        <w:r>
          <w:rPr>
            <w:rFonts w:asciiTheme="majorHAnsi" w:eastAsiaTheme="majorHAnsi" w:hAnsiTheme="majorHAnsi" w:hint="eastAsia"/>
            <w:color w:val="000000" w:themeColor="text1"/>
          </w:rPr>
          <w:t>事業者</w:t>
        </w:r>
      </w:ins>
      <w:ins w:id="548" w:author="岡本　俊一" w:date="2023-03-17T16:37:00Z">
        <w:r>
          <w:rPr>
            <w:rFonts w:asciiTheme="majorHAnsi" w:eastAsiaTheme="majorHAnsi" w:hAnsiTheme="majorHAnsi" w:hint="eastAsia"/>
            <w:color w:val="000000" w:themeColor="text1"/>
          </w:rPr>
          <w:t>識別</w:t>
        </w:r>
      </w:ins>
      <w:ins w:id="549" w:author="岡本　俊一" w:date="2023-03-17T16:42:00Z">
        <w:r>
          <w:rPr>
            <w:rFonts w:asciiTheme="majorHAnsi" w:eastAsiaTheme="majorHAnsi" w:hAnsiTheme="majorHAnsi" w:hint="eastAsia"/>
            <w:color w:val="000000" w:themeColor="text1"/>
          </w:rPr>
          <w:t>や事業者の確からしさ検証</w:t>
        </w:r>
      </w:ins>
      <w:ins w:id="550" w:author="岡本　俊一" w:date="2023-03-17T16:39:00Z">
        <w:r>
          <w:rPr>
            <w:rFonts w:asciiTheme="majorHAnsi" w:eastAsiaTheme="majorHAnsi" w:hAnsiTheme="majorHAnsi" w:hint="eastAsia"/>
            <w:color w:val="000000" w:themeColor="text1"/>
          </w:rPr>
          <w:t>の実現</w:t>
        </w:r>
      </w:ins>
      <w:ins w:id="551" w:author="岡本　俊一" w:date="2023-03-17T16:37:00Z">
        <w:r>
          <w:rPr>
            <w:rFonts w:asciiTheme="majorHAnsi" w:eastAsiaTheme="majorHAnsi" w:hAnsiTheme="majorHAnsi" w:hint="eastAsia"/>
            <w:color w:val="000000" w:themeColor="text1"/>
          </w:rPr>
          <w:t>を念頭に</w:t>
        </w:r>
      </w:ins>
      <w:ins w:id="552" w:author="岡本　俊一" w:date="2023-03-17T16:36:00Z">
        <w:r>
          <w:rPr>
            <w:rFonts w:asciiTheme="majorHAnsi" w:eastAsiaTheme="majorHAnsi" w:hAnsiTheme="majorHAnsi" w:hint="eastAsia"/>
            <w:color w:val="000000" w:themeColor="text1"/>
          </w:rPr>
          <w:t>事業者等の情報を削除する判断をしたが、実サービス設計においては業務運用等の他観点等も考慮する必要がある</w:t>
        </w:r>
      </w:ins>
      <w:ins w:id="553" w:author="岡本　俊一" w:date="2023-03-17T16:37:00Z">
        <w:r>
          <w:rPr>
            <w:rFonts w:asciiTheme="majorHAnsi" w:eastAsiaTheme="majorHAnsi" w:hAnsiTheme="majorHAnsi" w:hint="eastAsia"/>
            <w:color w:val="000000" w:themeColor="text1"/>
          </w:rPr>
          <w:t>為、事業者</w:t>
        </w:r>
      </w:ins>
      <w:ins w:id="554" w:author="岡本　俊一" w:date="2023-03-17T16:38:00Z">
        <w:r>
          <w:rPr>
            <w:rFonts w:asciiTheme="majorHAnsi" w:eastAsiaTheme="majorHAnsi" w:hAnsiTheme="majorHAnsi" w:hint="eastAsia"/>
            <w:color w:val="000000" w:themeColor="text1"/>
          </w:rPr>
          <w:t>アイデンティティに関わるデータ標準の検討においては再検討が必要になる</w:t>
        </w:r>
      </w:ins>
      <w:ins w:id="555" w:author="岡本　俊一" w:date="2023-03-17T16:40:00Z">
        <w:r>
          <w:rPr>
            <w:rFonts w:asciiTheme="majorHAnsi" w:eastAsiaTheme="majorHAnsi" w:hAnsiTheme="majorHAnsi" w:hint="eastAsia"/>
            <w:color w:val="000000" w:themeColor="text1"/>
          </w:rPr>
          <w:t>と想定する。（例：業務運用において、DNS</w:t>
        </w:r>
      </w:ins>
      <w:ins w:id="556" w:author="岡本　俊一" w:date="2023-03-17T16:42:00Z">
        <w:r>
          <w:rPr>
            <w:rFonts w:asciiTheme="majorHAnsi" w:eastAsiaTheme="majorHAnsi" w:hAnsiTheme="majorHAnsi" w:hint="eastAsia"/>
            <w:color w:val="000000" w:themeColor="text1"/>
          </w:rPr>
          <w:t>名</w:t>
        </w:r>
      </w:ins>
      <w:ins w:id="557" w:author="岡本　俊一" w:date="2023-03-17T16:40:00Z">
        <w:r>
          <w:rPr>
            <w:rFonts w:asciiTheme="majorHAnsi" w:eastAsiaTheme="majorHAnsi" w:hAnsiTheme="majorHAnsi" w:hint="eastAsia"/>
            <w:color w:val="000000" w:themeColor="text1"/>
          </w:rPr>
          <w:t>だけで</w:t>
        </w:r>
      </w:ins>
      <w:ins w:id="558" w:author="岡本　俊一" w:date="2023-03-17T16:41:00Z">
        <w:r>
          <w:rPr>
            <w:rFonts w:asciiTheme="majorHAnsi" w:eastAsiaTheme="majorHAnsi" w:hAnsiTheme="majorHAnsi" w:hint="eastAsia"/>
            <w:color w:val="000000" w:themeColor="text1"/>
          </w:rPr>
          <w:t>事業者情報について有効な判断をできるとは限らない）</w:t>
        </w:r>
      </w:ins>
    </w:p>
    <w:p w14:paraId="4AA8B326" w14:textId="068ED0DD" w:rsidR="00BA1A2C" w:rsidRDefault="00BA1A2C" w:rsidP="00D47ADC">
      <w:pPr>
        <w:rPr>
          <w:rFonts w:asciiTheme="majorHAnsi" w:eastAsiaTheme="majorHAnsi" w:hAnsiTheme="majorHAnsi"/>
          <w:color w:val="000000" w:themeColor="text1"/>
        </w:rPr>
      </w:pPr>
    </w:p>
    <w:p w14:paraId="0C621B16" w14:textId="77777777" w:rsidR="00F8083F" w:rsidRPr="00A86B29" w:rsidRDefault="00F8083F" w:rsidP="00F8083F">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② 論点（２）</w:t>
      </w:r>
    </w:p>
    <w:p w14:paraId="2AB5DB6F" w14:textId="1E4A3CDE" w:rsidR="00F8083F" w:rsidRPr="006A4FC5" w:rsidRDefault="007F1BE3" w:rsidP="00F8083F">
      <w:pPr>
        <w:pStyle w:val="a4"/>
        <w:ind w:leftChars="0" w:left="420"/>
        <w:rPr>
          <w:rFonts w:asciiTheme="majorHAnsi" w:eastAsiaTheme="majorHAnsi" w:hAnsiTheme="majorHAnsi"/>
          <w:color w:val="000000" w:themeColor="text1"/>
        </w:rPr>
      </w:pPr>
      <w:r>
        <w:rPr>
          <w:rFonts w:asciiTheme="majorHAnsi" w:eastAsiaTheme="majorHAnsi" w:hAnsiTheme="majorHAnsi" w:hint="eastAsia"/>
          <w:color w:val="000000" w:themeColor="text1"/>
        </w:rPr>
        <w:t>●</w:t>
      </w:r>
      <w:r w:rsidRPr="007F1BE3">
        <w:rPr>
          <w:rFonts w:asciiTheme="majorHAnsi" w:eastAsiaTheme="majorHAnsi" w:hAnsiTheme="majorHAnsi" w:hint="eastAsia"/>
          <w:color w:val="000000" w:themeColor="text1"/>
        </w:rPr>
        <w:t>VC同士の紐付きの検証</w:t>
      </w:r>
    </w:p>
    <w:p w14:paraId="1DAFECE5" w14:textId="1EFC4FFD" w:rsidR="00F8083F" w:rsidRPr="00751AB8" w:rsidRDefault="00F8083F" w:rsidP="00F8083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7F1BE3" w:rsidRPr="007F1BE3">
        <w:rPr>
          <w:rFonts w:asciiTheme="majorHAnsi" w:eastAsiaTheme="majorHAnsi" w:hAnsiTheme="majorHAnsi" w:hint="eastAsia"/>
          <w:color w:val="000000" w:themeColor="text1"/>
        </w:rPr>
        <w:t>VCを受け取った検証側が何を検証するかを明確にする。</w:t>
      </w:r>
    </w:p>
    <w:p w14:paraId="011FD02E" w14:textId="77777777" w:rsidR="00F8083F" w:rsidRDefault="00F8083F" w:rsidP="00F8083F">
      <w:pPr>
        <w:pStyle w:val="a4"/>
        <w:ind w:leftChars="0" w:left="420"/>
        <w:rPr>
          <w:rFonts w:asciiTheme="majorHAnsi" w:eastAsiaTheme="majorHAnsi" w:hAnsiTheme="majorHAnsi"/>
          <w:color w:val="000000" w:themeColor="text1"/>
        </w:rPr>
      </w:pPr>
    </w:p>
    <w:p w14:paraId="3C823706" w14:textId="6A85B180" w:rsidR="00F8083F" w:rsidRDefault="00F8083F" w:rsidP="00F8083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25F77C61" w14:textId="47E784E2" w:rsidR="00F8083F" w:rsidRDefault="00F8083F" w:rsidP="007F1BE3">
      <w:pPr>
        <w:pStyle w:val="a4"/>
        <w:ind w:leftChars="0" w:left="420" w:firstLineChars="100" w:firstLine="210"/>
        <w:rPr>
          <w:rFonts w:asciiTheme="majorHAnsi" w:eastAsiaTheme="majorHAnsi" w:hAnsiTheme="majorHAnsi"/>
          <w:color w:val="000000" w:themeColor="text1"/>
        </w:rPr>
      </w:pPr>
      <w:r w:rsidRPr="00F8083F">
        <w:rPr>
          <w:rFonts w:asciiTheme="majorHAnsi" w:eastAsiaTheme="majorHAnsi" w:hAnsiTheme="majorHAnsi" w:hint="eastAsia"/>
          <w:color w:val="000000" w:themeColor="text1"/>
        </w:rPr>
        <w:t>複数まとめて扱うVC同士の紐づきを検証可能とする情報として「認証番号」を追加する。</w:t>
      </w:r>
    </w:p>
    <w:p w14:paraId="652FB952" w14:textId="77777777" w:rsidR="00F8083F" w:rsidRDefault="00F8083F" w:rsidP="00D47ADC">
      <w:pPr>
        <w:rPr>
          <w:rFonts w:asciiTheme="majorHAnsi" w:eastAsiaTheme="majorHAnsi" w:hAnsiTheme="majorHAnsi"/>
          <w:color w:val="000000" w:themeColor="text1"/>
        </w:rPr>
      </w:pPr>
    </w:p>
    <w:p w14:paraId="60245214" w14:textId="79E986A5" w:rsidR="00577DE0" w:rsidRPr="00A86B29" w:rsidRDefault="00577DE0" w:rsidP="00577DE0">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bookmarkStart w:id="559" w:name="_Hlk126614521"/>
      <w:r>
        <w:rPr>
          <w:rFonts w:asciiTheme="majorHAnsi" w:eastAsiaTheme="majorHAnsi" w:hAnsiTheme="majorHAnsi" w:hint="eastAsia"/>
          <w:color w:val="000000" w:themeColor="text1"/>
        </w:rPr>
        <w:t xml:space="preserve">　</w:t>
      </w:r>
      <w:r w:rsidR="00F8083F">
        <w:rPr>
          <w:rFonts w:asciiTheme="majorHAnsi" w:eastAsiaTheme="majorHAnsi" w:hAnsiTheme="majorHAnsi" w:hint="eastAsia"/>
          <w:color w:val="000000" w:themeColor="text1"/>
        </w:rPr>
        <w:t>③</w:t>
      </w:r>
      <w:r>
        <w:rPr>
          <w:rFonts w:asciiTheme="majorHAnsi" w:eastAsiaTheme="majorHAnsi" w:hAnsiTheme="majorHAnsi" w:hint="eastAsia"/>
          <w:color w:val="000000" w:themeColor="text1"/>
        </w:rPr>
        <w:t xml:space="preserve"> 論点（</w:t>
      </w:r>
      <w:r w:rsidR="00F8083F">
        <w:rPr>
          <w:rFonts w:asciiTheme="majorHAnsi" w:eastAsiaTheme="majorHAnsi" w:hAnsiTheme="majorHAnsi" w:hint="eastAsia"/>
          <w:color w:val="000000" w:themeColor="text1"/>
        </w:rPr>
        <w:t>３</w:t>
      </w:r>
      <w:r>
        <w:rPr>
          <w:rFonts w:asciiTheme="majorHAnsi" w:eastAsiaTheme="majorHAnsi" w:hAnsiTheme="majorHAnsi" w:hint="eastAsia"/>
          <w:color w:val="000000" w:themeColor="text1"/>
        </w:rPr>
        <w:t>）</w:t>
      </w:r>
    </w:p>
    <w:p w14:paraId="6C6DC053" w14:textId="7FCA3BB4" w:rsidR="00577DE0" w:rsidRPr="006A4FC5" w:rsidRDefault="00577DE0" w:rsidP="00577DE0">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Pr="00577DE0">
        <w:rPr>
          <w:rFonts w:asciiTheme="majorHAnsi" w:eastAsiaTheme="majorHAnsi" w:hAnsiTheme="majorHAnsi" w:hint="eastAsia"/>
          <w:color w:val="000000" w:themeColor="text1"/>
        </w:rPr>
        <w:t>工業会証明書のプライバシーの懸念</w:t>
      </w:r>
    </w:p>
    <w:p w14:paraId="4978220B" w14:textId="3559338A" w:rsidR="00577DE0" w:rsidRPr="00751AB8" w:rsidRDefault="00577DE0" w:rsidP="00577DE0">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Pr="00577DE0">
        <w:rPr>
          <w:rFonts w:asciiTheme="majorHAnsi" w:eastAsiaTheme="majorHAnsi" w:hAnsiTheme="majorHAnsi" w:hint="eastAsia"/>
          <w:color w:val="000000" w:themeColor="text1"/>
        </w:rPr>
        <w:t>工業会証明書のプライバシー・リスクの最小化を念頭にいれること</w:t>
      </w:r>
      <w:r>
        <w:rPr>
          <w:rFonts w:asciiTheme="majorHAnsi" w:eastAsiaTheme="majorHAnsi" w:hAnsiTheme="majorHAnsi" w:hint="eastAsia"/>
          <w:color w:val="000000" w:themeColor="text1"/>
        </w:rPr>
        <w:t>。</w:t>
      </w:r>
    </w:p>
    <w:p w14:paraId="20BEDD6F" w14:textId="77777777" w:rsidR="00577DE0" w:rsidRDefault="00577DE0" w:rsidP="00577DE0">
      <w:pPr>
        <w:pStyle w:val="a4"/>
        <w:ind w:leftChars="0" w:left="420"/>
        <w:rPr>
          <w:rFonts w:asciiTheme="majorHAnsi" w:eastAsiaTheme="majorHAnsi" w:hAnsiTheme="majorHAnsi"/>
          <w:color w:val="000000" w:themeColor="text1"/>
        </w:rPr>
      </w:pPr>
    </w:p>
    <w:p w14:paraId="5541B235" w14:textId="7113A51A" w:rsidR="00577DE0" w:rsidRDefault="00577DE0" w:rsidP="00577DE0">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559"/>
    <w:p w14:paraId="19B1C68A" w14:textId="6C32F257" w:rsidR="00D1555F" w:rsidRDefault="00D1555F" w:rsidP="00577DE0">
      <w:pPr>
        <w:pStyle w:val="a4"/>
        <w:ind w:leftChars="0" w:left="420"/>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r w:rsidRPr="00D1555F">
        <w:rPr>
          <w:rFonts w:asciiTheme="majorHAnsi" w:eastAsiaTheme="majorHAnsi" w:hAnsiTheme="majorHAnsi" w:hint="eastAsia"/>
          <w:color w:val="000000" w:themeColor="text1"/>
        </w:rPr>
        <w:t>プライバシー・リスクの最小化の観点から、必要でない情報は無くすこととする。</w:t>
      </w:r>
      <w:r>
        <w:rPr>
          <w:rFonts w:asciiTheme="majorHAnsi" w:eastAsiaTheme="majorHAnsi" w:hAnsiTheme="majorHAnsi" w:hint="eastAsia"/>
          <w:color w:val="000000" w:themeColor="text1"/>
        </w:rPr>
        <w:t>例えば、</w:t>
      </w:r>
      <w:r w:rsidRPr="00D1555F">
        <w:rPr>
          <w:rFonts w:asciiTheme="majorHAnsi" w:eastAsiaTheme="majorHAnsi" w:hAnsiTheme="majorHAnsi" w:hint="eastAsia"/>
          <w:color w:val="000000" w:themeColor="text1"/>
        </w:rPr>
        <w:t>「事業者VC」や「従業員VC」の属性情報「</w:t>
      </w:r>
      <w:commentRangeStart w:id="560"/>
      <w:r w:rsidRPr="00D1555F">
        <w:rPr>
          <w:rFonts w:asciiTheme="majorHAnsi" w:eastAsiaTheme="majorHAnsi" w:hAnsiTheme="majorHAnsi" w:hint="eastAsia"/>
          <w:color w:val="000000" w:themeColor="text1"/>
        </w:rPr>
        <w:t>オブジェクトID</w:t>
      </w:r>
      <w:commentRangeEnd w:id="560"/>
      <w:del w:id="561" w:author="宮島　一樹" w:date="2023-03-20T17:25:00Z">
        <w:r w:rsidRPr="00D1555F">
          <w:rPr>
            <w:rFonts w:asciiTheme="majorHAnsi" w:eastAsiaTheme="majorHAnsi" w:hAnsiTheme="majorHAnsi" w:hint="eastAsia"/>
            <w:color w:val="000000" w:themeColor="text1"/>
          </w:rPr>
          <w:delText>」</w:delText>
        </w:r>
      </w:del>
      <w:ins w:id="562" w:author="宮島　一樹" w:date="2023-03-20T17:25:00Z">
        <w:r w:rsidR="005F3CD4">
          <w:rPr>
            <w:rStyle w:val="ac"/>
          </w:rPr>
          <w:commentReference w:id="560"/>
        </w:r>
        <w:r w:rsidRPr="00D1555F">
          <w:rPr>
            <w:rFonts w:asciiTheme="majorHAnsi" w:eastAsiaTheme="majorHAnsi" w:hAnsiTheme="majorHAnsi" w:hint="eastAsia"/>
            <w:color w:val="000000" w:themeColor="text1"/>
          </w:rPr>
          <w:t>」</w:t>
        </w:r>
      </w:ins>
      <w:ins w:id="563" w:author="岡本　俊一" w:date="2023-03-17T16:43:00Z">
        <w:r w:rsidR="007C2A55">
          <w:rPr>
            <w:rStyle w:val="af8"/>
            <w:rFonts w:asciiTheme="majorHAnsi" w:eastAsiaTheme="majorHAnsi" w:hAnsiTheme="majorHAnsi"/>
            <w:color w:val="000000" w:themeColor="text1"/>
          </w:rPr>
          <w:footnoteReference w:id="10"/>
        </w:r>
      </w:ins>
      <w:r w:rsidRPr="00D1555F">
        <w:rPr>
          <w:rFonts w:asciiTheme="majorHAnsi" w:eastAsiaTheme="majorHAnsi" w:hAnsiTheme="majorHAnsi" w:hint="eastAsia"/>
          <w:color w:val="000000" w:themeColor="text1"/>
        </w:rPr>
        <w:t>について、外部との紐づけをしない為、不要であるので削除することとする。</w:t>
      </w:r>
    </w:p>
    <w:p w14:paraId="2FE085F4" w14:textId="537F9FFB" w:rsidR="00751AB8" w:rsidRDefault="00751AB8" w:rsidP="00D47ADC">
      <w:pPr>
        <w:rPr>
          <w:rFonts w:asciiTheme="majorHAnsi" w:eastAsiaTheme="majorHAnsi" w:hAnsiTheme="majorHAnsi"/>
          <w:color w:val="000000" w:themeColor="text1"/>
        </w:rPr>
      </w:pPr>
    </w:p>
    <w:p w14:paraId="1C4E7EF7" w14:textId="1FD65D85" w:rsidR="00CC575D" w:rsidRPr="006C2FA8" w:rsidRDefault="00CC575D" w:rsidP="00CC575D">
      <w:pPr>
        <w:ind w:firstLineChars="150" w:firstLine="315"/>
        <w:rPr>
          <w:rFonts w:asciiTheme="majorHAnsi" w:eastAsiaTheme="majorHAnsi" w:hAnsiTheme="majorHAnsi"/>
          <w:color w:val="000000" w:themeColor="text1"/>
        </w:rPr>
      </w:pPr>
      <w:bookmarkStart w:id="581" w:name="_Hlk126619755"/>
      <w:r>
        <w:rPr>
          <w:rFonts w:asciiTheme="majorHAnsi" w:eastAsiaTheme="majorHAnsi" w:hAnsiTheme="majorHAnsi" w:hint="eastAsia"/>
          <w:color w:val="000000" w:themeColor="text1"/>
        </w:rPr>
        <w:t>④</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４</w:t>
      </w:r>
      <w:r w:rsidRPr="006C2FA8">
        <w:rPr>
          <w:rFonts w:asciiTheme="majorHAnsi" w:eastAsiaTheme="majorHAnsi" w:hAnsiTheme="majorHAnsi" w:hint="eastAsia"/>
          <w:color w:val="000000" w:themeColor="text1"/>
        </w:rPr>
        <w:t>）</w:t>
      </w:r>
    </w:p>
    <w:p w14:paraId="0A69877A" w14:textId="3F4A6628" w:rsidR="00CC575D" w:rsidRPr="006A4FC5" w:rsidRDefault="00CC575D" w:rsidP="00CC575D">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CC1F4E" w:rsidRPr="00CC1F4E">
        <w:rPr>
          <w:rFonts w:asciiTheme="majorHAnsi" w:eastAsiaTheme="majorHAnsi" w:hAnsiTheme="majorHAnsi" w:hint="eastAsia"/>
          <w:color w:val="000000" w:themeColor="text1"/>
        </w:rPr>
        <w:t>VCの有効期限</w:t>
      </w:r>
    </w:p>
    <w:p w14:paraId="0D7EFA36" w14:textId="3CA91FC4" w:rsidR="00CC575D" w:rsidRPr="006A4FC5"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CC1F4E" w:rsidRPr="00CC1F4E">
        <w:rPr>
          <w:rFonts w:asciiTheme="majorHAnsi" w:eastAsiaTheme="majorHAnsi" w:hAnsiTheme="majorHAnsi" w:hint="eastAsia"/>
          <w:color w:val="000000" w:themeColor="text1"/>
        </w:rPr>
        <w:t>VCの有効期限をどう判断するか等について、適切な有効期限の案があれば、提示することとする。</w:t>
      </w:r>
    </w:p>
    <w:p w14:paraId="5B51A782" w14:textId="77777777" w:rsidR="00CC575D" w:rsidRPr="00CC702D" w:rsidRDefault="00CC575D" w:rsidP="00CC575D">
      <w:pPr>
        <w:pStyle w:val="a4"/>
        <w:rPr>
          <w:rFonts w:asciiTheme="majorHAnsi" w:eastAsiaTheme="majorHAnsi" w:hAnsiTheme="majorHAnsi"/>
          <w:color w:val="000000" w:themeColor="text1"/>
        </w:rPr>
      </w:pPr>
    </w:p>
    <w:p w14:paraId="6694016A" w14:textId="3F3473E0" w:rsidR="00CC575D"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7C1FEB83" w14:textId="6C5DC89A" w:rsidR="00CC1F4E" w:rsidRPr="00CC1F4E" w:rsidRDefault="00CC1F4E" w:rsidP="00CC1F4E">
      <w:pPr>
        <w:pStyle w:val="a4"/>
        <w:ind w:leftChars="0" w:left="420"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まず、</w:t>
      </w:r>
      <w:r w:rsidRPr="00CC1F4E">
        <w:rPr>
          <w:rFonts w:asciiTheme="majorHAnsi" w:eastAsiaTheme="majorHAnsi" w:hAnsiTheme="majorHAnsi" w:hint="eastAsia"/>
          <w:color w:val="000000" w:themeColor="text1"/>
        </w:rPr>
        <w:t>帳簿書類の有効期限に関して、有効期限に関しては、会社法・税法の帳簿保存規定との関係から、履歴を確認できるようにしておく必要がある。法人税法上の帳簿書類保存期間7年(法人税法施行規則第67条)、その他5年(同第59条第3項)、会社法上は10年(第432条第2項)。また、工業会証明書は義務づけはないが1年間の保管が中小企業庁より要請されている。</w:t>
      </w:r>
    </w:p>
    <w:p w14:paraId="269FF2E9" w14:textId="285052B5" w:rsidR="00CC1F4E" w:rsidRPr="00CC1F4E" w:rsidRDefault="00CC1F4E" w:rsidP="00CC1F4E">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一方、</w:t>
      </w:r>
      <w:r w:rsidRPr="00CC1F4E">
        <w:rPr>
          <w:rFonts w:asciiTheme="majorHAnsi" w:eastAsiaTheme="majorHAnsi" w:hAnsiTheme="majorHAnsi" w:hint="eastAsia"/>
          <w:color w:val="000000" w:themeColor="text1"/>
        </w:rPr>
        <w:t>VCの有効期限と帳簿書類の有効期限を分けて考える。</w:t>
      </w:r>
    </w:p>
    <w:p w14:paraId="0483D9C4" w14:textId="2F7E2993" w:rsidR="00CC1F4E" w:rsidRPr="00CC1F4E" w:rsidRDefault="00CC1F4E" w:rsidP="00CC1F4E">
      <w:pPr>
        <w:pStyle w:val="a4"/>
        <w:ind w:leftChars="0" w:left="42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 xml:space="preserve">　VCの有効期限はデータセットに対する暗号学的な有効性であり、書類の有効期限は業務としていつまで使用できるかという観点である。例えば過去の申請書類を10年保存しなければならないなら、VCの真正性は10年担保すべきだが、業務的な有効期限は帳票書類に合わせることとする。</w:t>
      </w:r>
    </w:p>
    <w:p w14:paraId="5A4E31C3" w14:textId="189E39A5" w:rsidR="00CC1F4E" w:rsidRDefault="00CC1F4E" w:rsidP="00CC1F4E">
      <w:pPr>
        <w:pStyle w:val="a4"/>
        <w:ind w:leftChars="0" w:left="42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 xml:space="preserve">　</w:t>
      </w:r>
      <w:r>
        <w:rPr>
          <w:rFonts w:asciiTheme="majorHAnsi" w:eastAsiaTheme="majorHAnsi" w:hAnsiTheme="majorHAnsi" w:hint="eastAsia"/>
          <w:color w:val="000000" w:themeColor="text1"/>
        </w:rPr>
        <w:t>上記を踏まえ、</w:t>
      </w:r>
      <w:r w:rsidRPr="00CC1F4E">
        <w:rPr>
          <w:rFonts w:asciiTheme="majorHAnsi" w:eastAsiaTheme="majorHAnsi" w:hAnsiTheme="majorHAnsi" w:hint="eastAsia"/>
          <w:color w:val="000000" w:themeColor="text1"/>
        </w:rPr>
        <w:t>VCの有効期限については、業務的・保管期間的な複数の有効期限を用い、検討項目として残すこととする。</w:t>
      </w:r>
    </w:p>
    <w:bookmarkEnd w:id="581"/>
    <w:p w14:paraId="62293ED1" w14:textId="6B40A404" w:rsidR="00751AB8" w:rsidRPr="00CC1F4E" w:rsidRDefault="00751AB8" w:rsidP="00D47ADC">
      <w:pPr>
        <w:rPr>
          <w:rFonts w:asciiTheme="majorHAnsi" w:eastAsiaTheme="majorHAnsi" w:hAnsiTheme="majorHAnsi"/>
          <w:color w:val="000000" w:themeColor="text1"/>
        </w:rPr>
      </w:pPr>
    </w:p>
    <w:p w14:paraId="0992854F" w14:textId="01C1B0CD" w:rsidR="00CC575D" w:rsidRPr="006C2FA8" w:rsidRDefault="00CC575D" w:rsidP="00CC575D">
      <w:pPr>
        <w:ind w:firstLineChars="150" w:firstLine="315"/>
        <w:rPr>
          <w:rFonts w:asciiTheme="majorHAnsi" w:eastAsiaTheme="majorHAnsi" w:hAnsiTheme="majorHAnsi"/>
          <w:color w:val="000000" w:themeColor="text1"/>
        </w:rPr>
      </w:pPr>
      <w:r>
        <w:rPr>
          <w:rFonts w:asciiTheme="majorHAnsi" w:eastAsiaTheme="majorHAnsi" w:hAnsiTheme="majorHAnsi" w:hint="eastAsia"/>
          <w:color w:val="000000" w:themeColor="text1"/>
        </w:rPr>
        <w:t>⑤</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５</w:t>
      </w:r>
      <w:r w:rsidRPr="006C2FA8">
        <w:rPr>
          <w:rFonts w:asciiTheme="majorHAnsi" w:eastAsiaTheme="majorHAnsi" w:hAnsiTheme="majorHAnsi" w:hint="eastAsia"/>
          <w:color w:val="000000" w:themeColor="text1"/>
        </w:rPr>
        <w:t>）</w:t>
      </w:r>
    </w:p>
    <w:p w14:paraId="5510D6FA" w14:textId="3C1959EB" w:rsidR="00CC575D" w:rsidRPr="006A4FC5" w:rsidRDefault="00CC575D" w:rsidP="00CC575D">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CC1F4E" w:rsidRPr="00CC1F4E">
        <w:rPr>
          <w:rFonts w:asciiTheme="majorHAnsi" w:eastAsiaTheme="majorHAnsi" w:hAnsiTheme="majorHAnsi" w:hint="eastAsia"/>
          <w:color w:val="000000" w:themeColor="text1"/>
        </w:rPr>
        <w:t>発行済みの資格証明書のトレース</w:t>
      </w:r>
    </w:p>
    <w:p w14:paraId="02142644" w14:textId="015ECF5D" w:rsidR="00CC575D" w:rsidRPr="006A4FC5"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CC1F4E" w:rsidRPr="00CC1F4E">
        <w:rPr>
          <w:rFonts w:asciiTheme="majorHAnsi" w:eastAsiaTheme="majorHAnsi" w:hAnsiTheme="majorHAnsi" w:hint="eastAsia"/>
          <w:color w:val="000000" w:themeColor="text1"/>
        </w:rPr>
        <w:t>証明書発行者（ソフトウェアベンダ、工業会、中小企業庁）が発行済みの資格証明がどこに提示されていったのかについてトレースすることは可能にする必要はないか（「認証番号」のトレースで十分かどうか）。</w:t>
      </w:r>
    </w:p>
    <w:p w14:paraId="5A0CB254" w14:textId="77777777" w:rsidR="00CC575D" w:rsidRPr="00CC702D" w:rsidRDefault="00CC575D" w:rsidP="00CC575D">
      <w:pPr>
        <w:pStyle w:val="a4"/>
        <w:rPr>
          <w:rFonts w:asciiTheme="majorHAnsi" w:eastAsiaTheme="majorHAnsi" w:hAnsiTheme="majorHAnsi"/>
          <w:color w:val="000000" w:themeColor="text1"/>
        </w:rPr>
      </w:pPr>
    </w:p>
    <w:p w14:paraId="34222021" w14:textId="09163959" w:rsidR="00CC575D"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5ECE4B49" w14:textId="616C3D0B" w:rsidR="007E521E" w:rsidRDefault="00D87143" w:rsidP="00CC1F4E">
      <w:pPr>
        <w:pStyle w:val="a4"/>
        <w:ind w:leftChars="0" w:left="420"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本論点は</w:t>
      </w:r>
      <w:r w:rsidR="00CF7A83">
        <w:rPr>
          <w:rFonts w:asciiTheme="majorHAnsi" w:eastAsiaTheme="majorHAnsi" w:hAnsiTheme="majorHAnsi" w:hint="eastAsia"/>
          <w:color w:val="000000" w:themeColor="text1"/>
        </w:rPr>
        <w:t>、</w:t>
      </w:r>
      <w:r w:rsidR="007E521E" w:rsidRPr="007E521E">
        <w:rPr>
          <w:rFonts w:asciiTheme="majorHAnsi" w:eastAsiaTheme="majorHAnsi" w:hAnsiTheme="majorHAnsi" w:hint="eastAsia"/>
          <w:color w:val="000000" w:themeColor="text1"/>
        </w:rPr>
        <w:t>Trusted Webシステムで解決し得る課題（表2.1-2）</w:t>
      </w:r>
      <w:r>
        <w:rPr>
          <w:rFonts w:asciiTheme="majorHAnsi" w:eastAsiaTheme="majorHAnsi" w:hAnsiTheme="majorHAnsi" w:hint="eastAsia"/>
          <w:color w:val="000000" w:themeColor="text1"/>
        </w:rPr>
        <w:t>「</w:t>
      </w:r>
      <w:r w:rsidRPr="00D87143">
        <w:rPr>
          <w:rFonts w:asciiTheme="majorHAnsi" w:eastAsiaTheme="majorHAnsi" w:hAnsiTheme="majorHAnsi" w:hint="eastAsia"/>
          <w:color w:val="000000" w:themeColor="text1"/>
        </w:rPr>
        <w:t>提出した書類が適切な検証者によって検証されているか分からない」</w:t>
      </w:r>
      <w:commentRangeStart w:id="582"/>
      <w:del w:id="583" w:author="鈴木 茂哉" w:date="2023-03-14T22:50:00Z">
        <w:r w:rsidDel="00A54F93">
          <w:rPr>
            <w:rFonts w:asciiTheme="majorHAnsi" w:eastAsiaTheme="majorHAnsi" w:hAnsiTheme="majorHAnsi" w:hint="eastAsia"/>
            <w:color w:val="000000" w:themeColor="text1"/>
          </w:rPr>
          <w:delText>」</w:delText>
        </w:r>
      </w:del>
      <w:commentRangeEnd w:id="582"/>
      <w:r w:rsidR="005A4A54">
        <w:rPr>
          <w:rStyle w:val="ac"/>
        </w:rPr>
        <w:commentReference w:id="582"/>
      </w:r>
      <w:r>
        <w:rPr>
          <w:rFonts w:asciiTheme="majorHAnsi" w:eastAsiaTheme="majorHAnsi" w:hAnsiTheme="majorHAnsi" w:hint="eastAsia"/>
          <w:color w:val="000000" w:themeColor="text1"/>
        </w:rPr>
        <w:t>に</w:t>
      </w:r>
      <w:r w:rsidR="00CF7A83">
        <w:rPr>
          <w:rFonts w:asciiTheme="majorHAnsi" w:eastAsiaTheme="majorHAnsi" w:hAnsiTheme="majorHAnsi" w:hint="eastAsia"/>
          <w:color w:val="000000" w:themeColor="text1"/>
        </w:rPr>
        <w:t>ついての判断となる。</w:t>
      </w:r>
    </w:p>
    <w:p w14:paraId="26C6635B" w14:textId="642F1522" w:rsidR="00CF7A83" w:rsidRDefault="00CC1F4E" w:rsidP="00CF7A83">
      <w:pPr>
        <w:pStyle w:val="a4"/>
        <w:ind w:leftChars="0" w:left="420" w:firstLineChars="100" w:firstLine="21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現在、中小企業者、メーカ</w:t>
      </w:r>
      <w:r w:rsidR="00754544">
        <w:rPr>
          <w:rFonts w:asciiTheme="majorHAnsi" w:eastAsiaTheme="majorHAnsi" w:hAnsiTheme="majorHAnsi" w:hint="eastAsia"/>
          <w:color w:val="000000" w:themeColor="text1"/>
        </w:rPr>
        <w:t>等</w:t>
      </w:r>
      <w:r w:rsidRPr="00CC1F4E">
        <w:rPr>
          <w:rFonts w:asciiTheme="majorHAnsi" w:eastAsiaTheme="majorHAnsi" w:hAnsiTheme="majorHAnsi" w:hint="eastAsia"/>
          <w:color w:val="000000" w:themeColor="text1"/>
        </w:rPr>
        <w:t>にとって、どこまで進んでいるかを</w:t>
      </w:r>
      <w:r w:rsidR="00CF7A83">
        <w:rPr>
          <w:rFonts w:asciiTheme="majorHAnsi" w:eastAsiaTheme="majorHAnsi" w:hAnsiTheme="majorHAnsi" w:hint="eastAsia"/>
          <w:color w:val="000000" w:themeColor="text1"/>
        </w:rPr>
        <w:t>トレースしたい</w:t>
      </w:r>
      <w:r w:rsidRPr="00CC1F4E">
        <w:rPr>
          <w:rFonts w:asciiTheme="majorHAnsi" w:eastAsiaTheme="majorHAnsi" w:hAnsiTheme="majorHAnsi" w:hint="eastAsia"/>
          <w:color w:val="000000" w:themeColor="text1"/>
        </w:rPr>
        <w:t>というニーズ</w:t>
      </w:r>
      <w:r w:rsidR="00CF7A83">
        <w:rPr>
          <w:rFonts w:asciiTheme="majorHAnsi" w:eastAsiaTheme="majorHAnsi" w:hAnsiTheme="majorHAnsi" w:hint="eastAsia"/>
          <w:color w:val="000000" w:themeColor="text1"/>
        </w:rPr>
        <w:t>がある。</w:t>
      </w:r>
    </w:p>
    <w:p w14:paraId="525AD88C" w14:textId="382AF8A6" w:rsidR="00CC1F4E" w:rsidRPr="00CC1F4E" w:rsidRDefault="00CC1F4E" w:rsidP="00CF7A83">
      <w:pPr>
        <w:pStyle w:val="a4"/>
        <w:ind w:leftChars="0" w:left="420" w:firstLineChars="100" w:firstLine="21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誰が何を知りたいのか整理すると以下のとおり</w:t>
      </w:r>
      <w:r w:rsidR="00CF7A83">
        <w:rPr>
          <w:rFonts w:asciiTheme="majorHAnsi" w:eastAsiaTheme="majorHAnsi" w:hAnsiTheme="majorHAnsi" w:hint="eastAsia"/>
          <w:color w:val="000000" w:themeColor="text1"/>
        </w:rPr>
        <w:t>である</w:t>
      </w:r>
      <w:r w:rsidRPr="00CC1F4E">
        <w:rPr>
          <w:rFonts w:asciiTheme="majorHAnsi" w:eastAsiaTheme="majorHAnsi" w:hAnsiTheme="majorHAnsi" w:hint="eastAsia"/>
          <w:color w:val="000000" w:themeColor="text1"/>
        </w:rPr>
        <w:t>。</w:t>
      </w:r>
    </w:p>
    <w:p w14:paraId="4D3B2415" w14:textId="77777777" w:rsidR="003D0273" w:rsidRDefault="003D0273" w:rsidP="003D0273">
      <w:pPr>
        <w:rPr>
          <w:rFonts w:asciiTheme="majorHAnsi" w:eastAsiaTheme="majorHAnsi" w:hAnsiTheme="majorHAnsi"/>
          <w:color w:val="000000" w:themeColor="text1"/>
        </w:rPr>
      </w:pPr>
    </w:p>
    <w:p w14:paraId="70E41FE7" w14:textId="5C0405EB" w:rsidR="003D0273" w:rsidRPr="00A06E26" w:rsidRDefault="003D0273" w:rsidP="003D0273">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3</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935B26">
        <w:rPr>
          <w:rFonts w:asciiTheme="majorHAnsi" w:eastAsiaTheme="majorHAnsi" w:hAnsiTheme="majorHAnsi" w:hint="eastAsia"/>
          <w:lang w:eastAsia="ja-JP"/>
        </w:rPr>
        <w:t>想定</w:t>
      </w:r>
      <w:r>
        <w:rPr>
          <w:rFonts w:asciiTheme="majorHAnsi" w:eastAsiaTheme="majorHAnsi" w:hAnsiTheme="majorHAnsi" w:hint="eastAsia"/>
          <w:lang w:eastAsia="ja-JP"/>
        </w:rPr>
        <w:t>ニーズの整理</w:t>
      </w:r>
    </w:p>
    <w:tbl>
      <w:tblPr>
        <w:tblW w:w="8068" w:type="dxa"/>
        <w:tblInd w:w="416" w:type="dxa"/>
        <w:tblCellMar>
          <w:left w:w="0" w:type="dxa"/>
          <w:right w:w="0" w:type="dxa"/>
        </w:tblCellMar>
        <w:tblLook w:val="0420" w:firstRow="1" w:lastRow="0" w:firstColumn="0" w:lastColumn="0" w:noHBand="0" w:noVBand="1"/>
      </w:tblPr>
      <w:tblGrid>
        <w:gridCol w:w="708"/>
        <w:gridCol w:w="2977"/>
        <w:gridCol w:w="4383"/>
      </w:tblGrid>
      <w:tr w:rsidR="003D0273" w:rsidRPr="0005119C" w14:paraId="093B5EAF" w14:textId="5D99A64F" w:rsidTr="00754544">
        <w:trPr>
          <w:trHeight w:val="317"/>
        </w:trPr>
        <w:tc>
          <w:tcPr>
            <w:tcW w:w="708" w:type="dxa"/>
            <w:tcBorders>
              <w:top w:val="single" w:sz="8" w:space="0" w:color="000000"/>
              <w:left w:val="single" w:sz="8" w:space="0" w:color="000000"/>
              <w:bottom w:val="single" w:sz="8" w:space="0" w:color="000000"/>
              <w:right w:val="single" w:sz="8" w:space="0" w:color="000000"/>
            </w:tcBorders>
            <w:shd w:val="clear" w:color="auto" w:fill="E1E7F3"/>
          </w:tcPr>
          <w:p w14:paraId="7AA8DECB" w14:textId="77777777" w:rsidR="003D0273" w:rsidRPr="00754544" w:rsidRDefault="003D0273" w:rsidP="005F3CD4">
            <w:pPr>
              <w:widowControl/>
              <w:jc w:val="center"/>
              <w:rPr>
                <w:rFonts w:asciiTheme="majorHAnsi" w:eastAsiaTheme="majorHAnsi" w:hAnsiTheme="majorHAnsi" w:cs="Arial"/>
                <w:color w:val="000000"/>
                <w:kern w:val="24"/>
                <w:sz w:val="20"/>
                <w:szCs w:val="20"/>
              </w:rPr>
            </w:pPr>
            <w:r w:rsidRPr="00754544">
              <w:rPr>
                <w:rFonts w:asciiTheme="majorHAnsi" w:eastAsiaTheme="majorHAnsi" w:hAnsiTheme="majorHAnsi" w:cs="Arial" w:hint="eastAsia"/>
                <w:color w:val="000000"/>
                <w:kern w:val="24"/>
                <w:sz w:val="20"/>
                <w:szCs w:val="20"/>
              </w:rPr>
              <w:t>項番</w:t>
            </w:r>
          </w:p>
        </w:tc>
        <w:tc>
          <w:tcPr>
            <w:tcW w:w="2977"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3B7817F1" w14:textId="5D94331E" w:rsidR="003D0273" w:rsidRPr="00754544" w:rsidRDefault="003D0273" w:rsidP="005F3CD4">
            <w:pPr>
              <w:widowControl/>
              <w:jc w:val="center"/>
              <w:rPr>
                <w:rFonts w:asciiTheme="majorHAnsi" w:eastAsiaTheme="majorHAnsi" w:hAnsiTheme="majorHAnsi" w:cs="Arial"/>
                <w:sz w:val="20"/>
                <w:szCs w:val="20"/>
              </w:rPr>
            </w:pPr>
            <w:r w:rsidRPr="00754544">
              <w:rPr>
                <w:rFonts w:asciiTheme="majorHAnsi" w:eastAsiaTheme="majorHAnsi" w:hAnsiTheme="majorHAnsi" w:cs="Arial" w:hint="eastAsia"/>
                <w:sz w:val="20"/>
                <w:szCs w:val="20"/>
              </w:rPr>
              <w:t>対象者</w:t>
            </w:r>
          </w:p>
        </w:tc>
        <w:tc>
          <w:tcPr>
            <w:tcW w:w="4383" w:type="dxa"/>
            <w:tcBorders>
              <w:top w:val="single" w:sz="8" w:space="0" w:color="000000"/>
              <w:left w:val="single" w:sz="8" w:space="0" w:color="000000"/>
              <w:bottom w:val="single" w:sz="8" w:space="0" w:color="000000"/>
              <w:right w:val="single" w:sz="8" w:space="0" w:color="000000"/>
            </w:tcBorders>
            <w:shd w:val="clear" w:color="auto" w:fill="E1E7F3"/>
          </w:tcPr>
          <w:p w14:paraId="6A8E134B" w14:textId="1F984E99" w:rsidR="003D0273" w:rsidRPr="00754544" w:rsidRDefault="00935B26" w:rsidP="005F3CD4">
            <w:pPr>
              <w:widowControl/>
              <w:jc w:val="center"/>
              <w:rPr>
                <w:rFonts w:asciiTheme="majorHAnsi" w:eastAsiaTheme="majorHAnsi" w:hAnsiTheme="majorHAnsi" w:cs="Arial"/>
                <w:color w:val="000000"/>
                <w:kern w:val="24"/>
                <w:sz w:val="20"/>
                <w:szCs w:val="20"/>
              </w:rPr>
            </w:pPr>
            <w:r>
              <w:rPr>
                <w:rFonts w:asciiTheme="majorHAnsi" w:eastAsiaTheme="majorHAnsi" w:hAnsiTheme="majorHAnsi" w:cs="Arial" w:hint="eastAsia"/>
                <w:color w:val="000000"/>
                <w:kern w:val="24"/>
                <w:sz w:val="20"/>
                <w:szCs w:val="20"/>
              </w:rPr>
              <w:t>想定</w:t>
            </w:r>
            <w:r w:rsidR="003D0273" w:rsidRPr="00754544">
              <w:rPr>
                <w:rFonts w:asciiTheme="majorHAnsi" w:eastAsiaTheme="majorHAnsi" w:hAnsiTheme="majorHAnsi" w:cs="Arial" w:hint="eastAsia"/>
                <w:color w:val="000000"/>
                <w:kern w:val="24"/>
                <w:sz w:val="20"/>
                <w:szCs w:val="20"/>
              </w:rPr>
              <w:t>ニーズ</w:t>
            </w:r>
          </w:p>
        </w:tc>
      </w:tr>
      <w:tr w:rsidR="003D0273" w:rsidRPr="0005119C" w14:paraId="120358CF" w14:textId="678701FB" w:rsidTr="00754544">
        <w:trPr>
          <w:trHeight w:val="353"/>
        </w:trPr>
        <w:tc>
          <w:tcPr>
            <w:tcW w:w="708" w:type="dxa"/>
            <w:tcBorders>
              <w:top w:val="single" w:sz="8" w:space="0" w:color="000000"/>
              <w:left w:val="single" w:sz="8" w:space="0" w:color="000000"/>
              <w:bottom w:val="single" w:sz="8" w:space="0" w:color="000000"/>
              <w:right w:val="single" w:sz="8" w:space="0" w:color="000000"/>
            </w:tcBorders>
          </w:tcPr>
          <w:p w14:paraId="45AC02CA" w14:textId="442FCE67" w:rsidR="003D0273"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t>1</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F3E775" w14:textId="2D6950C9" w:rsidR="003D0273"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工業会（JISA）</w:t>
            </w:r>
          </w:p>
        </w:tc>
        <w:tc>
          <w:tcPr>
            <w:tcW w:w="4383" w:type="dxa"/>
            <w:tcBorders>
              <w:top w:val="single" w:sz="8" w:space="0" w:color="000000"/>
              <w:left w:val="single" w:sz="8" w:space="0" w:color="000000"/>
              <w:bottom w:val="single" w:sz="8" w:space="0" w:color="000000"/>
              <w:right w:val="single" w:sz="8" w:space="0" w:color="000000"/>
            </w:tcBorders>
          </w:tcPr>
          <w:p w14:paraId="4163DCF0" w14:textId="148E4B4F" w:rsidR="003D0273" w:rsidRPr="00754544" w:rsidRDefault="00452D42" w:rsidP="00754544">
            <w:pPr>
              <w:widowControl/>
              <w:ind w:leftChars="63" w:left="132"/>
              <w:jc w:val="left"/>
              <w:rPr>
                <w:rFonts w:asciiTheme="majorHAnsi" w:eastAsiaTheme="majorHAnsi" w:hAnsiTheme="majorHAnsi"/>
                <w:color w:val="000000" w:themeColor="text1"/>
                <w:sz w:val="20"/>
                <w:szCs w:val="20"/>
              </w:rPr>
            </w:pPr>
            <w:ins w:id="584" w:author="Tanaka Takehiko" w:date="2023-03-20T18:24:00Z">
              <w:r>
                <w:rPr>
                  <w:rFonts w:asciiTheme="majorHAnsi" w:eastAsiaTheme="majorHAnsi" w:hAnsiTheme="majorHAnsi" w:hint="eastAsia"/>
                  <w:color w:val="000000" w:themeColor="text1"/>
                  <w:sz w:val="20"/>
                  <w:szCs w:val="20"/>
                </w:rPr>
                <w:t>メーカあるいは、申請者からの問い合わせに対応</w:t>
              </w:r>
            </w:ins>
            <w:ins w:id="585" w:author="Tanaka Takehiko" w:date="2023-03-20T18:25:00Z">
              <w:r>
                <w:rPr>
                  <w:rFonts w:asciiTheme="majorHAnsi" w:eastAsiaTheme="majorHAnsi" w:hAnsiTheme="majorHAnsi" w:hint="eastAsia"/>
                  <w:color w:val="000000" w:themeColor="text1"/>
                  <w:sz w:val="20"/>
                  <w:szCs w:val="20"/>
                </w:rPr>
                <w:t>するために進捗を確認するに留まり、工業会自身にトレースの</w:t>
              </w:r>
            </w:ins>
            <w:commentRangeStart w:id="586"/>
            <w:commentRangeStart w:id="587"/>
            <w:r w:rsidR="00754544" w:rsidRPr="00754544">
              <w:rPr>
                <w:rFonts w:asciiTheme="majorHAnsi" w:eastAsiaTheme="majorHAnsi" w:hAnsiTheme="majorHAnsi" w:hint="eastAsia"/>
                <w:color w:val="000000" w:themeColor="text1"/>
                <w:sz w:val="20"/>
                <w:szCs w:val="20"/>
              </w:rPr>
              <w:t>ニーズはない</w:t>
            </w:r>
            <w:commentRangeEnd w:id="586"/>
            <w:r w:rsidR="005A4A54">
              <w:rPr>
                <w:rStyle w:val="ac"/>
              </w:rPr>
              <w:commentReference w:id="586"/>
            </w:r>
            <w:commentRangeEnd w:id="587"/>
            <w:r>
              <w:rPr>
                <w:rStyle w:val="ac"/>
              </w:rPr>
              <w:commentReference w:id="587"/>
            </w:r>
            <w:ins w:id="588" w:author="岡本　俊一" w:date="2023-03-22T16:25:00Z">
              <w:r w:rsidR="004C7CA7">
                <w:rPr>
                  <w:rFonts w:asciiTheme="majorHAnsi" w:eastAsiaTheme="majorHAnsi" w:hAnsiTheme="majorHAnsi" w:hint="eastAsia"/>
                  <w:color w:val="000000" w:themeColor="text1"/>
                  <w:sz w:val="20"/>
                  <w:szCs w:val="20"/>
                </w:rPr>
                <w:t>。</w:t>
              </w:r>
            </w:ins>
          </w:p>
        </w:tc>
      </w:tr>
      <w:tr w:rsidR="00754544" w:rsidRPr="0005119C" w14:paraId="75D477C4" w14:textId="77777777" w:rsidTr="00754544">
        <w:trPr>
          <w:trHeight w:val="353"/>
        </w:trPr>
        <w:tc>
          <w:tcPr>
            <w:tcW w:w="708" w:type="dxa"/>
            <w:tcBorders>
              <w:top w:val="single" w:sz="8" w:space="0" w:color="000000"/>
              <w:left w:val="single" w:sz="8" w:space="0" w:color="000000"/>
              <w:bottom w:val="single" w:sz="8" w:space="0" w:color="000000"/>
              <w:right w:val="single" w:sz="8" w:space="0" w:color="000000"/>
            </w:tcBorders>
          </w:tcPr>
          <w:p w14:paraId="007E7FCB" w14:textId="790E1450" w:rsidR="00754544"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lastRenderedPageBreak/>
              <w:t>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F9411A" w14:textId="4AD11407" w:rsidR="00754544"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メーカ</w:t>
            </w:r>
          </w:p>
        </w:tc>
        <w:tc>
          <w:tcPr>
            <w:tcW w:w="4383" w:type="dxa"/>
            <w:tcBorders>
              <w:top w:val="single" w:sz="8" w:space="0" w:color="000000"/>
              <w:left w:val="single" w:sz="8" w:space="0" w:color="000000"/>
              <w:bottom w:val="single" w:sz="8" w:space="0" w:color="000000"/>
              <w:right w:val="single" w:sz="8" w:space="0" w:color="000000"/>
            </w:tcBorders>
          </w:tcPr>
          <w:p w14:paraId="68433851" w14:textId="4B1C11DB" w:rsidR="00754544" w:rsidRPr="00754544" w:rsidRDefault="00754544" w:rsidP="00754544">
            <w:pPr>
              <w:widowControl/>
              <w:ind w:leftChars="63" w:left="132"/>
              <w:jc w:val="left"/>
              <w:rPr>
                <w:rFonts w:asciiTheme="majorHAnsi" w:eastAsiaTheme="majorHAnsi" w:hAnsiTheme="majorHAnsi"/>
                <w:color w:val="000000" w:themeColor="text1"/>
                <w:sz w:val="20"/>
                <w:szCs w:val="20"/>
              </w:rPr>
            </w:pPr>
            <w:r w:rsidRPr="00754544">
              <w:rPr>
                <w:rFonts w:asciiTheme="majorHAnsi" w:eastAsiaTheme="majorHAnsi" w:hAnsiTheme="majorHAnsi" w:hint="eastAsia"/>
                <w:color w:val="000000" w:themeColor="text1"/>
                <w:sz w:val="20"/>
                <w:szCs w:val="20"/>
              </w:rPr>
              <w:t>申請者からの問い合わせがある</w:t>
            </w:r>
            <w:r>
              <w:rPr>
                <w:rFonts w:asciiTheme="majorHAnsi" w:eastAsiaTheme="majorHAnsi" w:hAnsiTheme="majorHAnsi" w:hint="eastAsia"/>
                <w:color w:val="000000" w:themeColor="text1"/>
                <w:sz w:val="20"/>
                <w:szCs w:val="20"/>
              </w:rPr>
              <w:t>ため、</w:t>
            </w:r>
            <w:r w:rsidRPr="00754544">
              <w:rPr>
                <w:rFonts w:asciiTheme="majorHAnsi" w:eastAsiaTheme="majorHAnsi" w:hAnsiTheme="majorHAnsi" w:hint="eastAsia"/>
                <w:color w:val="000000" w:themeColor="text1"/>
                <w:sz w:val="20"/>
                <w:szCs w:val="20"/>
              </w:rPr>
              <w:t>何かあった場合、トレース</w:t>
            </w:r>
            <w:r>
              <w:rPr>
                <w:rFonts w:asciiTheme="majorHAnsi" w:eastAsiaTheme="majorHAnsi" w:hAnsiTheme="majorHAnsi" w:hint="eastAsia"/>
                <w:color w:val="000000" w:themeColor="text1"/>
                <w:sz w:val="20"/>
                <w:szCs w:val="20"/>
              </w:rPr>
              <w:t>を行う必要がある</w:t>
            </w:r>
            <w:r w:rsidRPr="00754544">
              <w:rPr>
                <w:rFonts w:asciiTheme="majorHAnsi" w:eastAsiaTheme="majorHAnsi" w:hAnsiTheme="majorHAnsi" w:hint="eastAsia"/>
                <w:color w:val="000000" w:themeColor="text1"/>
                <w:sz w:val="20"/>
                <w:szCs w:val="20"/>
              </w:rPr>
              <w:t>と思う。</w:t>
            </w:r>
            <w:r>
              <w:rPr>
                <w:rFonts w:asciiTheme="majorHAnsi" w:eastAsiaTheme="majorHAnsi" w:hAnsiTheme="majorHAnsi" w:hint="eastAsia"/>
                <w:color w:val="000000" w:themeColor="text1"/>
                <w:sz w:val="20"/>
                <w:szCs w:val="20"/>
              </w:rPr>
              <w:t>ただし、</w:t>
            </w:r>
            <w:r w:rsidRPr="00754544">
              <w:rPr>
                <w:rFonts w:asciiTheme="majorHAnsi" w:eastAsiaTheme="majorHAnsi" w:hAnsiTheme="majorHAnsi" w:hint="eastAsia"/>
                <w:color w:val="000000" w:themeColor="text1"/>
                <w:sz w:val="20"/>
                <w:szCs w:val="20"/>
              </w:rPr>
              <w:t>どの中小企業者に証明書が渡ったのかを「認定番号」でわかればよい</w:t>
            </w:r>
            <w:r>
              <w:rPr>
                <w:rFonts w:asciiTheme="majorHAnsi" w:eastAsiaTheme="majorHAnsi" w:hAnsiTheme="majorHAnsi" w:hint="eastAsia"/>
                <w:color w:val="000000" w:themeColor="text1"/>
                <w:sz w:val="20"/>
                <w:szCs w:val="20"/>
              </w:rPr>
              <w:t>と考える。</w:t>
            </w:r>
          </w:p>
        </w:tc>
      </w:tr>
      <w:tr w:rsidR="00754544" w:rsidRPr="0005119C" w14:paraId="1106E876" w14:textId="77777777" w:rsidTr="00754544">
        <w:trPr>
          <w:trHeight w:val="353"/>
        </w:trPr>
        <w:tc>
          <w:tcPr>
            <w:tcW w:w="708" w:type="dxa"/>
            <w:tcBorders>
              <w:top w:val="single" w:sz="8" w:space="0" w:color="000000"/>
              <w:left w:val="single" w:sz="8" w:space="0" w:color="000000"/>
              <w:bottom w:val="single" w:sz="8" w:space="0" w:color="000000"/>
              <w:right w:val="single" w:sz="8" w:space="0" w:color="000000"/>
            </w:tcBorders>
          </w:tcPr>
          <w:p w14:paraId="162C687C" w14:textId="2C2E4B88" w:rsidR="00754544"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t>3</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10D87" w14:textId="5DF498E1" w:rsidR="00754544"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中小企業者（申請者）</w:t>
            </w:r>
          </w:p>
        </w:tc>
        <w:tc>
          <w:tcPr>
            <w:tcW w:w="4383" w:type="dxa"/>
            <w:tcBorders>
              <w:top w:val="single" w:sz="8" w:space="0" w:color="000000"/>
              <w:left w:val="single" w:sz="8" w:space="0" w:color="000000"/>
              <w:bottom w:val="single" w:sz="8" w:space="0" w:color="000000"/>
              <w:right w:val="single" w:sz="8" w:space="0" w:color="000000"/>
            </w:tcBorders>
          </w:tcPr>
          <w:p w14:paraId="6360BB86" w14:textId="784427FA" w:rsidR="00754544" w:rsidRPr="00754544" w:rsidRDefault="00754544" w:rsidP="00754544">
            <w:pPr>
              <w:widowControl/>
              <w:ind w:leftChars="63" w:left="132"/>
              <w:jc w:val="left"/>
              <w:rPr>
                <w:rFonts w:asciiTheme="majorHAnsi" w:eastAsiaTheme="majorHAnsi" w:hAnsiTheme="majorHAnsi"/>
                <w:color w:val="000000" w:themeColor="text1"/>
                <w:sz w:val="20"/>
                <w:szCs w:val="20"/>
              </w:rPr>
            </w:pPr>
            <w:r w:rsidRPr="00754544">
              <w:rPr>
                <w:rFonts w:asciiTheme="majorHAnsi" w:eastAsiaTheme="majorHAnsi" w:hAnsiTheme="majorHAnsi" w:hint="eastAsia"/>
                <w:color w:val="000000" w:themeColor="text1"/>
                <w:sz w:val="20"/>
                <w:szCs w:val="20"/>
              </w:rPr>
              <w:t>申請がどこまで進んでいるか知りたい</w:t>
            </w:r>
            <w:r>
              <w:rPr>
                <w:rFonts w:asciiTheme="majorHAnsi" w:eastAsiaTheme="majorHAnsi" w:hAnsiTheme="majorHAnsi" w:hint="eastAsia"/>
                <w:color w:val="000000" w:themeColor="text1"/>
                <w:sz w:val="20"/>
                <w:szCs w:val="20"/>
              </w:rPr>
              <w:t>と考える</w:t>
            </w:r>
            <w:r w:rsidRPr="00754544">
              <w:rPr>
                <w:rFonts w:asciiTheme="majorHAnsi" w:eastAsiaTheme="majorHAnsi" w:hAnsiTheme="majorHAnsi" w:hint="eastAsia"/>
                <w:color w:val="000000" w:themeColor="text1"/>
                <w:sz w:val="20"/>
                <w:szCs w:val="20"/>
              </w:rPr>
              <w:t>。</w:t>
            </w:r>
            <w:r>
              <w:rPr>
                <w:rFonts w:asciiTheme="majorHAnsi" w:eastAsiaTheme="majorHAnsi" w:hAnsiTheme="majorHAnsi" w:hint="eastAsia"/>
                <w:color w:val="000000" w:themeColor="text1"/>
                <w:sz w:val="20"/>
                <w:szCs w:val="20"/>
              </w:rPr>
              <w:t>ただし、</w:t>
            </w:r>
            <w:r w:rsidRPr="00754544">
              <w:rPr>
                <w:rFonts w:asciiTheme="majorHAnsi" w:eastAsiaTheme="majorHAnsi" w:hAnsiTheme="majorHAnsi" w:hint="eastAsia"/>
                <w:color w:val="000000" w:themeColor="text1"/>
                <w:sz w:val="20"/>
                <w:szCs w:val="20"/>
              </w:rPr>
              <w:t>「認定番号」で追いかけらればよい。</w:t>
            </w:r>
          </w:p>
        </w:tc>
      </w:tr>
      <w:tr w:rsidR="003D0273" w:rsidRPr="0005119C" w14:paraId="1CCE6D58" w14:textId="2F1FCC77" w:rsidTr="00754544">
        <w:trPr>
          <w:trHeight w:val="192"/>
        </w:trPr>
        <w:tc>
          <w:tcPr>
            <w:tcW w:w="708" w:type="dxa"/>
            <w:tcBorders>
              <w:top w:val="single" w:sz="8" w:space="0" w:color="000000"/>
              <w:left w:val="single" w:sz="8" w:space="0" w:color="000000"/>
              <w:bottom w:val="single" w:sz="8" w:space="0" w:color="000000"/>
              <w:right w:val="single" w:sz="8" w:space="0" w:color="000000"/>
            </w:tcBorders>
          </w:tcPr>
          <w:p w14:paraId="2572C6DB" w14:textId="07146DA9" w:rsidR="003D0273"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t>4</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43883D" w14:textId="3463EDA4" w:rsidR="003D0273"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所管官庁（中小企業庁）</w:t>
            </w:r>
          </w:p>
        </w:tc>
        <w:tc>
          <w:tcPr>
            <w:tcW w:w="4383" w:type="dxa"/>
            <w:tcBorders>
              <w:top w:val="single" w:sz="8" w:space="0" w:color="000000"/>
              <w:left w:val="single" w:sz="8" w:space="0" w:color="000000"/>
              <w:bottom w:val="single" w:sz="8" w:space="0" w:color="000000"/>
              <w:right w:val="single" w:sz="8" w:space="0" w:color="000000"/>
            </w:tcBorders>
          </w:tcPr>
          <w:p w14:paraId="71F3AC92" w14:textId="09052DB8" w:rsidR="003D0273" w:rsidRPr="00754544" w:rsidRDefault="00754544" w:rsidP="00754544">
            <w:pPr>
              <w:widowControl/>
              <w:ind w:leftChars="63" w:left="132"/>
              <w:jc w:val="left"/>
              <w:rPr>
                <w:rFonts w:asciiTheme="majorHAnsi" w:eastAsiaTheme="majorHAnsi" w:hAnsiTheme="majorHAnsi"/>
                <w:color w:val="000000" w:themeColor="text1"/>
                <w:sz w:val="20"/>
                <w:szCs w:val="20"/>
              </w:rPr>
            </w:pPr>
            <w:r w:rsidRPr="00754544">
              <w:rPr>
                <w:rFonts w:asciiTheme="majorHAnsi" w:eastAsiaTheme="majorHAnsi" w:hAnsiTheme="majorHAnsi" w:hint="eastAsia"/>
                <w:color w:val="000000" w:themeColor="text1"/>
                <w:sz w:val="20"/>
                <w:szCs w:val="20"/>
              </w:rPr>
              <w:t>ニーズはないと考える。</w:t>
            </w:r>
          </w:p>
        </w:tc>
      </w:tr>
    </w:tbl>
    <w:p w14:paraId="473E5486" w14:textId="77777777" w:rsidR="00707C46" w:rsidRPr="003D0273" w:rsidRDefault="00707C46" w:rsidP="00CC1F4E">
      <w:pPr>
        <w:pStyle w:val="a4"/>
        <w:rPr>
          <w:rFonts w:asciiTheme="majorHAnsi" w:eastAsiaTheme="majorHAnsi" w:hAnsiTheme="majorHAnsi"/>
          <w:color w:val="000000" w:themeColor="text1"/>
        </w:rPr>
      </w:pPr>
    </w:p>
    <w:p w14:paraId="71C6A03E" w14:textId="392D5543" w:rsidR="00D87143" w:rsidRPr="00CF7A83" w:rsidRDefault="00CC1F4E" w:rsidP="00CF7A83">
      <w:pPr>
        <w:pStyle w:val="a4"/>
        <w:ind w:leftChars="0" w:left="420" w:firstLineChars="100" w:firstLine="21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上記の整理を踏まえ、本プロトタイプシステムでは「認定番号」で追いかけられるレベルと</w:t>
      </w:r>
      <w:r w:rsidR="00754544">
        <w:rPr>
          <w:rFonts w:asciiTheme="majorHAnsi" w:eastAsiaTheme="majorHAnsi" w:hAnsiTheme="majorHAnsi" w:hint="eastAsia"/>
          <w:color w:val="000000" w:themeColor="text1"/>
        </w:rPr>
        <w:t>する。</w:t>
      </w:r>
      <w:r w:rsidR="00D87143" w:rsidRPr="00D87143">
        <w:rPr>
          <w:rFonts w:asciiTheme="majorHAnsi" w:eastAsiaTheme="majorHAnsi" w:hAnsiTheme="majorHAnsi" w:hint="eastAsia"/>
          <w:color w:val="000000" w:themeColor="text1"/>
        </w:rPr>
        <w:t>認定番号を以て、</w:t>
      </w:r>
      <w:proofErr w:type="spellStart"/>
      <w:r w:rsidR="00D87143" w:rsidRPr="00D87143">
        <w:rPr>
          <w:rFonts w:asciiTheme="majorHAnsi" w:eastAsiaTheme="majorHAnsi" w:hAnsiTheme="majorHAnsi" w:hint="eastAsia"/>
          <w:color w:val="000000" w:themeColor="text1"/>
        </w:rPr>
        <w:t>Holder,Verifier</w:t>
      </w:r>
      <w:proofErr w:type="spellEnd"/>
      <w:r w:rsidR="00D87143" w:rsidRPr="00D87143">
        <w:rPr>
          <w:rFonts w:asciiTheme="majorHAnsi" w:eastAsiaTheme="majorHAnsi" w:hAnsiTheme="majorHAnsi" w:hint="eastAsia"/>
          <w:color w:val="000000" w:themeColor="text1"/>
        </w:rPr>
        <w:t>共に誰が発行したのか、誰が検証したのかをトレースすることができる</w:t>
      </w:r>
      <w:r w:rsidR="007E1136">
        <w:rPr>
          <w:rFonts w:asciiTheme="majorHAnsi" w:eastAsiaTheme="majorHAnsi" w:hAnsiTheme="majorHAnsi" w:hint="eastAsia"/>
          <w:color w:val="000000" w:themeColor="text1"/>
        </w:rPr>
        <w:t>と考える。</w:t>
      </w:r>
    </w:p>
    <w:p w14:paraId="56EB4F4F" w14:textId="77777777" w:rsidR="00CC575D" w:rsidRPr="00754544" w:rsidRDefault="00CC575D" w:rsidP="00D47ADC">
      <w:pPr>
        <w:rPr>
          <w:rFonts w:asciiTheme="majorHAnsi" w:eastAsiaTheme="majorHAnsi" w:hAnsiTheme="majorHAnsi"/>
          <w:color w:val="000000" w:themeColor="text1"/>
        </w:rPr>
      </w:pPr>
    </w:p>
    <w:p w14:paraId="2BBB4466" w14:textId="3B9B2A0B" w:rsidR="00D47ADC" w:rsidRPr="00D548E2" w:rsidRDefault="00D47ADC" w:rsidP="00D47ADC">
      <w:pPr>
        <w:rPr>
          <w:rFonts w:asciiTheme="majorHAnsi" w:eastAsiaTheme="majorHAnsi" w:hAnsiTheme="majorHAnsi"/>
          <w:color w:val="000000" w:themeColor="text1"/>
        </w:rPr>
      </w:pPr>
      <w:r w:rsidRPr="00D548E2">
        <w:rPr>
          <w:rFonts w:asciiTheme="majorHAnsi" w:eastAsiaTheme="majorHAnsi" w:hAnsiTheme="majorHAnsi" w:hint="eastAsia"/>
          <w:color w:val="000000" w:themeColor="text1"/>
        </w:rPr>
        <w:t>（３）システム開発</w:t>
      </w:r>
    </w:p>
    <w:p w14:paraId="51E627CD" w14:textId="1C056CCB" w:rsidR="006C2FA8" w:rsidRPr="006C2FA8" w:rsidRDefault="006C2FA8" w:rsidP="006C2FA8">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システム開発</w:t>
      </w:r>
      <w:r w:rsidRPr="006C2FA8">
        <w:rPr>
          <w:rFonts w:asciiTheme="majorHAnsi" w:eastAsiaTheme="majorHAnsi" w:hAnsiTheme="majorHAnsi" w:hint="eastAsia"/>
          <w:color w:val="000000" w:themeColor="text1"/>
        </w:rPr>
        <w:t>における論点、判断・成果</w:t>
      </w:r>
      <w:r w:rsidR="00D71FCB">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01EFD25F" w14:textId="77777777" w:rsidR="00D94CF0" w:rsidRDefault="00D94CF0" w:rsidP="00D94CF0">
      <w:pPr>
        <w:rPr>
          <w:rFonts w:asciiTheme="majorHAnsi" w:eastAsiaTheme="majorHAnsi" w:hAnsiTheme="majorHAnsi"/>
          <w:color w:val="000000" w:themeColor="text1"/>
        </w:rPr>
      </w:pPr>
      <w:bookmarkStart w:id="589" w:name="_Hlk128038678"/>
    </w:p>
    <w:p w14:paraId="686634E4" w14:textId="323F47CA" w:rsidR="00D94CF0" w:rsidRPr="00A06E26" w:rsidRDefault="00D94CF0" w:rsidP="00D94CF0">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4</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9D479A">
        <w:rPr>
          <w:rFonts w:asciiTheme="majorHAnsi" w:eastAsiaTheme="majorHAnsi" w:hAnsiTheme="majorHAnsi" w:hint="eastAsia"/>
          <w:lang w:eastAsia="ja-JP"/>
        </w:rPr>
        <w:t>システム開発</w:t>
      </w:r>
      <w:r>
        <w:rPr>
          <w:rFonts w:asciiTheme="majorHAnsi" w:eastAsiaTheme="majorHAnsi" w:hAnsiTheme="majorHAnsi" w:hint="eastAsia"/>
          <w:lang w:eastAsia="ja-JP"/>
        </w:rPr>
        <w:t>における論点</w:t>
      </w:r>
    </w:p>
    <w:tbl>
      <w:tblPr>
        <w:tblW w:w="8079" w:type="dxa"/>
        <w:tblInd w:w="416" w:type="dxa"/>
        <w:tblCellMar>
          <w:left w:w="0" w:type="dxa"/>
          <w:right w:w="0" w:type="dxa"/>
        </w:tblCellMar>
        <w:tblLook w:val="0420" w:firstRow="1" w:lastRow="0" w:firstColumn="0" w:lastColumn="0" w:noHBand="0" w:noVBand="1"/>
      </w:tblPr>
      <w:tblGrid>
        <w:gridCol w:w="1417"/>
        <w:gridCol w:w="6662"/>
      </w:tblGrid>
      <w:tr w:rsidR="00D94CF0" w:rsidRPr="0005119C" w14:paraId="082E300E" w14:textId="77777777" w:rsidTr="003B7A4A">
        <w:trPr>
          <w:trHeight w:val="334"/>
        </w:trPr>
        <w:tc>
          <w:tcPr>
            <w:tcW w:w="1417" w:type="dxa"/>
            <w:tcBorders>
              <w:top w:val="single" w:sz="8" w:space="0" w:color="000000"/>
              <w:left w:val="single" w:sz="8" w:space="0" w:color="000000"/>
              <w:bottom w:val="single" w:sz="8" w:space="0" w:color="000000"/>
              <w:right w:val="single" w:sz="8" w:space="0" w:color="000000"/>
            </w:tcBorders>
            <w:shd w:val="clear" w:color="auto" w:fill="E1E7F3"/>
          </w:tcPr>
          <w:p w14:paraId="3407F961" w14:textId="77777777" w:rsidR="00D94CF0" w:rsidRPr="008D7944" w:rsidRDefault="00D94CF0" w:rsidP="005F3CD4">
            <w:pPr>
              <w:widowControl/>
              <w:jc w:val="center"/>
              <w:rPr>
                <w:rFonts w:ascii="Arial" w:eastAsia="Meiryo UI" w:hAnsi="Meiryo UI" w:cs="Arial"/>
                <w:color w:val="000000"/>
                <w:kern w:val="24"/>
                <w:sz w:val="20"/>
                <w:szCs w:val="20"/>
              </w:rPr>
            </w:pPr>
            <w:r w:rsidRPr="008D7944">
              <w:rPr>
                <w:rFonts w:ascii="Arial" w:eastAsia="Meiryo UI" w:hAnsi="Meiryo UI" w:cs="Arial" w:hint="eastAsia"/>
                <w:color w:val="000000"/>
                <w:kern w:val="24"/>
                <w:sz w:val="20"/>
                <w:szCs w:val="20"/>
              </w:rPr>
              <w:t>項番</w:t>
            </w:r>
          </w:p>
        </w:tc>
        <w:tc>
          <w:tcPr>
            <w:tcW w:w="6662"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30F6D3F5" w14:textId="77777777" w:rsidR="00D94CF0" w:rsidRPr="0005119C" w:rsidRDefault="00D94CF0" w:rsidP="005F3CD4">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D94CF0" w:rsidRPr="0005119C" w14:paraId="6ABC7DCE"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6EF63897" w14:textId="77777777" w:rsidR="00D94CF0" w:rsidRPr="008D7944" w:rsidRDefault="00D94CF0" w:rsidP="005F3CD4">
            <w:pPr>
              <w:widowControl/>
              <w:ind w:leftChars="58" w:left="122"/>
              <w:jc w:val="left"/>
              <w:rPr>
                <w:rFonts w:ascii="Meiryo UI" w:eastAsia="Meiryo UI" w:hAnsi="Meiryo UI" w:cs="Arial"/>
                <w:color w:val="000000"/>
                <w:kern w:val="24"/>
                <w:sz w:val="20"/>
                <w:szCs w:val="20"/>
              </w:rPr>
            </w:pPr>
            <w:r w:rsidRPr="008D7944">
              <w:rPr>
                <w:rFonts w:ascii="Meiryo UI" w:eastAsia="Meiryo UI" w:hAnsi="Meiryo UI" w:cs="Arial" w:hint="eastAsia"/>
                <w:color w:val="000000"/>
                <w:kern w:val="24"/>
                <w:sz w:val="20"/>
                <w:szCs w:val="20"/>
              </w:rPr>
              <w:t>論点（１）</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E5D8D6" w14:textId="6A051B17" w:rsidR="00D94CF0" w:rsidRPr="0005119C" w:rsidRDefault="008D7944" w:rsidP="005F3CD4">
            <w:pPr>
              <w:widowControl/>
              <w:jc w:val="left"/>
              <w:rPr>
                <w:rFonts w:ascii="Arial" w:eastAsia="ＭＳ Ｐゴシック" w:hAnsi="Arial" w:cs="Arial"/>
                <w:sz w:val="20"/>
                <w:szCs w:val="20"/>
              </w:rPr>
            </w:pPr>
            <w:r w:rsidRPr="008D7944">
              <w:rPr>
                <w:rFonts w:asciiTheme="majorHAnsi" w:eastAsiaTheme="majorHAnsi" w:hAnsiTheme="majorHAnsi" w:hint="eastAsia"/>
                <w:color w:val="000000" w:themeColor="text1"/>
                <w:sz w:val="20"/>
                <w:szCs w:val="20"/>
              </w:rPr>
              <w:t>プロパティ名の選択</w:t>
            </w:r>
          </w:p>
        </w:tc>
      </w:tr>
      <w:tr w:rsidR="00D94CF0" w:rsidRPr="0005119C" w14:paraId="1A12A65F"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5C332F9C" w14:textId="77777777" w:rsidR="00D94CF0" w:rsidRPr="008D7944" w:rsidRDefault="00D94CF0" w:rsidP="005F3CD4">
            <w:pPr>
              <w:widowControl/>
              <w:ind w:leftChars="58" w:left="122"/>
              <w:jc w:val="left"/>
              <w:rPr>
                <w:rFonts w:ascii="Meiryo UI" w:eastAsia="Meiryo UI" w:hAnsi="Meiryo UI" w:cs="Arial"/>
                <w:color w:val="000000"/>
                <w:kern w:val="24"/>
                <w:sz w:val="20"/>
                <w:szCs w:val="20"/>
              </w:rPr>
            </w:pPr>
            <w:r w:rsidRPr="008D7944">
              <w:rPr>
                <w:rFonts w:ascii="Meiryo UI" w:eastAsia="Meiryo UI" w:hAnsi="Meiryo UI" w:cs="Arial" w:hint="eastAsia"/>
                <w:color w:val="000000"/>
                <w:kern w:val="24"/>
                <w:sz w:val="20"/>
                <w:szCs w:val="20"/>
              </w:rPr>
              <w:t>論点（２）</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B66377" w14:textId="6F057B8F" w:rsidR="00D94CF0" w:rsidRPr="0005119C" w:rsidRDefault="008D7944" w:rsidP="005F3CD4">
            <w:pPr>
              <w:widowControl/>
              <w:jc w:val="left"/>
              <w:rPr>
                <w:rFonts w:ascii="Arial" w:eastAsia="ＭＳ Ｐゴシック" w:hAnsi="Arial" w:cs="Arial"/>
                <w:sz w:val="20"/>
                <w:szCs w:val="20"/>
              </w:rPr>
            </w:pPr>
            <w:r w:rsidRPr="008D7944">
              <w:rPr>
                <w:rFonts w:asciiTheme="majorHAnsi" w:eastAsiaTheme="majorHAnsi" w:hAnsiTheme="majorHAnsi" w:hint="eastAsia"/>
                <w:color w:val="000000" w:themeColor="text1"/>
                <w:sz w:val="20"/>
                <w:szCs w:val="20"/>
              </w:rPr>
              <w:t>システム構成（異なる複数の主体を考慮）</w:t>
            </w:r>
          </w:p>
        </w:tc>
      </w:tr>
      <w:bookmarkEnd w:id="589"/>
    </w:tbl>
    <w:p w14:paraId="57288D77" w14:textId="77777777" w:rsidR="00D94CF0" w:rsidRPr="004A6CE2" w:rsidRDefault="00D94CF0" w:rsidP="004A6CE2">
      <w:pPr>
        <w:rPr>
          <w:rFonts w:asciiTheme="majorHAnsi" w:eastAsiaTheme="majorHAnsi" w:hAnsiTheme="majorHAnsi"/>
          <w:color w:val="000000" w:themeColor="text1"/>
        </w:rPr>
      </w:pPr>
    </w:p>
    <w:p w14:paraId="03D07FED" w14:textId="23909802" w:rsidR="006C2FA8" w:rsidRPr="006C2FA8" w:rsidRDefault="006C2FA8" w:rsidP="006C2FA8">
      <w:pPr>
        <w:ind w:firstLineChars="150" w:firstLine="315"/>
        <w:rPr>
          <w:rFonts w:asciiTheme="majorHAnsi" w:eastAsiaTheme="majorHAnsi" w:hAnsiTheme="majorHAnsi"/>
          <w:color w:val="000000" w:themeColor="text1"/>
        </w:rPr>
      </w:pPr>
      <w:bookmarkStart w:id="590" w:name="_Hlk126610003"/>
      <w:r w:rsidRPr="006C2FA8">
        <w:rPr>
          <w:rFonts w:asciiTheme="majorHAnsi" w:eastAsiaTheme="majorHAnsi" w:hAnsiTheme="majorHAnsi" w:hint="eastAsia"/>
          <w:color w:val="000000" w:themeColor="text1"/>
        </w:rPr>
        <w:t>① 論点（１）</w:t>
      </w:r>
    </w:p>
    <w:p w14:paraId="70440170" w14:textId="3DFAB5A8" w:rsidR="00F63661" w:rsidRPr="006A4FC5" w:rsidRDefault="00F63661" w:rsidP="00F63661">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4415BC" w:rsidRPr="004415BC">
        <w:rPr>
          <w:rFonts w:asciiTheme="majorHAnsi" w:eastAsiaTheme="majorHAnsi" w:hAnsiTheme="majorHAnsi" w:hint="eastAsia"/>
          <w:color w:val="000000" w:themeColor="text1"/>
        </w:rPr>
        <w:t>プロパティ名の選択</w:t>
      </w:r>
    </w:p>
    <w:p w14:paraId="7BF82271" w14:textId="52F74AC2" w:rsidR="00F63661" w:rsidRPr="006A4FC5"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4415BC" w:rsidRPr="004415BC">
        <w:rPr>
          <w:rFonts w:asciiTheme="majorHAnsi" w:eastAsiaTheme="majorHAnsi" w:hAnsiTheme="majorHAnsi" w:hint="eastAsia"/>
          <w:color w:val="000000" w:themeColor="text1"/>
        </w:rPr>
        <w:t>JSON‐LDベースで「Schema.org」のプロパティ名が業界標準になる可能性も高いため、プロパティ名の選択に「Schema.org」のプロパティ名を参考にする。</w:t>
      </w:r>
    </w:p>
    <w:p w14:paraId="794E3385" w14:textId="77777777" w:rsidR="00F63661" w:rsidRPr="006A4FC5" w:rsidRDefault="00F63661" w:rsidP="00F63661">
      <w:pPr>
        <w:pStyle w:val="a4"/>
        <w:rPr>
          <w:rFonts w:asciiTheme="majorHAnsi" w:eastAsiaTheme="majorHAnsi" w:hAnsiTheme="majorHAnsi"/>
          <w:color w:val="000000" w:themeColor="text1"/>
        </w:rPr>
      </w:pPr>
    </w:p>
    <w:p w14:paraId="481B79DD" w14:textId="4C2BB728" w:rsidR="00F63661"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590"/>
    <w:p w14:paraId="50E99951" w14:textId="13A43608" w:rsidR="0019475F" w:rsidRPr="0019475F" w:rsidRDefault="0019475F" w:rsidP="0019475F">
      <w:pPr>
        <w:ind w:firstLineChars="200" w:firstLine="420"/>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t xml:space="preserve">　「人」、「ソフトウェア」については、「Schema.org」のプロパティ名を参考とし選択する。</w:t>
      </w:r>
    </w:p>
    <w:p w14:paraId="2CAB8A2D" w14:textId="0D99B069" w:rsidR="0019475F" w:rsidRPr="0019475F" w:rsidRDefault="0019475F" w:rsidP="0019475F">
      <w:pPr>
        <w:ind w:firstLineChars="200" w:firstLine="420"/>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t xml:space="preserve">　「人」</w:t>
      </w:r>
      <w:ins w:id="591" w:author="Tanaka Takehiko" w:date="2023-03-20T18:27:00Z">
        <w:r w:rsidR="00452D42">
          <w:rPr>
            <w:rStyle w:val="af8"/>
            <w:rFonts w:asciiTheme="majorHAnsi" w:eastAsiaTheme="majorHAnsi" w:hAnsiTheme="majorHAnsi"/>
            <w:color w:val="000000" w:themeColor="text1"/>
          </w:rPr>
          <w:footnoteReference w:id="11"/>
        </w:r>
      </w:ins>
      <w:r w:rsidRPr="0019475F">
        <w:rPr>
          <w:rFonts w:asciiTheme="majorHAnsi" w:eastAsiaTheme="majorHAnsi" w:hAnsiTheme="majorHAnsi" w:hint="eastAsia"/>
          <w:color w:val="000000" w:themeColor="text1"/>
        </w:rPr>
        <w:t>：名(</w:t>
      </w:r>
      <w:proofErr w:type="spellStart"/>
      <w:r w:rsidRPr="0019475F">
        <w:rPr>
          <w:rFonts w:asciiTheme="majorHAnsi" w:eastAsiaTheme="majorHAnsi" w:hAnsiTheme="majorHAnsi" w:hint="eastAsia"/>
          <w:color w:val="000000" w:themeColor="text1"/>
        </w:rPr>
        <w:t>givenName</w:t>
      </w:r>
      <w:proofErr w:type="spellEnd"/>
      <w:r w:rsidRPr="0019475F">
        <w:rPr>
          <w:rFonts w:asciiTheme="majorHAnsi" w:eastAsiaTheme="majorHAnsi" w:hAnsiTheme="majorHAnsi" w:hint="eastAsia"/>
          <w:color w:val="000000" w:themeColor="text1"/>
        </w:rPr>
        <w:t>), 姓(</w:t>
      </w:r>
      <w:proofErr w:type="spellStart"/>
      <w:r w:rsidRPr="0019475F">
        <w:rPr>
          <w:rFonts w:asciiTheme="majorHAnsi" w:eastAsiaTheme="majorHAnsi" w:hAnsiTheme="majorHAnsi" w:hint="eastAsia"/>
          <w:color w:val="000000" w:themeColor="text1"/>
        </w:rPr>
        <w:t>familyName</w:t>
      </w:r>
      <w:proofErr w:type="spellEnd"/>
      <w:r w:rsidRPr="0019475F">
        <w:rPr>
          <w:rFonts w:asciiTheme="majorHAnsi" w:eastAsiaTheme="majorHAnsi" w:hAnsiTheme="majorHAnsi" w:hint="eastAsia"/>
          <w:color w:val="000000" w:themeColor="text1"/>
        </w:rPr>
        <w:t>), メール(email), 組織(</w:t>
      </w:r>
      <w:proofErr w:type="spellStart"/>
      <w:r w:rsidRPr="0019475F">
        <w:rPr>
          <w:rFonts w:asciiTheme="majorHAnsi" w:eastAsiaTheme="majorHAnsi" w:hAnsiTheme="majorHAnsi" w:hint="eastAsia"/>
          <w:color w:val="000000" w:themeColor="text1"/>
        </w:rPr>
        <w:t>worksFor</w:t>
      </w:r>
      <w:proofErr w:type="spellEnd"/>
      <w:r w:rsidRPr="0019475F">
        <w:rPr>
          <w:rFonts w:asciiTheme="majorHAnsi" w:eastAsiaTheme="majorHAnsi" w:hAnsiTheme="majorHAnsi" w:hint="eastAsia"/>
          <w:color w:val="000000" w:themeColor="text1"/>
        </w:rPr>
        <w:t>)</w:t>
      </w:r>
    </w:p>
    <w:p w14:paraId="4BE09A57" w14:textId="18432285" w:rsidR="0019475F" w:rsidRPr="0019475F" w:rsidRDefault="0019475F" w:rsidP="0019475F">
      <w:pPr>
        <w:ind w:firstLineChars="500" w:firstLine="1050"/>
        <w:rPr>
          <w:rFonts w:asciiTheme="majorHAnsi" w:eastAsiaTheme="majorHAnsi" w:hAnsiTheme="majorHAnsi"/>
          <w:color w:val="000000" w:themeColor="text1"/>
        </w:rPr>
      </w:pPr>
      <w:commentRangeStart w:id="594"/>
      <w:commentRangeStart w:id="595"/>
      <w:del w:id="596" w:author="Tanaka Takehiko" w:date="2023-03-20T18:27:00Z">
        <w:r w:rsidRPr="0019475F" w:rsidDel="00452D42">
          <w:rPr>
            <w:rFonts w:asciiTheme="majorHAnsi" w:eastAsiaTheme="majorHAnsi" w:hAnsiTheme="majorHAnsi" w:hint="eastAsia"/>
            <w:color w:val="000000" w:themeColor="text1"/>
          </w:rPr>
          <w:delText xml:space="preserve">　※参考：https://schema.org/Person</w:delText>
        </w:r>
        <w:commentRangeEnd w:id="594"/>
        <w:r w:rsidR="00422144" w:rsidDel="00452D42">
          <w:rPr>
            <w:rStyle w:val="ac"/>
          </w:rPr>
          <w:commentReference w:id="594"/>
        </w:r>
      </w:del>
      <w:commentRangeEnd w:id="595"/>
      <w:r w:rsidR="00452D42">
        <w:rPr>
          <w:rStyle w:val="ac"/>
        </w:rPr>
        <w:commentReference w:id="595"/>
      </w:r>
    </w:p>
    <w:p w14:paraId="028DEC14" w14:textId="2BDE580F" w:rsidR="0019475F" w:rsidRPr="0019475F" w:rsidRDefault="0019475F" w:rsidP="0019475F">
      <w:pPr>
        <w:ind w:leftChars="250" w:left="1134" w:hangingChars="290" w:hanging="609"/>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lastRenderedPageBreak/>
        <w:t>「ソフトウェア」</w:t>
      </w:r>
      <w:ins w:id="597" w:author="Tanaka Takehiko" w:date="2023-03-20T18:28:00Z">
        <w:r w:rsidR="00452D42">
          <w:rPr>
            <w:rStyle w:val="af8"/>
            <w:rFonts w:asciiTheme="majorHAnsi" w:eastAsiaTheme="majorHAnsi" w:hAnsiTheme="majorHAnsi"/>
            <w:color w:val="000000" w:themeColor="text1"/>
          </w:rPr>
          <w:footnoteReference w:id="12"/>
        </w:r>
      </w:ins>
      <w:r w:rsidRPr="0019475F">
        <w:rPr>
          <w:rFonts w:asciiTheme="majorHAnsi" w:eastAsiaTheme="majorHAnsi" w:hAnsiTheme="majorHAnsi" w:hint="eastAsia"/>
          <w:color w:val="000000" w:themeColor="text1"/>
        </w:rPr>
        <w:t>：ソフトウェア可否(category), 本社名・事業所名(manufacturer), 販売開始年度(</w:t>
      </w:r>
      <w:proofErr w:type="spellStart"/>
      <w:r w:rsidRPr="0019475F">
        <w:rPr>
          <w:rFonts w:asciiTheme="majorHAnsi" w:eastAsiaTheme="majorHAnsi" w:hAnsiTheme="majorHAnsi" w:hint="eastAsia"/>
          <w:color w:val="000000" w:themeColor="text1"/>
        </w:rPr>
        <w:t>productionDate</w:t>
      </w:r>
      <w:proofErr w:type="spellEnd"/>
      <w:r w:rsidRPr="0019475F">
        <w:rPr>
          <w:rFonts w:asciiTheme="majorHAnsi" w:eastAsiaTheme="majorHAnsi" w:hAnsiTheme="majorHAnsi" w:hint="eastAsia"/>
          <w:color w:val="000000" w:themeColor="text1"/>
        </w:rPr>
        <w:t>), 取得予定日(</w:t>
      </w:r>
      <w:proofErr w:type="spellStart"/>
      <w:r w:rsidRPr="0019475F">
        <w:rPr>
          <w:rFonts w:asciiTheme="majorHAnsi" w:eastAsiaTheme="majorHAnsi" w:hAnsiTheme="majorHAnsi" w:hint="eastAsia"/>
          <w:color w:val="000000" w:themeColor="text1"/>
        </w:rPr>
        <w:t>purchaseDate</w:t>
      </w:r>
      <w:proofErr w:type="spellEnd"/>
      <w:r w:rsidRPr="0019475F">
        <w:rPr>
          <w:rFonts w:asciiTheme="majorHAnsi" w:eastAsiaTheme="majorHAnsi" w:hAnsiTheme="majorHAnsi" w:hint="eastAsia"/>
          <w:color w:val="000000" w:themeColor="text1"/>
        </w:rPr>
        <w:t>)</w:t>
      </w:r>
    </w:p>
    <w:p w14:paraId="441E4D4D" w14:textId="6487356C" w:rsidR="0019475F" w:rsidRPr="006A4FC5" w:rsidRDefault="0019475F" w:rsidP="0019475F">
      <w:pPr>
        <w:pStyle w:val="a4"/>
        <w:ind w:leftChars="0" w:left="420"/>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t xml:space="preserve">　</w:t>
      </w:r>
      <w:r>
        <w:rPr>
          <w:rFonts w:asciiTheme="majorHAnsi" w:eastAsiaTheme="majorHAnsi" w:hAnsiTheme="majorHAnsi" w:hint="eastAsia"/>
          <w:color w:val="000000" w:themeColor="text1"/>
        </w:rPr>
        <w:t xml:space="preserve">　　　　</w:t>
      </w:r>
      <w:del w:id="600" w:author="Tanaka Takehiko" w:date="2023-03-20T18:28:00Z">
        <w:r w:rsidRPr="0019475F" w:rsidDel="00452D42">
          <w:rPr>
            <w:rFonts w:asciiTheme="majorHAnsi" w:eastAsiaTheme="majorHAnsi" w:hAnsiTheme="majorHAnsi" w:hint="eastAsia"/>
            <w:color w:val="000000" w:themeColor="text1"/>
          </w:rPr>
          <w:delText>※参考：https://schema.org/Product</w:delText>
        </w:r>
      </w:del>
    </w:p>
    <w:p w14:paraId="42690BD2" w14:textId="5A88354B" w:rsidR="004415BC" w:rsidRDefault="004415BC" w:rsidP="00D47ADC">
      <w:pPr>
        <w:rPr>
          <w:rFonts w:asciiTheme="majorHAnsi" w:eastAsiaTheme="majorHAnsi" w:hAnsiTheme="majorHAnsi"/>
          <w:color w:val="000000" w:themeColor="text1"/>
        </w:rPr>
      </w:pPr>
    </w:p>
    <w:p w14:paraId="4BAF55D2" w14:textId="7C1D1783" w:rsidR="005F6E36" w:rsidRPr="006C2FA8" w:rsidRDefault="005F6E36" w:rsidP="005F6E36">
      <w:pPr>
        <w:ind w:firstLineChars="150" w:firstLine="315"/>
        <w:rPr>
          <w:rFonts w:asciiTheme="majorHAnsi" w:eastAsiaTheme="majorHAnsi" w:hAnsiTheme="majorHAnsi"/>
          <w:color w:val="000000" w:themeColor="text1"/>
        </w:rPr>
      </w:pPr>
      <w:bookmarkStart w:id="601" w:name="_Hlk126616431"/>
      <w:r>
        <w:rPr>
          <w:rFonts w:asciiTheme="majorHAnsi" w:eastAsiaTheme="majorHAnsi" w:hAnsiTheme="majorHAnsi" w:hint="eastAsia"/>
          <w:color w:val="000000" w:themeColor="text1"/>
        </w:rPr>
        <w:t>②</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２</w:t>
      </w:r>
      <w:r w:rsidRPr="006C2FA8">
        <w:rPr>
          <w:rFonts w:asciiTheme="majorHAnsi" w:eastAsiaTheme="majorHAnsi" w:hAnsiTheme="majorHAnsi" w:hint="eastAsia"/>
          <w:color w:val="000000" w:themeColor="text1"/>
        </w:rPr>
        <w:t>）</w:t>
      </w:r>
    </w:p>
    <w:p w14:paraId="207C28A4" w14:textId="7D2EBF35" w:rsidR="005F6E36" w:rsidRPr="006A4FC5" w:rsidRDefault="005F6E36" w:rsidP="005F6E36">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Pr="005F6E36">
        <w:rPr>
          <w:rFonts w:asciiTheme="majorHAnsi" w:eastAsiaTheme="majorHAnsi" w:hAnsiTheme="majorHAnsi" w:hint="eastAsia"/>
          <w:color w:val="000000" w:themeColor="text1"/>
        </w:rPr>
        <w:t>システム構成（異なる複数の主体</w:t>
      </w:r>
      <w:r>
        <w:rPr>
          <w:rFonts w:asciiTheme="majorHAnsi" w:eastAsiaTheme="majorHAnsi" w:hAnsiTheme="majorHAnsi" w:hint="eastAsia"/>
          <w:color w:val="000000" w:themeColor="text1"/>
        </w:rPr>
        <w:t>を考慮</w:t>
      </w:r>
      <w:r w:rsidRPr="005F6E36">
        <w:rPr>
          <w:rFonts w:asciiTheme="majorHAnsi" w:eastAsiaTheme="majorHAnsi" w:hAnsiTheme="majorHAnsi" w:hint="eastAsia"/>
          <w:color w:val="000000" w:themeColor="text1"/>
        </w:rPr>
        <w:t>）</w:t>
      </w:r>
    </w:p>
    <w:p w14:paraId="2E1F0311" w14:textId="15289B24" w:rsidR="00E761E0" w:rsidRPr="00F86641" w:rsidRDefault="005F6E36" w:rsidP="00F8664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ins w:id="602" w:author="岡本　俊一" w:date="2023-03-17T16:46:00Z">
        <w:r w:rsidR="007C2A55" w:rsidRPr="007C2A55">
          <w:rPr>
            <w:rFonts w:asciiTheme="majorHAnsi" w:eastAsiaTheme="majorHAnsi" w:hAnsiTheme="majorHAnsi" w:hint="eastAsia"/>
            <w:color w:val="000000" w:themeColor="text1"/>
          </w:rPr>
          <w:t>本システム</w:t>
        </w:r>
      </w:ins>
      <w:ins w:id="603" w:author="岡本　俊一" w:date="2023-03-17T16:47:00Z">
        <w:r w:rsidR="007C2A55">
          <w:rPr>
            <w:rFonts w:asciiTheme="majorHAnsi" w:eastAsiaTheme="majorHAnsi" w:hAnsiTheme="majorHAnsi" w:hint="eastAsia"/>
            <w:color w:val="000000" w:themeColor="text1"/>
          </w:rPr>
          <w:t>環境として</w:t>
        </w:r>
      </w:ins>
      <w:ins w:id="604" w:author="岡本　俊一" w:date="2023-03-17T16:46:00Z">
        <w:r w:rsidR="007C2A55" w:rsidRPr="007C2A55">
          <w:rPr>
            <w:rFonts w:asciiTheme="majorHAnsi" w:eastAsiaTheme="majorHAnsi" w:hAnsiTheme="majorHAnsi" w:hint="eastAsia"/>
            <w:color w:val="000000" w:themeColor="text1"/>
          </w:rPr>
          <w:t>Microsoft社のAzure上で</w:t>
        </w:r>
      </w:ins>
      <w:ins w:id="605" w:author="岡本　俊一" w:date="2023-03-17T16:49:00Z">
        <w:r w:rsidR="00912359">
          <w:rPr>
            <w:rFonts w:asciiTheme="majorHAnsi" w:eastAsiaTheme="majorHAnsi" w:hAnsiTheme="majorHAnsi" w:hint="eastAsia"/>
            <w:color w:val="000000" w:themeColor="text1"/>
          </w:rPr>
          <w:t>DID/VCの発行機能等の</w:t>
        </w:r>
      </w:ins>
      <w:ins w:id="606" w:author="岡本　俊一" w:date="2023-03-17T16:46:00Z">
        <w:r w:rsidR="007C2A55" w:rsidRPr="007C2A55">
          <w:rPr>
            <w:rFonts w:asciiTheme="majorHAnsi" w:eastAsiaTheme="majorHAnsi" w:hAnsiTheme="majorHAnsi" w:hint="eastAsia"/>
            <w:color w:val="000000" w:themeColor="text1"/>
          </w:rPr>
          <w:t>構築をし</w:t>
        </w:r>
      </w:ins>
      <w:ins w:id="607" w:author="岡本　俊一" w:date="2023-03-17T16:47:00Z">
        <w:r w:rsidR="007C2A55">
          <w:rPr>
            <w:rFonts w:asciiTheme="majorHAnsi" w:eastAsiaTheme="majorHAnsi" w:hAnsiTheme="majorHAnsi" w:hint="eastAsia"/>
            <w:color w:val="000000" w:themeColor="text1"/>
          </w:rPr>
          <w:t>ており</w:t>
        </w:r>
      </w:ins>
      <w:ins w:id="608" w:author="岡本　俊一" w:date="2023-03-17T16:46:00Z">
        <w:r w:rsidR="007C2A55" w:rsidRPr="007C2A55">
          <w:rPr>
            <w:rFonts w:asciiTheme="majorHAnsi" w:eastAsiaTheme="majorHAnsi" w:hAnsiTheme="majorHAnsi" w:hint="eastAsia"/>
            <w:color w:val="000000" w:themeColor="text1"/>
          </w:rPr>
          <w:t>、</w:t>
        </w:r>
      </w:ins>
      <w:r w:rsidR="00CC702D" w:rsidRPr="00CC702D">
        <w:rPr>
          <w:rFonts w:asciiTheme="majorHAnsi" w:eastAsiaTheme="majorHAnsi" w:hAnsiTheme="majorHAnsi" w:hint="eastAsia"/>
          <w:color w:val="000000" w:themeColor="text1"/>
        </w:rPr>
        <w:t>異なる複数の主体が</w:t>
      </w:r>
      <w:ins w:id="609" w:author="岡本　俊一" w:date="2023-03-17T16:48:00Z">
        <w:r w:rsidR="007C2A55">
          <w:rPr>
            <w:rFonts w:asciiTheme="majorHAnsi" w:eastAsiaTheme="majorHAnsi" w:hAnsiTheme="majorHAnsi" w:hint="eastAsia"/>
            <w:color w:val="000000" w:themeColor="text1"/>
          </w:rPr>
          <w:t>本</w:t>
        </w:r>
      </w:ins>
      <w:ins w:id="610" w:author="岡本　俊一" w:date="2023-03-17T16:47:00Z">
        <w:r w:rsidR="007C2A55" w:rsidRPr="007C2A55">
          <w:rPr>
            <w:rFonts w:asciiTheme="majorHAnsi" w:eastAsiaTheme="majorHAnsi" w:hAnsiTheme="majorHAnsi" w:hint="eastAsia"/>
            <w:color w:val="000000" w:themeColor="text1"/>
          </w:rPr>
          <w:t>Azure</w:t>
        </w:r>
        <w:r w:rsidR="007C2A55">
          <w:rPr>
            <w:rFonts w:asciiTheme="majorHAnsi" w:eastAsiaTheme="majorHAnsi" w:hAnsiTheme="majorHAnsi" w:hint="eastAsia"/>
            <w:color w:val="000000" w:themeColor="text1"/>
          </w:rPr>
          <w:t>環境</w:t>
        </w:r>
        <w:r w:rsidR="007C2A55" w:rsidRPr="007C2A55">
          <w:rPr>
            <w:rFonts w:asciiTheme="majorHAnsi" w:eastAsiaTheme="majorHAnsi" w:hAnsiTheme="majorHAnsi" w:hint="eastAsia"/>
            <w:color w:val="000000" w:themeColor="text1"/>
          </w:rPr>
          <w:t>上で</w:t>
        </w:r>
      </w:ins>
      <w:r w:rsidR="00CC702D" w:rsidRPr="00CC702D">
        <w:rPr>
          <w:rFonts w:asciiTheme="majorHAnsi" w:eastAsiaTheme="majorHAnsi" w:hAnsiTheme="majorHAnsi" w:hint="eastAsia"/>
          <w:color w:val="000000" w:themeColor="text1"/>
        </w:rPr>
        <w:t>証明書を発行することになる</w:t>
      </w:r>
      <w:del w:id="611" w:author="岡本　俊一" w:date="2023-03-17T16:49:00Z">
        <w:r w:rsidR="00CC702D" w:rsidRPr="00CC702D" w:rsidDel="00912359">
          <w:rPr>
            <w:rFonts w:asciiTheme="majorHAnsi" w:eastAsiaTheme="majorHAnsi" w:hAnsiTheme="majorHAnsi" w:hint="eastAsia"/>
            <w:color w:val="000000" w:themeColor="text1"/>
          </w:rPr>
          <w:delText>ので</w:delText>
        </w:r>
      </w:del>
      <w:ins w:id="612" w:author="岡本　俊一" w:date="2023-03-17T16:49:00Z">
        <w:r w:rsidR="00912359">
          <w:rPr>
            <w:rFonts w:asciiTheme="majorHAnsi" w:eastAsiaTheme="majorHAnsi" w:hAnsiTheme="majorHAnsi" w:hint="eastAsia"/>
            <w:color w:val="000000" w:themeColor="text1"/>
          </w:rPr>
          <w:t>為</w:t>
        </w:r>
      </w:ins>
      <w:r w:rsidR="00CC702D" w:rsidRPr="00CC702D">
        <w:rPr>
          <w:rFonts w:asciiTheme="majorHAnsi" w:eastAsiaTheme="majorHAnsi" w:hAnsiTheme="majorHAnsi" w:hint="eastAsia"/>
          <w:color w:val="000000" w:themeColor="text1"/>
        </w:rPr>
        <w:t>、</w:t>
      </w:r>
      <w:commentRangeStart w:id="613"/>
      <w:commentRangeStart w:id="614"/>
      <w:commentRangeStart w:id="615"/>
      <w:r w:rsidR="00CC702D" w:rsidRPr="00CC702D">
        <w:rPr>
          <w:rFonts w:asciiTheme="majorHAnsi" w:eastAsiaTheme="majorHAnsi" w:hAnsiTheme="majorHAnsi" w:hint="eastAsia"/>
          <w:color w:val="000000" w:themeColor="text1"/>
        </w:rPr>
        <w:t>全ての発行者が同一の</w:t>
      </w:r>
      <w:commentRangeStart w:id="616"/>
      <w:r w:rsidR="00CC702D" w:rsidRPr="00CC702D">
        <w:rPr>
          <w:rFonts w:asciiTheme="majorHAnsi" w:eastAsiaTheme="majorHAnsi" w:hAnsiTheme="majorHAnsi" w:hint="eastAsia"/>
          <w:color w:val="000000" w:themeColor="text1"/>
        </w:rPr>
        <w:t>Azure</w:t>
      </w:r>
      <w:commentRangeEnd w:id="616"/>
      <w:r w:rsidR="00B766BE">
        <w:rPr>
          <w:rStyle w:val="ac"/>
        </w:rPr>
        <w:commentReference w:id="616"/>
      </w:r>
      <w:r w:rsidR="00CC702D" w:rsidRPr="00CC702D">
        <w:rPr>
          <w:rFonts w:asciiTheme="majorHAnsi" w:eastAsiaTheme="majorHAnsi" w:hAnsiTheme="majorHAnsi" w:hint="eastAsia"/>
          <w:color w:val="000000" w:themeColor="text1"/>
        </w:rPr>
        <w:t>の基盤を用いるシステム構成ではなく、それぞれの発行者が違う基盤・権限で証明書を発行するシステム構成とする</w:t>
      </w:r>
      <w:commentRangeEnd w:id="613"/>
      <w:r w:rsidR="00EB2E0B">
        <w:rPr>
          <w:rStyle w:val="ac"/>
        </w:rPr>
        <w:commentReference w:id="613"/>
      </w:r>
      <w:commentRangeEnd w:id="614"/>
      <w:r w:rsidR="00452D42">
        <w:rPr>
          <w:rStyle w:val="ac"/>
        </w:rPr>
        <w:commentReference w:id="614"/>
      </w:r>
      <w:commentRangeEnd w:id="615"/>
      <w:r w:rsidR="004C7CA7">
        <w:rPr>
          <w:rStyle w:val="ac"/>
        </w:rPr>
        <w:commentReference w:id="615"/>
      </w:r>
      <w:r w:rsidR="00CC702D" w:rsidRPr="00CC702D">
        <w:rPr>
          <w:rFonts w:asciiTheme="majorHAnsi" w:eastAsiaTheme="majorHAnsi" w:hAnsiTheme="majorHAnsi" w:hint="eastAsia"/>
          <w:color w:val="000000" w:themeColor="text1"/>
        </w:rPr>
        <w:t>。</w:t>
      </w:r>
    </w:p>
    <w:p w14:paraId="05352618" w14:textId="77777777" w:rsidR="005F6E36" w:rsidRPr="007E1136" w:rsidRDefault="005F6E36" w:rsidP="007E1136">
      <w:pPr>
        <w:rPr>
          <w:rFonts w:asciiTheme="majorHAnsi" w:eastAsiaTheme="majorHAnsi" w:hAnsiTheme="majorHAnsi"/>
          <w:color w:val="000000" w:themeColor="text1"/>
        </w:rPr>
      </w:pPr>
    </w:p>
    <w:p w14:paraId="630326DB" w14:textId="48D2A97B" w:rsidR="005F6E36" w:rsidRDefault="005F6E36" w:rsidP="005F6E36">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601"/>
    <w:p w14:paraId="54BCB743" w14:textId="6098D530" w:rsidR="00CC702D" w:rsidRDefault="00CC702D" w:rsidP="00E761E0">
      <w:pPr>
        <w:ind w:leftChars="270" w:left="567" w:firstLineChars="30" w:firstLine="63"/>
        <w:rPr>
          <w:rFonts w:asciiTheme="majorHAnsi" w:eastAsiaTheme="majorHAnsi" w:hAnsiTheme="majorHAnsi"/>
          <w:color w:val="000000" w:themeColor="text1"/>
        </w:rPr>
      </w:pPr>
      <w:r w:rsidRPr="00CC702D">
        <w:rPr>
          <w:rFonts w:asciiTheme="majorHAnsi" w:eastAsiaTheme="majorHAnsi" w:hAnsiTheme="majorHAnsi" w:hint="eastAsia"/>
          <w:color w:val="000000" w:themeColor="text1"/>
        </w:rPr>
        <w:t>証明書の発行者の基盤については、異なる組織の発行が分かるよう</w:t>
      </w:r>
      <w:commentRangeStart w:id="617"/>
      <w:r w:rsidRPr="00CC702D">
        <w:rPr>
          <w:rFonts w:asciiTheme="majorHAnsi" w:eastAsiaTheme="majorHAnsi" w:hAnsiTheme="majorHAnsi" w:hint="eastAsia"/>
          <w:color w:val="000000" w:themeColor="text1"/>
        </w:rPr>
        <w:t>Azure上で構築</w:t>
      </w:r>
      <w:commentRangeEnd w:id="617"/>
      <w:r w:rsidR="00B766BE">
        <w:rPr>
          <w:rStyle w:val="ac"/>
        </w:rPr>
        <w:commentReference w:id="617"/>
      </w:r>
      <w:r w:rsidRPr="00CC702D">
        <w:rPr>
          <w:rFonts w:asciiTheme="majorHAnsi" w:eastAsiaTheme="majorHAnsi" w:hAnsiTheme="majorHAnsi" w:hint="eastAsia"/>
          <w:color w:val="000000" w:themeColor="text1"/>
        </w:rPr>
        <w:t>。Azure上に各発行機関の基盤を作成し、各々に分散型識別子を設定する。</w:t>
      </w:r>
    </w:p>
    <w:p w14:paraId="3B11C8F1" w14:textId="77777777" w:rsidR="00C15312" w:rsidRPr="00C15312" w:rsidRDefault="00C15312" w:rsidP="00473760">
      <w:pPr>
        <w:ind w:leftChars="270" w:left="567" w:firstLineChars="100" w:firstLine="210"/>
        <w:rPr>
          <w:rFonts w:asciiTheme="majorHAnsi" w:eastAsiaTheme="majorHAnsi" w:hAnsiTheme="majorHAnsi"/>
          <w:color w:val="000000" w:themeColor="text1"/>
        </w:rPr>
      </w:pPr>
      <w:r w:rsidRPr="00C15312">
        <w:rPr>
          <w:rFonts w:asciiTheme="majorHAnsi" w:eastAsiaTheme="majorHAnsi" w:hAnsiTheme="majorHAnsi" w:hint="eastAsia"/>
          <w:color w:val="000000" w:themeColor="text1"/>
        </w:rPr>
        <w:t>社会実装にあたって、運用・管理コストの低減できる点および可用性を考慮した冗長化構成の実装が容易な点からPaaSサービスを提供するAzure等のパブリッククラウドの採用が望ましい。</w:t>
      </w:r>
    </w:p>
    <w:p w14:paraId="301BA801" w14:textId="345696A0" w:rsidR="00C15312" w:rsidRDefault="00C15312" w:rsidP="00473760">
      <w:pPr>
        <w:ind w:leftChars="270" w:left="567" w:firstLineChars="100" w:firstLine="210"/>
        <w:rPr>
          <w:rFonts w:asciiTheme="majorHAnsi" w:eastAsiaTheme="majorHAnsi" w:hAnsiTheme="majorHAnsi"/>
          <w:color w:val="000000" w:themeColor="text1"/>
        </w:rPr>
      </w:pPr>
      <w:r w:rsidRPr="00C15312">
        <w:rPr>
          <w:rFonts w:asciiTheme="majorHAnsi" w:eastAsiaTheme="majorHAnsi" w:hAnsiTheme="majorHAnsi" w:hint="eastAsia"/>
          <w:color w:val="000000" w:themeColor="text1"/>
        </w:rPr>
        <w:t>実証のため実装していないが、冗長化として予備サーバーおよびロードバランサーを構成し障害が発生しても稼働を継続できるようにすることが望ましい。</w:t>
      </w:r>
    </w:p>
    <w:p w14:paraId="15296B23" w14:textId="77777777" w:rsidR="00CC575D" w:rsidRPr="00E761E0" w:rsidRDefault="00CC575D" w:rsidP="00D47ADC">
      <w:pPr>
        <w:rPr>
          <w:rFonts w:asciiTheme="majorHAnsi" w:eastAsiaTheme="majorHAnsi" w:hAnsiTheme="majorHAnsi"/>
          <w:color w:val="000000" w:themeColor="text1"/>
        </w:rPr>
      </w:pPr>
    </w:p>
    <w:p w14:paraId="4A3BB806" w14:textId="45D60B82" w:rsidR="00D47ADC" w:rsidRPr="00D548E2" w:rsidRDefault="00D47ADC" w:rsidP="00D47ADC">
      <w:pPr>
        <w:rPr>
          <w:rFonts w:asciiTheme="majorHAnsi" w:eastAsiaTheme="majorHAnsi" w:hAnsiTheme="majorHAnsi"/>
          <w:color w:val="000000" w:themeColor="text1"/>
        </w:rPr>
      </w:pPr>
      <w:r w:rsidRPr="00D548E2">
        <w:rPr>
          <w:rFonts w:asciiTheme="majorHAnsi" w:eastAsiaTheme="majorHAnsi" w:hAnsiTheme="majorHAnsi" w:hint="eastAsia"/>
          <w:color w:val="000000" w:themeColor="text1"/>
        </w:rPr>
        <w:t>（４）ユーザテスト</w:t>
      </w:r>
    </w:p>
    <w:p w14:paraId="4411F41B" w14:textId="6A9ABB74" w:rsidR="006C2FA8" w:rsidRPr="006C2FA8" w:rsidRDefault="006C2FA8" w:rsidP="006C2FA8">
      <w:pPr>
        <w:ind w:firstLineChars="200" w:firstLine="420"/>
        <w:rPr>
          <w:rFonts w:asciiTheme="majorHAnsi" w:eastAsiaTheme="majorHAnsi" w:hAnsiTheme="majorHAnsi"/>
          <w:color w:val="000000" w:themeColor="text1"/>
        </w:rPr>
      </w:pPr>
      <w:bookmarkStart w:id="618" w:name="_Hlk127354157"/>
      <w:r>
        <w:rPr>
          <w:rFonts w:asciiTheme="majorHAnsi" w:eastAsiaTheme="majorHAnsi" w:hAnsiTheme="majorHAnsi" w:hint="eastAsia"/>
          <w:color w:val="000000" w:themeColor="text1"/>
        </w:rPr>
        <w:t>ユーザテスト</w:t>
      </w:r>
      <w:r w:rsidRPr="006C2FA8">
        <w:rPr>
          <w:rFonts w:asciiTheme="majorHAnsi" w:eastAsiaTheme="majorHAnsi" w:hAnsiTheme="majorHAnsi" w:hint="eastAsia"/>
          <w:color w:val="000000" w:themeColor="text1"/>
        </w:rPr>
        <w:t>における論点、判断・成果</w:t>
      </w:r>
      <w:r w:rsidR="00D71FCB">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528D2F01" w14:textId="77777777" w:rsidR="00D94CF0" w:rsidRDefault="00D94CF0" w:rsidP="00D94CF0">
      <w:pPr>
        <w:rPr>
          <w:rFonts w:asciiTheme="majorHAnsi" w:eastAsiaTheme="majorHAnsi" w:hAnsiTheme="majorHAnsi"/>
          <w:color w:val="000000" w:themeColor="text1"/>
        </w:rPr>
      </w:pPr>
    </w:p>
    <w:p w14:paraId="0D512BB5" w14:textId="5B85D0CC" w:rsidR="00D94CF0" w:rsidRPr="00A06E26" w:rsidRDefault="00D94CF0" w:rsidP="00D94CF0">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5</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DB3E75">
        <w:rPr>
          <w:rFonts w:asciiTheme="majorHAnsi" w:eastAsiaTheme="majorHAnsi" w:hAnsiTheme="majorHAnsi" w:hint="eastAsia"/>
          <w:lang w:eastAsia="ja-JP"/>
        </w:rPr>
        <w:t>ユーザテスト</w:t>
      </w:r>
      <w:r>
        <w:rPr>
          <w:rFonts w:asciiTheme="majorHAnsi" w:eastAsiaTheme="majorHAnsi" w:hAnsiTheme="majorHAnsi" w:hint="eastAsia"/>
          <w:lang w:eastAsia="ja-JP"/>
        </w:rPr>
        <w:t>における論点</w:t>
      </w:r>
    </w:p>
    <w:tbl>
      <w:tblPr>
        <w:tblW w:w="8079" w:type="dxa"/>
        <w:tblInd w:w="416" w:type="dxa"/>
        <w:tblCellMar>
          <w:left w:w="0" w:type="dxa"/>
          <w:right w:w="0" w:type="dxa"/>
        </w:tblCellMar>
        <w:tblLook w:val="0420" w:firstRow="1" w:lastRow="0" w:firstColumn="0" w:lastColumn="0" w:noHBand="0" w:noVBand="1"/>
      </w:tblPr>
      <w:tblGrid>
        <w:gridCol w:w="1417"/>
        <w:gridCol w:w="6662"/>
      </w:tblGrid>
      <w:tr w:rsidR="00D94CF0" w:rsidRPr="0005119C" w14:paraId="6A19ADEB" w14:textId="77777777" w:rsidTr="496F2F67">
        <w:trPr>
          <w:trHeight w:val="334"/>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1E7F3"/>
          </w:tcPr>
          <w:bookmarkEnd w:id="618"/>
          <w:p w14:paraId="7E067945" w14:textId="77777777" w:rsidR="00D94CF0" w:rsidRPr="0005119C" w:rsidRDefault="00D94CF0" w:rsidP="005F3CD4">
            <w:pPr>
              <w:widowControl/>
              <w:jc w:val="center"/>
              <w:rPr>
                <w:rFonts w:ascii="Arial" w:eastAsia="Meiryo UI" w:hAnsi="Meiryo UI" w:cs="Arial"/>
                <w:color w:val="000000"/>
                <w:kern w:val="24"/>
                <w:sz w:val="20"/>
                <w:szCs w:val="20"/>
              </w:rPr>
            </w:pPr>
            <w:r>
              <w:rPr>
                <w:rFonts w:ascii="Arial" w:eastAsia="Meiryo UI" w:hAnsi="Meiryo UI" w:cs="Arial" w:hint="eastAsia"/>
                <w:color w:val="000000"/>
                <w:kern w:val="24"/>
                <w:sz w:val="20"/>
                <w:szCs w:val="20"/>
              </w:rPr>
              <w:t>項番</w:t>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1E7F3"/>
            <w:tcMar>
              <w:top w:w="72" w:type="dxa"/>
              <w:left w:w="144" w:type="dxa"/>
              <w:bottom w:w="72" w:type="dxa"/>
              <w:right w:w="144" w:type="dxa"/>
            </w:tcMar>
            <w:hideMark/>
          </w:tcPr>
          <w:p w14:paraId="596746F3" w14:textId="77777777" w:rsidR="00D94CF0" w:rsidRPr="0005119C" w:rsidRDefault="00D94CF0" w:rsidP="005F3CD4">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D94CF0" w:rsidRPr="0005119C" w14:paraId="79DD9AE7" w14:textId="77777777" w:rsidTr="496F2F67">
        <w:trPr>
          <w:trHeight w:val="410"/>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201CF" w14:textId="77777777" w:rsidR="00D94CF0" w:rsidRPr="00DB3E75" w:rsidRDefault="00D94CF0">
            <w:pPr>
              <w:widowControl/>
              <w:ind w:leftChars="58" w:left="122" w:firstLineChars="100" w:firstLine="200"/>
              <w:jc w:val="left"/>
              <w:rPr>
                <w:rFonts w:ascii="Meiryo UI" w:eastAsia="Meiryo UI" w:hAnsi="Meiryo UI" w:cs="Arial"/>
                <w:color w:val="000000"/>
                <w:kern w:val="24"/>
                <w:sz w:val="20"/>
                <w:szCs w:val="20"/>
              </w:rPr>
              <w:pPrChange w:id="619" w:author="Tanaka Takehiko" w:date="2023-03-20T18:29:00Z">
                <w:pPr>
                  <w:widowControl/>
                  <w:ind w:leftChars="58" w:left="122"/>
                  <w:jc w:val="left"/>
                </w:pPr>
              </w:pPrChange>
            </w:pPr>
            <w:r w:rsidRPr="00DB3E75">
              <w:rPr>
                <w:rFonts w:ascii="Meiryo UI" w:eastAsia="Meiryo UI" w:hAnsi="Meiryo UI" w:cs="Arial" w:hint="eastAsia"/>
                <w:color w:val="000000"/>
                <w:kern w:val="24"/>
                <w:sz w:val="20"/>
                <w:szCs w:val="20"/>
              </w:rPr>
              <w:t>論点（１）</w:t>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77C628C" w14:textId="5FFFAEB1" w:rsidR="00D94CF0" w:rsidRPr="0005119C" w:rsidRDefault="00DB3E75" w:rsidP="005F3CD4">
            <w:pPr>
              <w:widowControl/>
              <w:jc w:val="left"/>
              <w:rPr>
                <w:rFonts w:ascii="Arial" w:eastAsia="ＭＳ Ｐゴシック" w:hAnsi="Arial" w:cs="Arial"/>
                <w:sz w:val="20"/>
                <w:szCs w:val="20"/>
              </w:rPr>
            </w:pPr>
            <w:r w:rsidRPr="00DB3E75">
              <w:rPr>
                <w:rFonts w:asciiTheme="majorHAnsi" w:eastAsiaTheme="majorHAnsi" w:hAnsiTheme="majorHAnsi" w:hint="eastAsia"/>
                <w:color w:val="000000" w:themeColor="text1"/>
                <w:sz w:val="20"/>
                <w:szCs w:val="20"/>
              </w:rPr>
              <w:t>取り消し（リボーク）シナリオの検証</w:t>
            </w:r>
          </w:p>
        </w:tc>
      </w:tr>
      <w:tr w:rsidR="00D94CF0" w:rsidRPr="0005119C" w14:paraId="5FAF5E7D" w14:textId="77777777" w:rsidTr="496F2F67">
        <w:trPr>
          <w:trHeight w:val="410"/>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8C8E79" w14:textId="77777777" w:rsidR="00D94CF0" w:rsidRPr="00DB3E75" w:rsidRDefault="00D94CF0" w:rsidP="496F2F67">
            <w:pPr>
              <w:widowControl/>
              <w:ind w:leftChars="58" w:left="122"/>
              <w:jc w:val="center"/>
              <w:rPr>
                <w:rFonts w:ascii="Meiryo UI" w:eastAsia="Meiryo UI" w:hAnsi="Meiryo UI" w:cs="Arial"/>
                <w:color w:val="000000"/>
                <w:kern w:val="24"/>
                <w:sz w:val="20"/>
                <w:szCs w:val="20"/>
              </w:rPr>
            </w:pPr>
            <w:r w:rsidRPr="00DB3E75">
              <w:rPr>
                <w:rFonts w:ascii="Meiryo UI" w:eastAsia="Meiryo UI" w:hAnsi="Meiryo UI" w:cs="Arial"/>
                <w:color w:val="000000"/>
                <w:kern w:val="24"/>
                <w:sz w:val="20"/>
                <w:szCs w:val="20"/>
              </w:rPr>
              <w:t>論点（２）</w:t>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C4289DB" w14:textId="1458199B" w:rsidR="00D94CF0" w:rsidRPr="0005119C" w:rsidRDefault="00DB3E75" w:rsidP="005F3CD4">
            <w:pPr>
              <w:widowControl/>
              <w:jc w:val="left"/>
              <w:rPr>
                <w:rFonts w:ascii="Arial" w:eastAsia="ＭＳ Ｐゴシック" w:hAnsi="Arial" w:cs="Arial"/>
                <w:sz w:val="20"/>
                <w:szCs w:val="20"/>
              </w:rPr>
            </w:pPr>
            <w:r w:rsidRPr="00DB3E75">
              <w:rPr>
                <w:rFonts w:asciiTheme="majorHAnsi" w:eastAsiaTheme="majorHAnsi" w:hAnsiTheme="majorHAnsi" w:hint="eastAsia"/>
                <w:color w:val="000000" w:themeColor="text1"/>
                <w:sz w:val="20"/>
                <w:szCs w:val="20"/>
              </w:rPr>
              <w:t>本システムのUI/UXの利用者</w:t>
            </w:r>
          </w:p>
        </w:tc>
      </w:tr>
      <w:tr w:rsidR="496F2F67" w14:paraId="7349BCC3" w14:textId="77777777" w:rsidTr="496F2F67">
        <w:trPr>
          <w:trHeight w:val="410"/>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23222" w14:textId="56237A6B" w:rsidR="496F2F67" w:rsidRDefault="496F2F67" w:rsidP="496F2F67">
            <w:pPr>
              <w:jc w:val="center"/>
              <w:rPr>
                <w:rFonts w:ascii="Meiryo UI" w:eastAsia="Meiryo UI" w:hAnsi="Meiryo UI" w:cs="Arial"/>
                <w:color w:val="000000" w:themeColor="text1"/>
                <w:sz w:val="20"/>
                <w:szCs w:val="20"/>
              </w:rPr>
            </w:pPr>
            <w:commentRangeStart w:id="620"/>
            <w:commentRangeStart w:id="621"/>
            <w:r w:rsidRPr="496F2F67">
              <w:rPr>
                <w:rFonts w:ascii="Meiryo UI" w:eastAsia="Meiryo UI" w:hAnsi="Meiryo UI" w:cs="Arial"/>
                <w:color w:val="000000" w:themeColor="text1"/>
                <w:sz w:val="20"/>
                <w:szCs w:val="20"/>
              </w:rPr>
              <w:t>論点（３）</w:t>
            </w:r>
            <w:commentRangeEnd w:id="620"/>
            <w:r w:rsidR="008F7ACC">
              <w:rPr>
                <w:rStyle w:val="ac"/>
              </w:rPr>
              <w:commentReference w:id="620"/>
            </w:r>
            <w:commentRangeEnd w:id="621"/>
            <w:r w:rsidR="00452D42">
              <w:rPr>
                <w:rStyle w:val="ac"/>
              </w:rPr>
              <w:commentReference w:id="621"/>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8536BA8" w14:textId="5994B9B6" w:rsidR="496F2F67" w:rsidRDefault="496F2F67" w:rsidP="496F2F67">
            <w:pPr>
              <w:jc w:val="left"/>
              <w:rPr>
                <w:rFonts w:asciiTheme="majorHAnsi" w:eastAsiaTheme="majorEastAsia" w:hAnsiTheme="majorHAnsi"/>
                <w:color w:val="000000" w:themeColor="text1"/>
                <w:sz w:val="20"/>
                <w:szCs w:val="20"/>
              </w:rPr>
            </w:pPr>
            <w:r w:rsidRPr="496F2F67">
              <w:rPr>
                <w:rFonts w:asciiTheme="majorHAnsi" w:eastAsiaTheme="majorEastAsia" w:hAnsiTheme="majorHAnsi"/>
                <w:color w:val="000000" w:themeColor="text1"/>
                <w:sz w:val="20"/>
                <w:szCs w:val="20"/>
              </w:rPr>
              <w:t>UI/UXに係るユーザーインタビュー</w:t>
            </w:r>
          </w:p>
        </w:tc>
      </w:tr>
    </w:tbl>
    <w:p w14:paraId="5A81ABDA" w14:textId="77777777" w:rsidR="00D94CF0" w:rsidRPr="004415BC" w:rsidRDefault="00D94CF0" w:rsidP="006C2FA8">
      <w:pPr>
        <w:rPr>
          <w:rFonts w:asciiTheme="majorHAnsi" w:eastAsiaTheme="majorHAnsi" w:hAnsiTheme="majorHAnsi"/>
          <w:color w:val="000000" w:themeColor="text1"/>
        </w:rPr>
      </w:pPr>
    </w:p>
    <w:p w14:paraId="4A610197" w14:textId="2EA677F5" w:rsidR="006C2FA8" w:rsidRPr="00D548E2" w:rsidRDefault="006C2FA8" w:rsidP="006C2FA8">
      <w:pPr>
        <w:rPr>
          <w:rFonts w:asciiTheme="majorHAnsi" w:eastAsiaTheme="majorHAnsi" w:hAnsiTheme="majorHAnsi"/>
          <w:color w:val="000000" w:themeColor="text1"/>
        </w:rPr>
      </w:pPr>
      <w:r w:rsidRPr="006C2FA8">
        <w:rPr>
          <w:rFonts w:asciiTheme="majorHAnsi" w:eastAsiaTheme="majorHAnsi" w:hAnsiTheme="majorHAnsi" w:hint="eastAsia"/>
          <w:color w:val="000000" w:themeColor="text1"/>
        </w:rPr>
        <w:t xml:space="preserve">　　① 論点（１）</w:t>
      </w:r>
    </w:p>
    <w:p w14:paraId="7C58E0D3" w14:textId="17C0DD25" w:rsidR="00F63661" w:rsidRPr="006A4FC5" w:rsidRDefault="00F63661" w:rsidP="00F63661">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E464F9" w:rsidRPr="00E464F9">
        <w:rPr>
          <w:rFonts w:asciiTheme="majorHAnsi" w:eastAsiaTheme="majorHAnsi" w:hAnsiTheme="majorHAnsi" w:hint="eastAsia"/>
          <w:color w:val="000000" w:themeColor="text1"/>
        </w:rPr>
        <w:t>取り消し（リボーク）シナリオの検証</w:t>
      </w:r>
    </w:p>
    <w:p w14:paraId="78B604D9" w14:textId="1EA0CFEF" w:rsidR="00F63661" w:rsidRPr="006A4FC5"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E464F9">
        <w:rPr>
          <w:rFonts w:asciiTheme="majorHAnsi" w:eastAsiaTheme="majorHAnsi" w:hAnsiTheme="majorHAnsi" w:hint="eastAsia"/>
          <w:color w:val="000000" w:themeColor="text1"/>
        </w:rPr>
        <w:t>例えば、</w:t>
      </w:r>
      <w:r w:rsidR="00E464F9" w:rsidRPr="00E464F9">
        <w:rPr>
          <w:rFonts w:asciiTheme="majorHAnsi" w:eastAsiaTheme="majorHAnsi" w:hAnsiTheme="majorHAnsi" w:hint="eastAsia"/>
          <w:color w:val="000000" w:themeColor="text1"/>
        </w:rPr>
        <w:t>メーカにより発行済みの証明書の取り消し（リボーク）を行うというシナリオを検証するかど</w:t>
      </w:r>
      <w:r w:rsidR="00E464F9" w:rsidRPr="00E464F9">
        <w:rPr>
          <w:rFonts w:asciiTheme="majorHAnsi" w:eastAsiaTheme="majorHAnsi" w:hAnsiTheme="majorHAnsi" w:hint="eastAsia"/>
          <w:color w:val="000000" w:themeColor="text1"/>
        </w:rPr>
        <w:lastRenderedPageBreak/>
        <w:t>うか。</w:t>
      </w:r>
    </w:p>
    <w:p w14:paraId="79E4DEF5" w14:textId="77777777" w:rsidR="00F63661" w:rsidRPr="006A4FC5" w:rsidRDefault="00F63661" w:rsidP="00F63661">
      <w:pPr>
        <w:pStyle w:val="a4"/>
        <w:rPr>
          <w:rFonts w:asciiTheme="majorHAnsi" w:eastAsiaTheme="majorHAnsi" w:hAnsiTheme="majorHAnsi"/>
          <w:color w:val="000000" w:themeColor="text1"/>
        </w:rPr>
      </w:pPr>
    </w:p>
    <w:p w14:paraId="5C4A4D05" w14:textId="3379866B" w:rsidR="00F63661"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3991BB5A" w14:textId="06A2646E" w:rsidR="00F811EF" w:rsidRPr="00F811EF" w:rsidRDefault="008D6924" w:rsidP="008D6924">
      <w:pPr>
        <w:pStyle w:val="a4"/>
        <w:ind w:leftChars="0" w:left="420" w:firstLineChars="100" w:firstLine="210"/>
        <w:rPr>
          <w:rFonts w:asciiTheme="majorHAnsi" w:eastAsiaTheme="majorHAnsi" w:hAnsiTheme="majorHAnsi"/>
          <w:color w:val="000000" w:themeColor="text1"/>
        </w:rPr>
      </w:pPr>
      <w:r w:rsidRPr="008D6924">
        <w:rPr>
          <w:rFonts w:asciiTheme="majorHAnsi" w:eastAsiaTheme="majorHAnsi" w:hAnsiTheme="majorHAnsi" w:hint="eastAsia"/>
          <w:color w:val="000000" w:themeColor="text1"/>
        </w:rPr>
        <w:t>メーカにより発行済みの証明書の取り消し（リボーク）された時、どうユーザーに見えるかというのがポイントになるが、</w:t>
      </w:r>
      <w:r w:rsidR="00F811EF" w:rsidRPr="00F811EF">
        <w:rPr>
          <w:rFonts w:asciiTheme="majorHAnsi" w:eastAsiaTheme="majorHAnsi" w:hAnsiTheme="majorHAnsi" w:hint="eastAsia"/>
          <w:color w:val="000000" w:themeColor="text1"/>
        </w:rPr>
        <w:t xml:space="preserve">　「どのプロセスにおいてリボークが発生したかによっては、</w:t>
      </w:r>
      <w:del w:id="622" w:author="宮島　一樹" w:date="2023-03-23T18:50:00Z">
        <w:r w:rsidR="00F811EF" w:rsidRPr="00F811EF" w:rsidDel="007C5875">
          <w:rPr>
            <w:rFonts w:asciiTheme="majorHAnsi" w:eastAsiaTheme="majorHAnsi" w:hAnsiTheme="majorHAnsi" w:hint="eastAsia"/>
            <w:color w:val="000000" w:themeColor="text1"/>
          </w:rPr>
          <w:delText>Wallet</w:delText>
        </w:r>
      </w:del>
      <w:ins w:id="623" w:author="宮島　一樹" w:date="2023-03-23T18:50:00Z">
        <w:r w:rsidR="007C5875">
          <w:rPr>
            <w:rFonts w:asciiTheme="majorHAnsi" w:eastAsiaTheme="majorHAnsi" w:hAnsiTheme="majorHAnsi" w:hint="eastAsia"/>
            <w:color w:val="000000" w:themeColor="text1"/>
          </w:rPr>
          <w:t>Wallet</w:t>
        </w:r>
      </w:ins>
      <w:r w:rsidR="00F811EF" w:rsidRPr="00F811EF">
        <w:rPr>
          <w:rFonts w:asciiTheme="majorHAnsi" w:eastAsiaTheme="majorHAnsi" w:hAnsiTheme="majorHAnsi" w:hint="eastAsia"/>
          <w:color w:val="000000" w:themeColor="text1"/>
        </w:rPr>
        <w:t>階層でのトレースだけでは業務として必要になるトレース全てをカバーできない（例：申請完了後でリボーク発生）」等、検討範囲が広く、影響が大きいので、今回は検証しないこととする。</w:t>
      </w:r>
    </w:p>
    <w:p w14:paraId="58268791" w14:textId="347F4442" w:rsidR="00F811EF" w:rsidRPr="00F811EF" w:rsidRDefault="00F811EF" w:rsidP="00F811EF">
      <w:pPr>
        <w:pStyle w:val="a4"/>
        <w:ind w:leftChars="0" w:left="420"/>
        <w:rPr>
          <w:rFonts w:asciiTheme="majorHAnsi" w:eastAsiaTheme="majorHAnsi" w:hAnsiTheme="majorHAnsi"/>
          <w:color w:val="000000" w:themeColor="text1"/>
        </w:rPr>
      </w:pPr>
      <w:r w:rsidRPr="00F811EF">
        <w:rPr>
          <w:rFonts w:asciiTheme="majorHAnsi" w:eastAsiaTheme="majorHAnsi" w:hAnsiTheme="majorHAnsi" w:hint="eastAsia"/>
          <w:color w:val="000000" w:themeColor="text1"/>
        </w:rPr>
        <w:t xml:space="preserve">　なお、リコール等のユースケースを想定した場合、複数のVCを一括で</w:t>
      </w:r>
      <w:del w:id="624" w:author="宮島　一樹" w:date="2023-03-20T17:25:00Z">
        <w:r w:rsidRPr="00F811EF">
          <w:rPr>
            <w:rFonts w:asciiTheme="majorHAnsi" w:eastAsiaTheme="majorHAnsi" w:hAnsiTheme="majorHAnsi" w:hint="eastAsia"/>
            <w:color w:val="000000" w:themeColor="text1"/>
          </w:rPr>
          <w:delText>Verify</w:delText>
        </w:r>
      </w:del>
      <w:ins w:id="625" w:author="岡本　俊一" w:date="2023-03-17T16:50:00Z">
        <w:r w:rsidR="00912359" w:rsidRPr="00912359">
          <w:rPr>
            <w:rFonts w:asciiTheme="majorHAnsi" w:eastAsiaTheme="majorHAnsi" w:hAnsiTheme="majorHAnsi"/>
            <w:color w:val="000000" w:themeColor="text1"/>
          </w:rPr>
          <w:t>Revoke</w:t>
        </w:r>
      </w:ins>
      <w:commentRangeStart w:id="626"/>
      <w:del w:id="627" w:author="岡本　俊一" w:date="2023-03-17T16:50:00Z">
        <w:r w:rsidRPr="00F811EF" w:rsidDel="00912359">
          <w:rPr>
            <w:rFonts w:asciiTheme="majorHAnsi" w:eastAsiaTheme="majorHAnsi" w:hAnsiTheme="majorHAnsi" w:hint="eastAsia"/>
            <w:color w:val="000000" w:themeColor="text1"/>
          </w:rPr>
          <w:delText>Verify</w:delText>
        </w:r>
        <w:commentRangeEnd w:id="626"/>
        <w:r w:rsidR="00B766BE" w:rsidDel="00912359">
          <w:rPr>
            <w:rStyle w:val="ac"/>
          </w:rPr>
          <w:commentReference w:id="626"/>
        </w:r>
      </w:del>
      <w:r w:rsidRPr="00F811EF">
        <w:rPr>
          <w:rFonts w:asciiTheme="majorHAnsi" w:eastAsiaTheme="majorHAnsi" w:hAnsiTheme="majorHAnsi" w:hint="eastAsia"/>
          <w:color w:val="000000" w:themeColor="text1"/>
        </w:rPr>
        <w:t>できる機能が必要であるが、</w:t>
      </w:r>
      <w:commentRangeStart w:id="628"/>
      <w:commentRangeStart w:id="629"/>
      <w:commentRangeStart w:id="630"/>
      <w:r w:rsidRPr="00F811EF">
        <w:rPr>
          <w:rFonts w:asciiTheme="majorHAnsi" w:eastAsiaTheme="majorHAnsi" w:hAnsiTheme="majorHAnsi" w:hint="eastAsia"/>
          <w:color w:val="000000" w:themeColor="text1"/>
        </w:rPr>
        <w:t>申し送り課題</w:t>
      </w:r>
      <w:commentRangeEnd w:id="628"/>
      <w:r w:rsidR="003C1A98">
        <w:rPr>
          <w:rStyle w:val="ac"/>
        </w:rPr>
        <w:commentReference w:id="628"/>
      </w:r>
      <w:commentRangeEnd w:id="629"/>
      <w:r w:rsidR="00EB1691">
        <w:rPr>
          <w:rStyle w:val="ac"/>
        </w:rPr>
        <w:commentReference w:id="629"/>
      </w:r>
      <w:commentRangeEnd w:id="630"/>
      <w:r w:rsidR="00FF77CF">
        <w:rPr>
          <w:rStyle w:val="ac"/>
        </w:rPr>
        <w:commentReference w:id="630"/>
      </w:r>
      <w:r w:rsidRPr="00F811EF">
        <w:rPr>
          <w:rFonts w:asciiTheme="majorHAnsi" w:eastAsiaTheme="majorHAnsi" w:hAnsiTheme="majorHAnsi" w:hint="eastAsia"/>
          <w:color w:val="000000" w:themeColor="text1"/>
        </w:rPr>
        <w:t>とする。</w:t>
      </w:r>
      <w:ins w:id="631" w:author="宮島　一樹" w:date="2023-03-21T13:05:00Z">
        <w:r w:rsidR="00FF77CF" w:rsidRPr="00FF77CF">
          <w:rPr>
            <w:rFonts w:asciiTheme="majorHAnsi" w:eastAsiaTheme="majorHAnsi" w:hAnsiTheme="majorHAnsi" w:hint="eastAsia"/>
            <w:color w:val="000000" w:themeColor="text1"/>
          </w:rPr>
          <w:t>なお、申し送り課題については、「別添4 申し送り課題一覧表」を参照のこと。</w:t>
        </w:r>
      </w:ins>
    </w:p>
    <w:p w14:paraId="6BFF4BA2" w14:textId="2647CAA9" w:rsidR="00BA1A2C" w:rsidRDefault="00BA1A2C" w:rsidP="0020175C">
      <w:pPr>
        <w:rPr>
          <w:rFonts w:asciiTheme="majorHAnsi" w:eastAsiaTheme="majorHAnsi" w:hAnsiTheme="majorHAnsi"/>
          <w:color w:val="000000" w:themeColor="text1"/>
        </w:rPr>
      </w:pPr>
    </w:p>
    <w:p w14:paraId="698D6C90" w14:textId="2384E503" w:rsidR="00E464F9" w:rsidRPr="00D548E2" w:rsidRDefault="00E464F9" w:rsidP="00E464F9">
      <w:pPr>
        <w:ind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②</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２</w:t>
      </w:r>
      <w:r w:rsidRPr="006C2FA8">
        <w:rPr>
          <w:rFonts w:asciiTheme="majorHAnsi" w:eastAsiaTheme="majorHAnsi" w:hAnsiTheme="majorHAnsi" w:hint="eastAsia"/>
          <w:color w:val="000000" w:themeColor="text1"/>
        </w:rPr>
        <w:t>）</w:t>
      </w:r>
    </w:p>
    <w:p w14:paraId="718ABAEF" w14:textId="645B12C6" w:rsidR="00E464F9" w:rsidRPr="006A4FC5" w:rsidRDefault="00E464F9" w:rsidP="00E464F9">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9857C4" w:rsidRPr="009857C4">
        <w:rPr>
          <w:rFonts w:asciiTheme="majorHAnsi" w:eastAsiaTheme="majorHAnsi" w:hAnsiTheme="majorHAnsi" w:hint="eastAsia"/>
          <w:color w:val="000000" w:themeColor="text1"/>
        </w:rPr>
        <w:t>本システムのUI/UXの利用者</w:t>
      </w:r>
    </w:p>
    <w:p w14:paraId="72324EDE" w14:textId="43CF8A0C" w:rsidR="00E464F9" w:rsidRPr="006A4FC5" w:rsidRDefault="00E464F9" w:rsidP="00E464F9">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9857C4" w:rsidRPr="009857C4">
        <w:rPr>
          <w:rFonts w:asciiTheme="majorHAnsi" w:eastAsiaTheme="majorHAnsi" w:hAnsiTheme="majorHAnsi" w:hint="eastAsia"/>
          <w:color w:val="000000" w:themeColor="text1"/>
        </w:rPr>
        <w:t>本システムの利用は、申請者（中小事業者）が使うものかどうか。ソフトウェアメーカや工業会、中小企業庁や国税の担当者が使う画面も用意されるかどうか。</w:t>
      </w:r>
    </w:p>
    <w:p w14:paraId="0F089828" w14:textId="77777777" w:rsidR="00E464F9" w:rsidRPr="006A4FC5" w:rsidRDefault="00E464F9" w:rsidP="00E464F9">
      <w:pPr>
        <w:pStyle w:val="a4"/>
        <w:rPr>
          <w:rFonts w:asciiTheme="majorHAnsi" w:eastAsiaTheme="majorHAnsi" w:hAnsiTheme="majorHAnsi"/>
          <w:color w:val="000000" w:themeColor="text1"/>
        </w:rPr>
      </w:pPr>
    </w:p>
    <w:p w14:paraId="57C1F399" w14:textId="14EC1611" w:rsidR="00E464F9" w:rsidRDefault="00E464F9" w:rsidP="00E464F9">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40173F60" w14:textId="4A6F26DD" w:rsidR="009857C4" w:rsidRDefault="496F2F67" w:rsidP="496F2F67">
      <w:pPr>
        <w:pStyle w:val="a4"/>
        <w:ind w:leftChars="0" w:left="420"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本システムのUI/UXは中小事業者が使用するものを想定している。その他のステークホルダーのUI/UXについては簡便なものを用意しているか、基本的には中小事業者向けが主体である。</w:t>
      </w:r>
    </w:p>
    <w:p w14:paraId="0C5B4037" w14:textId="21EA6120" w:rsidR="496F2F67" w:rsidRDefault="496F2F67" w:rsidP="496F2F67">
      <w:pPr>
        <w:pStyle w:val="a4"/>
        <w:ind w:leftChars="0" w:left="420" w:firstLineChars="100" w:firstLine="210"/>
        <w:rPr>
          <w:rFonts w:asciiTheme="majorHAnsi" w:eastAsiaTheme="majorEastAsia" w:hAnsiTheme="majorHAnsi"/>
          <w:color w:val="000000" w:themeColor="text1"/>
        </w:rPr>
      </w:pPr>
    </w:p>
    <w:p w14:paraId="0236588D" w14:textId="535D2CE7" w:rsidR="496F2F67" w:rsidRDefault="496F2F67" w:rsidP="496F2F67">
      <w:pPr>
        <w:ind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③ 論点（3）</w:t>
      </w:r>
    </w:p>
    <w:p w14:paraId="65B78A54" w14:textId="7F163169" w:rsidR="496F2F67" w:rsidRDefault="496F2F67" w:rsidP="496F2F67">
      <w:pPr>
        <w:ind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 xml:space="preserve">　●本システムのUI/UXの利用者の想定である中小企業の管理部門担当者に近い疑似ユーザーへインタビューを行った。</w:t>
      </w:r>
    </w:p>
    <w:p w14:paraId="71B35E47" w14:textId="53EA4806" w:rsidR="496F2F67" w:rsidRDefault="496F2F67" w:rsidP="496F2F67">
      <w:pPr>
        <w:ind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 xml:space="preserve">　</w:t>
      </w:r>
    </w:p>
    <w:p w14:paraId="2FCD62F7" w14:textId="14EC1611" w:rsidR="496F2F67" w:rsidRDefault="496F2F67" w:rsidP="496F2F67">
      <w:pPr>
        <w:pStyle w:val="a4"/>
        <w:ind w:leftChars="0" w:left="420"/>
        <w:rPr>
          <w:rFonts w:asciiTheme="majorHAnsi" w:eastAsiaTheme="majorEastAsia" w:hAnsiTheme="majorHAnsi"/>
          <w:color w:val="000000" w:themeColor="text1"/>
        </w:rPr>
      </w:pPr>
      <w:r w:rsidRPr="496F2F67">
        <w:rPr>
          <w:rFonts w:asciiTheme="majorHAnsi" w:eastAsiaTheme="majorEastAsia" w:hAnsiTheme="majorHAnsi"/>
          <w:color w:val="000000" w:themeColor="text1"/>
        </w:rPr>
        <w:t>●判断・成果</w:t>
      </w:r>
    </w:p>
    <w:p w14:paraId="026D4040" w14:textId="7AC475EE" w:rsidR="496F2F67" w:rsidRDefault="496F2F67" w:rsidP="496F2F67">
      <w:pPr>
        <w:pStyle w:val="a4"/>
        <w:rPr>
          <w:rFonts w:asciiTheme="majorHAnsi" w:eastAsiaTheme="majorEastAsia" w:hAnsiTheme="majorHAnsi"/>
          <w:color w:val="000000" w:themeColor="text1"/>
        </w:rPr>
      </w:pPr>
      <w:r w:rsidRPr="496F2F67">
        <w:rPr>
          <w:rFonts w:asciiTheme="majorHAnsi" w:eastAsiaTheme="majorEastAsia" w:hAnsiTheme="majorHAnsi"/>
          <w:color w:val="000000" w:themeColor="text1"/>
        </w:rPr>
        <w:t>所謂</w:t>
      </w:r>
      <w:commentRangeStart w:id="632"/>
      <w:r w:rsidRPr="496F2F67">
        <w:rPr>
          <w:rFonts w:asciiTheme="majorHAnsi" w:eastAsiaTheme="majorEastAsia" w:hAnsiTheme="majorHAnsi"/>
          <w:color w:val="000000" w:themeColor="text1"/>
        </w:rPr>
        <w:t>Saa</w:t>
      </w:r>
      <w:del w:id="633" w:author="鈴木 茂哉" w:date="2023-03-14T22:50:00Z">
        <w:r w:rsidRPr="496F2F67" w:rsidDel="00A54F93">
          <w:rPr>
            <w:rFonts w:asciiTheme="majorHAnsi" w:eastAsiaTheme="majorEastAsia" w:hAnsiTheme="majorHAnsi" w:hint="eastAsia"/>
            <w:color w:val="000000" w:themeColor="text1"/>
          </w:rPr>
          <w:delText>s</w:delText>
        </w:r>
      </w:del>
      <w:ins w:id="634" w:author="鈴木 茂哉" w:date="2023-03-14T22:50:00Z">
        <w:r w:rsidR="00A54F93">
          <w:rPr>
            <w:rFonts w:asciiTheme="majorHAnsi" w:eastAsiaTheme="majorEastAsia" w:hAnsiTheme="majorHAnsi" w:hint="eastAsia"/>
            <w:color w:val="000000" w:themeColor="text1"/>
          </w:rPr>
          <w:t>S</w:t>
        </w:r>
      </w:ins>
      <w:commentRangeEnd w:id="632"/>
      <w:ins w:id="635" w:author="宮島　一樹" w:date="2023-03-20T17:25:00Z">
        <w:r w:rsidR="00B766BE">
          <w:rPr>
            <w:rStyle w:val="ac"/>
          </w:rPr>
          <w:commentReference w:id="632"/>
        </w:r>
      </w:ins>
      <w:r w:rsidRPr="496F2F67">
        <w:rPr>
          <w:rFonts w:asciiTheme="majorHAnsi" w:eastAsiaTheme="majorEastAsia" w:hAnsiTheme="majorHAnsi"/>
          <w:color w:val="000000" w:themeColor="text1"/>
        </w:rPr>
        <w:t>と呼ばれるサービスを念頭に設計を行ったが、改善に繋がる以下のコメント得た。</w:t>
      </w:r>
    </w:p>
    <w:p w14:paraId="0F44E101" w14:textId="77777777" w:rsidR="002035AF" w:rsidRDefault="002035AF" w:rsidP="002035AF">
      <w:pPr>
        <w:ind w:leftChars="270" w:left="567"/>
        <w:rPr>
          <w:rFonts w:asciiTheme="majorHAnsi" w:eastAsiaTheme="majorEastAsia" w:hAnsiTheme="majorHAnsi"/>
          <w:color w:val="000000" w:themeColor="text1"/>
        </w:rPr>
      </w:pPr>
    </w:p>
    <w:p w14:paraId="71F192CD" w14:textId="77777777" w:rsidR="002035AF" w:rsidRPr="002035AF" w:rsidRDefault="002035AF" w:rsidP="002035AF">
      <w:pPr>
        <w:pStyle w:val="a4"/>
        <w:numPr>
          <w:ilvl w:val="0"/>
          <w:numId w:val="27"/>
        </w:numPr>
        <w:ind w:leftChars="270" w:left="987"/>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今回対応を行った点について</w:t>
      </w:r>
    </w:p>
    <w:p w14:paraId="5B99C9B8"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必要なアクションがステップバイステップで示されており、また残りの必要なアクションが直感的に分かりやすくなっている。</w:t>
      </w:r>
    </w:p>
    <w:p w14:paraId="35DC6C70"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証明書の発行時には発行の完了がダイアログにて示されおりわかりやすくなっている。</w:t>
      </w:r>
    </w:p>
    <w:p w14:paraId="6438E14C"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取得した証明書は一覧になっており、過去の発行・取得歴の把握が分かりやすくなっている。</w:t>
      </w:r>
    </w:p>
    <w:p w14:paraId="75280DED"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VCの有効期限が明示されているのは丁寧だと感じた。</w:t>
      </w:r>
    </w:p>
    <w:p w14:paraId="1CAB3DD4" w14:textId="77777777" w:rsidR="002035AF" w:rsidRPr="002035AF" w:rsidRDefault="002035AF" w:rsidP="002035AF">
      <w:pPr>
        <w:ind w:leftChars="270" w:left="567"/>
        <w:rPr>
          <w:rFonts w:asciiTheme="majorHAnsi" w:eastAsiaTheme="majorEastAsia" w:hAnsiTheme="majorHAnsi"/>
          <w:color w:val="000000" w:themeColor="text1"/>
        </w:rPr>
      </w:pPr>
    </w:p>
    <w:p w14:paraId="706FA3E3" w14:textId="77777777" w:rsidR="002035AF" w:rsidRPr="002035AF" w:rsidRDefault="002035AF" w:rsidP="002035AF">
      <w:pPr>
        <w:pStyle w:val="a4"/>
        <w:numPr>
          <w:ilvl w:val="0"/>
          <w:numId w:val="27"/>
        </w:numPr>
        <w:ind w:leftChars="270" w:left="987"/>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今後追加での説明もしくは説明の仕方の検討、改善の方法を検討したい事項</w:t>
      </w:r>
    </w:p>
    <w:p w14:paraId="05EF2C50" w14:textId="77777777" w:rsidR="002035AF" w:rsidRPr="002035AF" w:rsidRDefault="002035AF" w:rsidP="002035AF">
      <w:pPr>
        <w:ind w:leftChars="404" w:left="850"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VC有効期限後に、どのような挙動になるのかの説明が必要である。</w:t>
      </w:r>
    </w:p>
    <w:p w14:paraId="43839B74"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lastRenderedPageBreak/>
        <w:t>- （所轄の税務署であるだろうが）どこの税務署に申告をしたのかがわかると尚良い。</w:t>
      </w:r>
    </w:p>
    <w:p w14:paraId="2AEF994B"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申告が必要な期限は決算月起点になるはずであるので、期限が表示できると安心できる。</w:t>
      </w:r>
    </w:p>
    <w:p w14:paraId="44D89827"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会計との連動ができると便利かもしれない。固定資産台帳(≒減価償却)とリンクさせると尚良い。</w:t>
      </w:r>
    </w:p>
    <w:p w14:paraId="4451FC11"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(文言として）証明書を発行すると取得するが混在している。</w:t>
      </w:r>
    </w:p>
    <w:p w14:paraId="183FE13C"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VCの提示時に提示すべき証明書が選択されており、念の為の確認を促す形になっていると尚良い。</w:t>
      </w:r>
    </w:p>
    <w:p w14:paraId="65B07218"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税制を知らない方向けにとっては特にだが証明書の発行は慎重になるので、疑問が浮かばないような説明が必要。</w:t>
      </w:r>
    </w:p>
    <w:p w14:paraId="0CE38BEB" w14:textId="3D15DE82" w:rsid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VCのカードのメタファーが証明書らしくない。証明書に適したメタファーの検討が必要ではないか。</w:t>
      </w:r>
    </w:p>
    <w:p w14:paraId="4C1F211E" w14:textId="77777777" w:rsidR="002035AF" w:rsidRDefault="002035AF" w:rsidP="496F2F67">
      <w:pPr>
        <w:rPr>
          <w:rFonts w:asciiTheme="majorHAnsi" w:eastAsiaTheme="majorEastAsia" w:hAnsiTheme="majorHAnsi"/>
          <w:color w:val="000000" w:themeColor="text1"/>
        </w:rPr>
      </w:pPr>
    </w:p>
    <w:p w14:paraId="3B2D5097" w14:textId="0B05E843" w:rsidR="00E60369" w:rsidRPr="00D548E2" w:rsidRDefault="00E60369" w:rsidP="002035AF">
      <w:pPr>
        <w:pStyle w:val="3"/>
        <w:adjustRightInd w:val="0"/>
        <w:snapToGrid w:val="0"/>
        <w:spacing w:beforeLines="100" w:before="360" w:afterLines="50" w:after="180" w:line="288" w:lineRule="auto"/>
        <w:ind w:leftChars="100" w:left="210" w:rightChars="100" w:right="210" w:firstLine="0"/>
        <w:rPr>
          <w:color w:val="000000" w:themeColor="text1"/>
        </w:rPr>
      </w:pPr>
      <w:bookmarkStart w:id="636" w:name="_Toc128560519"/>
      <w:r w:rsidRPr="00B30192">
        <w:rPr>
          <w:rFonts w:hint="eastAsia"/>
        </w:rPr>
        <w:t>ヒアリング</w:t>
      </w:r>
      <w:r w:rsidRPr="00D548E2">
        <w:rPr>
          <w:rFonts w:hint="eastAsia"/>
          <w:color w:val="000000" w:themeColor="text1"/>
        </w:rPr>
        <w:t>の実施</w:t>
      </w:r>
      <w:bookmarkEnd w:id="636"/>
    </w:p>
    <w:p w14:paraId="7B51FEA8" w14:textId="41567BF6" w:rsidR="007B07E1" w:rsidRPr="006C2FA8" w:rsidRDefault="007B07E1" w:rsidP="007B07E1">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ヒアリングの目的、対象、ヒアリング結果</w:t>
      </w:r>
      <w:r w:rsidR="00A92B22">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13A377A8" w14:textId="77777777" w:rsidR="007B07E1" w:rsidRPr="00A92B22" w:rsidRDefault="007B07E1" w:rsidP="007B07E1">
      <w:pPr>
        <w:rPr>
          <w:rFonts w:asciiTheme="majorHAnsi" w:eastAsiaTheme="majorHAnsi" w:hAnsiTheme="majorHAnsi"/>
          <w:color w:val="000000" w:themeColor="text1"/>
        </w:rPr>
      </w:pPr>
    </w:p>
    <w:p w14:paraId="01322EFE" w14:textId="43029B90" w:rsidR="007B07E1" w:rsidRPr="00A06E26" w:rsidRDefault="007B07E1" w:rsidP="007B07E1">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6</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ヒアリングの目的、対象</w:t>
      </w:r>
    </w:p>
    <w:tbl>
      <w:tblPr>
        <w:tblW w:w="8495" w:type="dxa"/>
        <w:tblCellMar>
          <w:left w:w="0" w:type="dxa"/>
          <w:right w:w="0" w:type="dxa"/>
        </w:tblCellMar>
        <w:tblLook w:val="0420" w:firstRow="1" w:lastRow="0" w:firstColumn="0" w:lastColumn="0" w:noHBand="0" w:noVBand="1"/>
      </w:tblPr>
      <w:tblGrid>
        <w:gridCol w:w="3109"/>
        <w:gridCol w:w="1559"/>
        <w:gridCol w:w="3827"/>
      </w:tblGrid>
      <w:tr w:rsidR="00925244" w:rsidRPr="00925244" w14:paraId="36084FEF" w14:textId="77777777" w:rsidTr="003B7A4A">
        <w:trPr>
          <w:trHeight w:val="622"/>
        </w:trPr>
        <w:tc>
          <w:tcPr>
            <w:tcW w:w="3109"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04380DED" w14:textId="77777777" w:rsidR="00925244" w:rsidRPr="00925244" w:rsidRDefault="00925244" w:rsidP="00925244">
            <w:pPr>
              <w:widowControl/>
              <w:jc w:val="center"/>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ヒアリングの目的</w:t>
            </w:r>
          </w:p>
        </w:tc>
        <w:tc>
          <w:tcPr>
            <w:tcW w:w="1559"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757ADFC9" w14:textId="77777777" w:rsidR="00925244" w:rsidRPr="00925244" w:rsidRDefault="00925244" w:rsidP="00925244">
            <w:pPr>
              <w:widowControl/>
              <w:jc w:val="center"/>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対象</w:t>
            </w:r>
          </w:p>
        </w:tc>
        <w:tc>
          <w:tcPr>
            <w:tcW w:w="3827"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05E8260C" w14:textId="77777777" w:rsidR="00925244" w:rsidRPr="00925244" w:rsidRDefault="00925244" w:rsidP="00925244">
            <w:pPr>
              <w:widowControl/>
              <w:jc w:val="center"/>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ヒアリング結果</w:t>
            </w:r>
          </w:p>
        </w:tc>
      </w:tr>
      <w:tr w:rsidR="00925244" w:rsidRPr="00925244" w14:paraId="03C7629E" w14:textId="77777777" w:rsidTr="00364962">
        <w:trPr>
          <w:trHeight w:val="119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EF58CA"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従来の租税軽減措置適用に関する業務について把握するため</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2E3CD6" w14:textId="2D20A055"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JISA</w:t>
            </w:r>
            <w:r>
              <w:rPr>
                <w:rFonts w:ascii="Meiryo UI" w:eastAsia="Meiryo UI" w:hAnsi="Meiryo UI" w:cs="Arial" w:hint="eastAsia"/>
                <w:color w:val="000000"/>
                <w:kern w:val="24"/>
                <w:sz w:val="20"/>
                <w:szCs w:val="20"/>
              </w:rPr>
              <w:t>事務局</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E0B688"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従来の租税軽減措置適用に関する業務フローや関係者間の証明書のやり取りについての認識合わせを行うことができた。</w:t>
            </w:r>
          </w:p>
        </w:tc>
      </w:tr>
      <w:tr w:rsidR="00925244" w:rsidRPr="00925244" w14:paraId="56E5AD41" w14:textId="77777777" w:rsidTr="003B7A4A">
        <w:trPr>
          <w:trHeight w:val="1097"/>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1EE765"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従来の租税軽減措置適用に関する証明書について認識合わせをするため</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9FD6AC" w14:textId="7C7E8866"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JISA</w:t>
            </w:r>
            <w:r>
              <w:rPr>
                <w:rFonts w:ascii="Meiryo UI" w:eastAsia="Meiryo UI" w:hAnsi="Meiryo UI" w:cs="Arial" w:hint="eastAsia"/>
                <w:color w:val="000000"/>
                <w:kern w:val="24"/>
                <w:sz w:val="20"/>
                <w:szCs w:val="20"/>
              </w:rPr>
              <w:t>事務局</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FB5B2D"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従来の証明書について認識合わせを行うことができた。</w:t>
            </w:r>
          </w:p>
        </w:tc>
      </w:tr>
    </w:tbl>
    <w:p w14:paraId="650C634F" w14:textId="77777777" w:rsidR="00D94CF0" w:rsidRPr="00925244" w:rsidRDefault="00D94CF0" w:rsidP="00EB5AEF">
      <w:pPr>
        <w:rPr>
          <w:rFonts w:asciiTheme="majorHAnsi" w:eastAsiaTheme="majorEastAsia" w:hAnsiTheme="majorHAnsi"/>
          <w:color w:val="000000" w:themeColor="text1"/>
        </w:rPr>
      </w:pPr>
    </w:p>
    <w:p w14:paraId="2E765B2B" w14:textId="771760A1" w:rsidR="00E60369" w:rsidRDefault="00E60369"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637" w:name="_Toc128560520"/>
      <w:r w:rsidRPr="00A06E26">
        <w:rPr>
          <w:rFonts w:hint="eastAsia"/>
        </w:rPr>
        <w:t>国際標準規格の調査</w:t>
      </w:r>
      <w:bookmarkEnd w:id="637"/>
    </w:p>
    <w:p w14:paraId="4D8FAEFC" w14:textId="4E53022C" w:rsidR="003B7A4A" w:rsidRPr="006C2FA8" w:rsidRDefault="003B7A4A" w:rsidP="003B7A4A">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国際標準規格の調査事項、調査対象機関、調査結果</w:t>
      </w:r>
      <w:r w:rsidR="00D71FCB">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7DBA37F1" w14:textId="77777777" w:rsidR="00521323" w:rsidRPr="003B7A4A" w:rsidRDefault="00521323" w:rsidP="00D94CF0">
      <w:bookmarkStart w:id="638" w:name="_Hlk127354812"/>
    </w:p>
    <w:p w14:paraId="1D15DF46" w14:textId="49FC18D0" w:rsidR="00465BA9" w:rsidRPr="00A06E26" w:rsidRDefault="00465BA9" w:rsidP="00465BA9">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7</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国際標準規格の調査</w:t>
      </w:r>
    </w:p>
    <w:tbl>
      <w:tblPr>
        <w:tblW w:w="8495" w:type="dxa"/>
        <w:tblCellMar>
          <w:left w:w="0" w:type="dxa"/>
          <w:right w:w="0" w:type="dxa"/>
        </w:tblCellMar>
        <w:tblLook w:val="0420" w:firstRow="1" w:lastRow="0" w:firstColumn="0" w:lastColumn="0" w:noHBand="0" w:noVBand="1"/>
      </w:tblPr>
      <w:tblGrid>
        <w:gridCol w:w="3109"/>
        <w:gridCol w:w="1701"/>
        <w:gridCol w:w="3685"/>
      </w:tblGrid>
      <w:tr w:rsidR="00835F20" w:rsidRPr="00835F20" w14:paraId="05D96899" w14:textId="77777777" w:rsidTr="00B54872">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bookmarkEnd w:id="638"/>
          <w:p w14:paraId="59D3E9EB" w14:textId="77777777" w:rsidR="00835F20" w:rsidRPr="00835F20" w:rsidRDefault="00835F20" w:rsidP="00835F20">
            <w:pPr>
              <w:widowControl/>
              <w:jc w:val="center"/>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調査事項</w:t>
            </w:r>
          </w:p>
        </w:tc>
        <w:tc>
          <w:tcPr>
            <w:tcW w:w="1701"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31C1C87E" w14:textId="77777777" w:rsidR="00835F20" w:rsidRPr="00835F20" w:rsidRDefault="00835F20" w:rsidP="00835F20">
            <w:pPr>
              <w:widowControl/>
              <w:jc w:val="center"/>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調査対象機関</w:t>
            </w:r>
          </w:p>
        </w:tc>
        <w:tc>
          <w:tcPr>
            <w:tcW w:w="3685"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723567BB" w14:textId="77777777" w:rsidR="00835F20" w:rsidRPr="00835F20" w:rsidRDefault="00835F20" w:rsidP="00835F20">
            <w:pPr>
              <w:widowControl/>
              <w:jc w:val="center"/>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調査結果</w:t>
            </w:r>
          </w:p>
        </w:tc>
      </w:tr>
      <w:tr w:rsidR="00835F20" w:rsidRPr="00835F20" w14:paraId="70EB3505" w14:textId="77777777" w:rsidTr="003B7A4A">
        <w:trPr>
          <w:trHeight w:val="216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E6C35"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lastRenderedPageBreak/>
              <w:t>証明書のスキーマに関する手法の動向について確認するためにVerifiable Credentialsに関する標準化機関を対象にVerifiable Credentialsについて調査を実施</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D9F0B0"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W3C</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F37C10"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６構成要素の、①検証可能なデータ （Verifiable Data）の実現について、Verifiable Credentialsを従来の証明書のスキーマに当てはめてシステムに適用することができることが確認できた。</w:t>
            </w:r>
          </w:p>
        </w:tc>
      </w:tr>
      <w:tr w:rsidR="00835F20" w:rsidRPr="00835F20" w14:paraId="1A7F319B" w14:textId="77777777" w:rsidTr="003B7A4A">
        <w:trPr>
          <w:trHeight w:val="216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DFE66"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証明書のやり取りに関する手法の動向について確認するためにVerifiable Credentialsに関する標準化機関を対象にOpenID for Verifiable Credentialsについて調査を実施</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55304"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OpenID Foundation</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7E90A1" w14:textId="11F7F9BB"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6構成要素の、③ノード （Node）④メッセージ （Message）⑤トランザクション （Transaction）⑥トランスポート（</w:t>
            </w:r>
            <w:del w:id="639" w:author="宮島　一樹" w:date="2023-03-20T17:25:00Z">
              <w:r w:rsidRPr="00835F20">
                <w:rPr>
                  <w:rFonts w:asciiTheme="majorHAnsi" w:eastAsiaTheme="majorHAnsi" w:hAnsiTheme="majorHAnsi" w:cs="Arial" w:hint="eastAsia"/>
                  <w:color w:val="000000"/>
                  <w:kern w:val="24"/>
                  <w:sz w:val="20"/>
                  <w:szCs w:val="20"/>
                </w:rPr>
                <w:delText>transPort）</w:delText>
              </w:r>
            </w:del>
            <w:commentRangeStart w:id="640"/>
            <w:del w:id="641" w:author="鈴木 茂哉" w:date="2023-03-14T22:51:00Z">
              <w:r w:rsidRPr="00835F20" w:rsidDel="00A54F93">
                <w:rPr>
                  <w:rFonts w:asciiTheme="majorHAnsi" w:eastAsiaTheme="majorHAnsi" w:hAnsiTheme="majorHAnsi" w:cs="Arial" w:hint="eastAsia"/>
                  <w:color w:val="000000"/>
                  <w:kern w:val="24"/>
                  <w:sz w:val="20"/>
                  <w:szCs w:val="20"/>
                </w:rPr>
                <w:delText>t</w:delText>
              </w:r>
            </w:del>
            <w:ins w:id="642" w:author="鈴木 茂哉" w:date="2023-03-14T22:51:00Z">
              <w:r w:rsidR="00A54F93">
                <w:rPr>
                  <w:rFonts w:asciiTheme="majorHAnsi" w:eastAsiaTheme="majorHAnsi" w:hAnsiTheme="majorHAnsi" w:cs="Arial" w:hint="eastAsia"/>
                  <w:color w:val="000000"/>
                  <w:kern w:val="24"/>
                  <w:sz w:val="20"/>
                  <w:szCs w:val="20"/>
                </w:rPr>
                <w:t>T</w:t>
              </w:r>
            </w:ins>
            <w:ins w:id="643" w:author="宮島　一樹" w:date="2023-03-20T17:25:00Z">
              <w:r w:rsidRPr="00835F20">
                <w:rPr>
                  <w:rFonts w:asciiTheme="majorHAnsi" w:eastAsiaTheme="majorHAnsi" w:hAnsiTheme="majorHAnsi" w:cs="Arial" w:hint="eastAsia"/>
                  <w:color w:val="000000"/>
                  <w:kern w:val="24"/>
                  <w:sz w:val="20"/>
                  <w:szCs w:val="20"/>
                </w:rPr>
                <w:t>rans</w:t>
              </w:r>
            </w:ins>
            <w:del w:id="644" w:author="鈴木 茂哉" w:date="2023-03-14T22:51:00Z">
              <w:r w:rsidRPr="00835F20" w:rsidDel="00A54F93">
                <w:rPr>
                  <w:rFonts w:asciiTheme="majorHAnsi" w:eastAsiaTheme="majorHAnsi" w:hAnsiTheme="majorHAnsi" w:cs="Arial" w:hint="eastAsia"/>
                  <w:color w:val="000000"/>
                  <w:kern w:val="24"/>
                  <w:sz w:val="20"/>
                  <w:szCs w:val="20"/>
                </w:rPr>
                <w:delText>P</w:delText>
              </w:r>
            </w:del>
            <w:ins w:id="645" w:author="鈴木 茂哉" w:date="2023-03-14T22:51:00Z">
              <w:r w:rsidR="00A54F93">
                <w:rPr>
                  <w:rFonts w:asciiTheme="majorHAnsi" w:eastAsiaTheme="majorHAnsi" w:hAnsiTheme="majorHAnsi" w:cs="Arial" w:hint="eastAsia"/>
                  <w:color w:val="000000"/>
                  <w:kern w:val="24"/>
                  <w:sz w:val="20"/>
                  <w:szCs w:val="20"/>
                </w:rPr>
                <w:t>ｐ</w:t>
              </w:r>
            </w:ins>
            <w:ins w:id="646" w:author="宮島　一樹" w:date="2023-03-20T17:25:00Z">
              <w:r w:rsidRPr="00835F20">
                <w:rPr>
                  <w:rFonts w:asciiTheme="majorHAnsi" w:eastAsiaTheme="majorHAnsi" w:hAnsiTheme="majorHAnsi" w:cs="Arial" w:hint="eastAsia"/>
                  <w:color w:val="000000"/>
                  <w:kern w:val="24"/>
                  <w:sz w:val="20"/>
                  <w:szCs w:val="20"/>
                </w:rPr>
                <w:t>ort）</w:t>
              </w:r>
              <w:commentRangeEnd w:id="640"/>
              <w:r w:rsidR="00B766BE">
                <w:rPr>
                  <w:rStyle w:val="ac"/>
                </w:rPr>
                <w:commentReference w:id="640"/>
              </w:r>
            </w:ins>
            <w:r w:rsidRPr="00835F20">
              <w:rPr>
                <w:rFonts w:asciiTheme="majorHAnsi" w:eastAsiaTheme="majorHAnsi" w:hAnsiTheme="majorHAnsi" w:cs="Arial" w:hint="eastAsia"/>
                <w:color w:val="000000"/>
                <w:kern w:val="24"/>
                <w:sz w:val="20"/>
                <w:szCs w:val="20"/>
              </w:rPr>
              <w:t>の実現について、OpenID for Verifiable Credentialsを本ユースケースでの証明書のやり取りに関するシステムに適用できることが確認できた。</w:t>
            </w:r>
          </w:p>
        </w:tc>
      </w:tr>
      <w:tr w:rsidR="00835F20" w:rsidRPr="00835F20" w14:paraId="42522982" w14:textId="77777777" w:rsidTr="003B7A4A">
        <w:trPr>
          <w:trHeight w:val="216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9EB4DE"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GビズIDなどを活用していないため組織の確認をするためにDNSドメインとDIDのバインディングに関する標準規格の</w:t>
            </w:r>
            <w:r w:rsidRPr="00835F20">
              <w:rPr>
                <w:rFonts w:asciiTheme="majorHAnsi" w:eastAsiaTheme="majorHAnsi" w:hAnsiTheme="majorHAnsi" w:cs="Arial"/>
                <w:color w:val="000000"/>
                <w:kern w:val="24"/>
                <w:sz w:val="20"/>
                <w:szCs w:val="20"/>
              </w:rPr>
              <w:t>Well Known DID Configurationについて調査を</w:t>
            </w:r>
            <w:r w:rsidRPr="00835F20">
              <w:rPr>
                <w:rFonts w:asciiTheme="majorHAnsi" w:eastAsiaTheme="majorHAnsi" w:hAnsiTheme="majorHAnsi" w:cs="Arial" w:hint="eastAsia"/>
                <w:color w:val="000000"/>
                <w:kern w:val="24"/>
                <w:sz w:val="20"/>
                <w:szCs w:val="20"/>
              </w:rPr>
              <w:t>実施</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8D6CE9"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color w:val="000000"/>
                <w:kern w:val="24"/>
                <w:sz w:val="20"/>
                <w:szCs w:val="20"/>
              </w:rPr>
              <w:t>Decentralized Identity Foundation</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97EC54"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６構成要素の、②アイデンティティ （Identity）の実現について、本ユースケースでの組織の確認をする方法として</w:t>
            </w:r>
            <w:r w:rsidRPr="00835F20">
              <w:rPr>
                <w:rFonts w:asciiTheme="majorHAnsi" w:eastAsiaTheme="majorHAnsi" w:hAnsiTheme="majorHAnsi" w:cs="Arial"/>
                <w:color w:val="000000"/>
                <w:kern w:val="24"/>
                <w:sz w:val="20"/>
                <w:szCs w:val="20"/>
              </w:rPr>
              <w:t>Well Known DID Configuration</w:t>
            </w:r>
            <w:r w:rsidRPr="00835F20">
              <w:rPr>
                <w:rFonts w:asciiTheme="majorHAnsi" w:eastAsiaTheme="majorHAnsi" w:hAnsiTheme="majorHAnsi" w:cs="Arial" w:hint="eastAsia"/>
                <w:color w:val="000000"/>
                <w:kern w:val="24"/>
                <w:sz w:val="20"/>
                <w:szCs w:val="20"/>
              </w:rPr>
              <w:t>を採用できることが確認できた。</w:t>
            </w:r>
          </w:p>
        </w:tc>
      </w:tr>
    </w:tbl>
    <w:p w14:paraId="750E21C0" w14:textId="3A31BBD6" w:rsidR="00D94CF0" w:rsidRPr="00835F20" w:rsidRDefault="00D94CF0" w:rsidP="00D94CF0"/>
    <w:p w14:paraId="48E20AA1" w14:textId="5D52C809" w:rsidR="00F05FA2" w:rsidRPr="00A06E26" w:rsidRDefault="00611195" w:rsidP="002035AF">
      <w:pPr>
        <w:pStyle w:val="2"/>
      </w:pPr>
      <w:bookmarkStart w:id="647" w:name="_Toc128560521"/>
      <w:r w:rsidRPr="00A06E26">
        <w:rPr>
          <w:rFonts w:hint="eastAsia"/>
        </w:rPr>
        <w:t>検証できる領域を拡大する仕組み</w:t>
      </w:r>
      <w:bookmarkEnd w:id="647"/>
    </w:p>
    <w:p w14:paraId="36D42B33" w14:textId="365C0DD6" w:rsidR="00C6693C" w:rsidRPr="00A06E26" w:rsidRDefault="00EF624C" w:rsidP="002035AF">
      <w:pPr>
        <w:pStyle w:val="3"/>
        <w:adjustRightInd w:val="0"/>
        <w:snapToGrid w:val="0"/>
        <w:spacing w:beforeLines="100" w:before="360" w:afterLines="50" w:after="180" w:line="288" w:lineRule="auto"/>
        <w:ind w:leftChars="100" w:left="210" w:rightChars="100" w:right="210" w:firstLine="0"/>
      </w:pPr>
      <w:bookmarkStart w:id="648" w:name="_Toc128560522"/>
      <w:r w:rsidRPr="00A06E26">
        <w:rPr>
          <w:rFonts w:hint="eastAsia"/>
        </w:rPr>
        <w:t>データフロー</w:t>
      </w:r>
      <w:bookmarkEnd w:id="648"/>
    </w:p>
    <w:p w14:paraId="2A649AD9" w14:textId="0F8F265C" w:rsidR="00C81EDF" w:rsidRDefault="00C6693C" w:rsidP="00C6693C">
      <w:pPr>
        <w:ind w:firstLineChars="100" w:firstLine="210"/>
        <w:rPr>
          <w:rFonts w:asciiTheme="majorHAnsi" w:eastAsiaTheme="majorEastAsia" w:hAnsiTheme="majorHAnsi"/>
          <w:color w:val="000000" w:themeColor="text1"/>
        </w:rPr>
      </w:pPr>
      <w:r w:rsidRPr="34869454">
        <w:rPr>
          <w:rFonts w:asciiTheme="majorHAnsi" w:eastAsiaTheme="majorEastAsia" w:hAnsiTheme="majorHAnsi"/>
          <w:color w:val="000000" w:themeColor="text1"/>
        </w:rPr>
        <w:t>本実証</w:t>
      </w:r>
      <w:r w:rsidR="00A92B22">
        <w:rPr>
          <w:rFonts w:asciiTheme="majorHAnsi" w:eastAsiaTheme="majorEastAsia" w:hAnsiTheme="majorHAnsi" w:hint="eastAsia"/>
          <w:color w:val="000000" w:themeColor="text1"/>
        </w:rPr>
        <w:t>プロジェクト</w:t>
      </w:r>
      <w:r w:rsidRPr="34869454">
        <w:rPr>
          <w:rFonts w:asciiTheme="majorHAnsi" w:eastAsiaTheme="majorEastAsia" w:hAnsiTheme="majorHAnsi"/>
          <w:color w:val="000000" w:themeColor="text1"/>
        </w:rPr>
        <w:t>におけるデータフロー</w:t>
      </w:r>
      <w:r w:rsidR="0097137B">
        <w:rPr>
          <w:rFonts w:asciiTheme="majorHAnsi" w:eastAsiaTheme="majorEastAsia" w:hAnsiTheme="majorHAnsi" w:hint="eastAsia"/>
          <w:color w:val="000000" w:themeColor="text1"/>
        </w:rPr>
        <w:t>図</w:t>
      </w:r>
      <w:r w:rsidR="00C81EDF">
        <w:rPr>
          <w:rFonts w:asciiTheme="majorHAnsi" w:eastAsiaTheme="majorEastAsia" w:hAnsiTheme="majorHAnsi" w:hint="eastAsia"/>
          <w:color w:val="000000" w:themeColor="text1"/>
        </w:rPr>
        <w:t>を以下に示す。</w:t>
      </w:r>
    </w:p>
    <w:p w14:paraId="5BC0E4AF" w14:textId="0459422E" w:rsidR="00EB5899" w:rsidRPr="002976B6" w:rsidRDefault="00C81EDF" w:rsidP="00C81EDF">
      <w:pPr>
        <w:ind w:firstLineChars="100" w:firstLine="210"/>
        <w:rPr>
          <w:rFonts w:asciiTheme="majorHAnsi" w:eastAsiaTheme="majorEastAsia" w:hAnsiTheme="majorHAnsi"/>
          <w:color w:val="000000" w:themeColor="text1"/>
        </w:rPr>
      </w:pPr>
      <w:r>
        <w:rPr>
          <w:rFonts w:asciiTheme="majorHAnsi" w:eastAsiaTheme="majorEastAsia" w:hAnsiTheme="majorHAnsi" w:hint="eastAsia"/>
          <w:color w:val="000000" w:themeColor="text1"/>
        </w:rPr>
        <w:t>なお、</w:t>
      </w:r>
      <w:r w:rsidRPr="00C81EDF">
        <w:rPr>
          <w:rFonts w:asciiTheme="majorHAnsi" w:eastAsiaTheme="majorEastAsia" w:hAnsiTheme="majorHAnsi" w:hint="eastAsia"/>
          <w:color w:val="000000" w:themeColor="text1"/>
        </w:rPr>
        <w:t>中心的なステークホルダーである中小事業者を中心とした図</w:t>
      </w:r>
      <w:r w:rsidR="0097137B">
        <w:rPr>
          <w:rFonts w:asciiTheme="majorHAnsi" w:eastAsiaTheme="majorEastAsia" w:hAnsiTheme="majorHAnsi" w:hint="eastAsia"/>
          <w:color w:val="000000" w:themeColor="text1"/>
        </w:rPr>
        <w:t>として記載している</w:t>
      </w:r>
      <w:r>
        <w:rPr>
          <w:rFonts w:asciiTheme="majorHAnsi" w:eastAsiaTheme="majorEastAsia" w:hAnsiTheme="majorHAnsi" w:hint="eastAsia"/>
          <w:color w:val="000000" w:themeColor="text1"/>
        </w:rPr>
        <w:t>。</w:t>
      </w:r>
    </w:p>
    <w:p w14:paraId="471F7AA5" w14:textId="53AF0972" w:rsidR="00EB5899" w:rsidRDefault="00EB5899" w:rsidP="00EB5899">
      <w:pPr>
        <w:ind w:firstLineChars="100" w:firstLine="210"/>
        <w:jc w:val="center"/>
        <w:rPr>
          <w:rFonts w:asciiTheme="majorHAnsi" w:eastAsiaTheme="majorEastAsia" w:hAnsiTheme="majorHAnsi"/>
          <w:color w:val="000000" w:themeColor="text1"/>
        </w:rPr>
      </w:pPr>
    </w:p>
    <w:p w14:paraId="7F0B7D1B" w14:textId="1D412D0A" w:rsidR="0021089C" w:rsidRDefault="0021089C" w:rsidP="00EB5899">
      <w:pPr>
        <w:adjustRightInd w:val="0"/>
        <w:snapToGrid w:val="0"/>
        <w:jc w:val="center"/>
        <w:rPr>
          <w:rFonts w:asciiTheme="majorHAnsi" w:eastAsiaTheme="majorHAnsi" w:hAnsiTheme="majorHAnsi" w:cs="Times New Roman"/>
          <w:b/>
          <w:bCs/>
          <w:lang w:val="x-none" w:eastAsia="x-none"/>
        </w:rPr>
      </w:pPr>
      <w:r>
        <w:rPr>
          <w:noProof/>
        </w:rPr>
        <w:lastRenderedPageBreak/>
        <w:drawing>
          <wp:inline distT="0" distB="0" distL="0" distR="0" wp14:anchorId="6869885C" wp14:editId="33A12650">
            <wp:extent cx="4876800" cy="2286000"/>
            <wp:effectExtent l="0" t="0" r="0" b="0"/>
            <wp:docPr id="1576940718" name="図 157694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82878" cy="2288849"/>
                    </a:xfrm>
                    <a:prstGeom prst="rect">
                      <a:avLst/>
                    </a:prstGeom>
                  </pic:spPr>
                </pic:pic>
              </a:graphicData>
            </a:graphic>
          </wp:inline>
        </w:drawing>
      </w:r>
    </w:p>
    <w:p w14:paraId="73B7040B" w14:textId="77777777" w:rsidR="0021089C" w:rsidRDefault="0021089C" w:rsidP="00EB5899">
      <w:pPr>
        <w:adjustRightInd w:val="0"/>
        <w:snapToGrid w:val="0"/>
        <w:jc w:val="center"/>
        <w:rPr>
          <w:rFonts w:asciiTheme="majorHAnsi" w:eastAsiaTheme="majorHAnsi" w:hAnsiTheme="majorHAnsi" w:cs="Times New Roman"/>
          <w:b/>
          <w:bCs/>
          <w:lang w:val="x-none" w:eastAsia="x-none"/>
        </w:rPr>
      </w:pPr>
    </w:p>
    <w:p w14:paraId="1DB10814" w14:textId="76CB638D" w:rsidR="00EB5899" w:rsidRPr="00A06E26" w:rsidRDefault="00EB5899" w:rsidP="00EB5899">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D71FCB">
        <w:rPr>
          <w:rFonts w:asciiTheme="majorHAnsi" w:eastAsiaTheme="majorHAnsi" w:hAnsiTheme="majorHAnsi" w:cs="Times New Roman"/>
          <w:b/>
          <w:bCs/>
          <w:noProof/>
          <w:lang w:val="x-none" w:eastAsia="x-none"/>
        </w:rPr>
        <w:t>3.2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D71FCB">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データフロー図</w:t>
      </w:r>
    </w:p>
    <w:p w14:paraId="1DB0E3C3" w14:textId="353530EC" w:rsidR="00EB5899" w:rsidRDefault="00EB5899" w:rsidP="00EB5899">
      <w:pPr>
        <w:jc w:val="center"/>
        <w:rPr>
          <w:rFonts w:asciiTheme="majorHAnsi" w:eastAsiaTheme="majorEastAsia" w:hAnsiTheme="majorHAnsi" w:cs="Times New Roman"/>
          <w:b/>
          <w:bCs/>
          <w:lang w:val="x-none"/>
        </w:rPr>
      </w:pPr>
    </w:p>
    <w:p w14:paraId="54A29BA9" w14:textId="7D3A78A2" w:rsidR="0021089C" w:rsidRDefault="0021089C" w:rsidP="00EB5899">
      <w:pPr>
        <w:jc w:val="center"/>
        <w:rPr>
          <w:rFonts w:asciiTheme="majorHAnsi" w:eastAsiaTheme="majorEastAsia" w:hAnsiTheme="majorHAnsi" w:cs="Times New Roman"/>
          <w:b/>
          <w:bCs/>
          <w:lang w:val="x-none"/>
        </w:rPr>
      </w:pPr>
    </w:p>
    <w:p w14:paraId="4732E1AD" w14:textId="06088963" w:rsidR="0021089C" w:rsidRDefault="0021089C" w:rsidP="00EB5899">
      <w:pPr>
        <w:jc w:val="center"/>
        <w:rPr>
          <w:rFonts w:asciiTheme="majorHAnsi" w:eastAsiaTheme="majorEastAsia" w:hAnsiTheme="majorHAnsi" w:cs="Times New Roman"/>
          <w:b/>
          <w:bCs/>
          <w:lang w:val="x-none"/>
        </w:rPr>
      </w:pPr>
    </w:p>
    <w:p w14:paraId="108B3EC9" w14:textId="48F451C0" w:rsidR="0021089C" w:rsidRDefault="0021089C" w:rsidP="00EB5899">
      <w:pPr>
        <w:jc w:val="center"/>
        <w:rPr>
          <w:rFonts w:asciiTheme="majorHAnsi" w:eastAsiaTheme="majorEastAsia" w:hAnsiTheme="majorHAnsi" w:cs="Times New Roman"/>
          <w:b/>
          <w:bCs/>
          <w:lang w:val="x-none"/>
        </w:rPr>
      </w:pPr>
    </w:p>
    <w:p w14:paraId="5FF11D72" w14:textId="4003916E" w:rsidR="0021089C" w:rsidRDefault="0021089C" w:rsidP="00EB5899">
      <w:pPr>
        <w:jc w:val="center"/>
        <w:rPr>
          <w:rFonts w:asciiTheme="majorHAnsi" w:eastAsiaTheme="majorEastAsia" w:hAnsiTheme="majorHAnsi" w:cs="Times New Roman"/>
          <w:b/>
          <w:bCs/>
          <w:lang w:val="x-none"/>
        </w:rPr>
      </w:pPr>
    </w:p>
    <w:p w14:paraId="63EEFBD4" w14:textId="623FF02C" w:rsidR="0021089C" w:rsidRDefault="0021089C" w:rsidP="00EB5899">
      <w:pPr>
        <w:jc w:val="center"/>
        <w:rPr>
          <w:rFonts w:asciiTheme="majorHAnsi" w:eastAsiaTheme="majorEastAsia" w:hAnsiTheme="majorHAnsi" w:cs="Times New Roman"/>
          <w:b/>
          <w:bCs/>
          <w:lang w:val="x-none"/>
        </w:rPr>
      </w:pPr>
    </w:p>
    <w:p w14:paraId="7047D5BE" w14:textId="0EDFCA7E" w:rsidR="0021089C" w:rsidRDefault="0021089C" w:rsidP="00EB5899">
      <w:pPr>
        <w:jc w:val="center"/>
        <w:rPr>
          <w:rFonts w:asciiTheme="majorHAnsi" w:eastAsiaTheme="majorEastAsia" w:hAnsiTheme="majorHAnsi" w:cs="Times New Roman"/>
          <w:b/>
          <w:bCs/>
          <w:lang w:val="x-none"/>
        </w:rPr>
      </w:pPr>
    </w:p>
    <w:p w14:paraId="3A680FFA" w14:textId="4539B93F" w:rsidR="0021089C" w:rsidRDefault="0021089C" w:rsidP="00EB5899">
      <w:pPr>
        <w:jc w:val="center"/>
        <w:rPr>
          <w:rFonts w:asciiTheme="majorHAnsi" w:eastAsiaTheme="majorEastAsia" w:hAnsiTheme="majorHAnsi" w:cs="Times New Roman"/>
          <w:b/>
          <w:bCs/>
          <w:lang w:val="x-none"/>
        </w:rPr>
      </w:pPr>
    </w:p>
    <w:p w14:paraId="52846E0B" w14:textId="3D7E72C3" w:rsidR="0021089C" w:rsidRDefault="0021089C" w:rsidP="00EB5899">
      <w:pPr>
        <w:jc w:val="center"/>
        <w:rPr>
          <w:rFonts w:asciiTheme="majorHAnsi" w:eastAsiaTheme="majorEastAsia" w:hAnsiTheme="majorHAnsi" w:cs="Times New Roman"/>
          <w:b/>
          <w:bCs/>
          <w:lang w:val="x-none"/>
        </w:rPr>
      </w:pPr>
    </w:p>
    <w:p w14:paraId="370589B8" w14:textId="6A811A61" w:rsidR="0021089C" w:rsidRDefault="0021089C" w:rsidP="00EB5899">
      <w:pPr>
        <w:jc w:val="center"/>
        <w:rPr>
          <w:rFonts w:asciiTheme="majorHAnsi" w:eastAsiaTheme="majorEastAsia" w:hAnsiTheme="majorHAnsi" w:cs="Times New Roman"/>
          <w:b/>
          <w:bCs/>
          <w:lang w:val="x-none"/>
        </w:rPr>
      </w:pPr>
    </w:p>
    <w:p w14:paraId="75DDE077" w14:textId="77777777" w:rsidR="0021089C" w:rsidRPr="00EB5899" w:rsidRDefault="0021089C" w:rsidP="00EB5899">
      <w:pPr>
        <w:jc w:val="center"/>
        <w:rPr>
          <w:rFonts w:asciiTheme="majorHAnsi" w:eastAsiaTheme="majorEastAsia" w:hAnsiTheme="majorHAnsi" w:cs="Times New Roman"/>
          <w:b/>
          <w:bCs/>
          <w:lang w:val="x-none"/>
        </w:rPr>
      </w:pPr>
    </w:p>
    <w:p w14:paraId="762873DB" w14:textId="66EC3BB2" w:rsidR="00EB5899" w:rsidRPr="00A06E26" w:rsidRDefault="00EB5899" w:rsidP="00EB5899">
      <w:pPr>
        <w:ind w:firstLine="120"/>
        <w:rPr>
          <w:rFonts w:asciiTheme="majorHAnsi" w:eastAsiaTheme="majorEastAsia" w:hAnsiTheme="majorHAnsi"/>
          <w:color w:val="000000" w:themeColor="text1"/>
        </w:rPr>
      </w:pPr>
      <w:r w:rsidRPr="2C09712E">
        <w:rPr>
          <w:rFonts w:asciiTheme="majorHAnsi" w:eastAsiaTheme="majorEastAsia" w:hAnsiTheme="majorHAnsi"/>
          <w:color w:val="000000" w:themeColor="text1"/>
        </w:rPr>
        <w:t>申請を行う企業である中小事業者は、証明書発行団体にVCの発行を依頼してVCを取得する。中小事業者はウォレットにてVCを管理し、必要な証明書を以て申請先である所管税務署に証明書の提示を行う。</w:t>
      </w:r>
    </w:p>
    <w:p w14:paraId="08F18309" w14:textId="200A44E4" w:rsidR="00EB5899" w:rsidRDefault="00EB5899" w:rsidP="00EB5899">
      <w:pPr>
        <w:ind w:firstLine="120"/>
        <w:rPr>
          <w:rFonts w:asciiTheme="majorHAnsi" w:eastAsiaTheme="majorEastAsia" w:hAnsiTheme="majorHAnsi"/>
          <w:color w:val="000000" w:themeColor="text1"/>
        </w:rPr>
      </w:pPr>
      <w:r w:rsidRPr="2C09712E">
        <w:rPr>
          <w:rFonts w:asciiTheme="majorHAnsi" w:eastAsiaTheme="majorEastAsia" w:hAnsiTheme="majorHAnsi"/>
          <w:color w:val="000000" w:themeColor="text1"/>
        </w:rPr>
        <w:t>業務と対応したVCの流れを以下に示す。</w:t>
      </w:r>
    </w:p>
    <w:p w14:paraId="5E85E823" w14:textId="4501AD81" w:rsidR="00C6693C" w:rsidRDefault="0054477D" w:rsidP="00C6693C">
      <w:pPr>
        <w:jc w:val="center"/>
      </w:pPr>
      <w:r>
        <w:rPr>
          <w:noProof/>
        </w:rPr>
        <w:drawing>
          <wp:anchor distT="0" distB="0" distL="114300" distR="114300" simplePos="0" relativeHeight="251672576" behindDoc="0" locked="0" layoutInCell="1" allowOverlap="1" wp14:anchorId="7CCCFB4C" wp14:editId="032C2414">
            <wp:simplePos x="0" y="0"/>
            <wp:positionH relativeFrom="column">
              <wp:posOffset>481965</wp:posOffset>
            </wp:positionH>
            <wp:positionV relativeFrom="paragraph">
              <wp:posOffset>60325</wp:posOffset>
            </wp:positionV>
            <wp:extent cx="4682581" cy="2870200"/>
            <wp:effectExtent l="0" t="0" r="3810" b="635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5109" cy="28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1761B" w14:textId="4DD88916" w:rsidR="0054477D" w:rsidRDefault="0054477D" w:rsidP="00C6693C">
      <w:pPr>
        <w:jc w:val="center"/>
      </w:pPr>
    </w:p>
    <w:p w14:paraId="7A025716" w14:textId="53F02B0C" w:rsidR="0054477D" w:rsidRDefault="0054477D" w:rsidP="00C6693C">
      <w:pPr>
        <w:jc w:val="center"/>
      </w:pPr>
    </w:p>
    <w:p w14:paraId="499B8372" w14:textId="2C5D8409" w:rsidR="0054477D" w:rsidRDefault="0054477D" w:rsidP="00C6693C">
      <w:pPr>
        <w:jc w:val="center"/>
      </w:pPr>
    </w:p>
    <w:p w14:paraId="3FBF8C16" w14:textId="4F75CCAB" w:rsidR="0054477D" w:rsidRDefault="0054477D" w:rsidP="00C6693C">
      <w:pPr>
        <w:jc w:val="center"/>
      </w:pPr>
    </w:p>
    <w:p w14:paraId="64DFEF25" w14:textId="28EA9B73" w:rsidR="0054477D" w:rsidRDefault="0054477D" w:rsidP="00C6693C">
      <w:pPr>
        <w:jc w:val="center"/>
      </w:pPr>
    </w:p>
    <w:p w14:paraId="05DE7EC0" w14:textId="7885AB9B" w:rsidR="0054477D" w:rsidRDefault="0054477D" w:rsidP="00C6693C">
      <w:pPr>
        <w:jc w:val="center"/>
      </w:pPr>
    </w:p>
    <w:p w14:paraId="049685EF" w14:textId="7BB4AE23" w:rsidR="0054477D" w:rsidRDefault="0054477D" w:rsidP="00C6693C">
      <w:pPr>
        <w:jc w:val="center"/>
      </w:pPr>
    </w:p>
    <w:p w14:paraId="222BD99E" w14:textId="074837D3" w:rsidR="0054477D" w:rsidRDefault="0054477D" w:rsidP="00C6693C">
      <w:pPr>
        <w:jc w:val="center"/>
      </w:pPr>
    </w:p>
    <w:p w14:paraId="789260AE" w14:textId="77777777" w:rsidR="0054477D" w:rsidRDefault="0054477D" w:rsidP="00C6693C">
      <w:pPr>
        <w:jc w:val="center"/>
      </w:pPr>
    </w:p>
    <w:p w14:paraId="3F942DB5" w14:textId="542359C0" w:rsidR="0054477D" w:rsidRDefault="0054477D" w:rsidP="00C6693C">
      <w:pPr>
        <w:jc w:val="center"/>
      </w:pPr>
    </w:p>
    <w:p w14:paraId="4D010DF0" w14:textId="48478C53" w:rsidR="0054477D" w:rsidRDefault="0054477D" w:rsidP="00C6693C">
      <w:pPr>
        <w:jc w:val="center"/>
      </w:pPr>
    </w:p>
    <w:p w14:paraId="7BDF2E01" w14:textId="77777777" w:rsidR="0021089C" w:rsidRPr="00A06E26" w:rsidRDefault="0021089C" w:rsidP="00C6693C">
      <w:pPr>
        <w:jc w:val="center"/>
      </w:pPr>
    </w:p>
    <w:p w14:paraId="3A79AD4E" w14:textId="6EAF9D10" w:rsidR="00972F28" w:rsidRPr="00A06E26" w:rsidRDefault="00972F28" w:rsidP="00972F28">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EB5899">
        <w:rPr>
          <w:rFonts w:asciiTheme="majorHAnsi" w:eastAsiaTheme="majorHAnsi" w:hAnsiTheme="majorHAnsi" w:cs="Times New Roman" w:hint="eastAsia"/>
          <w:b/>
          <w:bCs/>
          <w:lang w:val="x-none"/>
        </w:rPr>
        <w:t>業務フロー</w:t>
      </w:r>
      <w:r>
        <w:rPr>
          <w:rFonts w:asciiTheme="majorHAnsi" w:eastAsiaTheme="majorHAnsi" w:hAnsiTheme="majorHAnsi" w:cs="Times New Roman" w:hint="eastAsia"/>
          <w:b/>
          <w:bCs/>
          <w:lang w:val="x-none"/>
        </w:rPr>
        <w:t>図</w:t>
      </w:r>
    </w:p>
    <w:p w14:paraId="705BFD3E" w14:textId="595FDE05" w:rsidR="00972F28" w:rsidRPr="00A06E26" w:rsidRDefault="00972F28" w:rsidP="00C6693C">
      <w:pPr>
        <w:rPr>
          <w:rFonts w:asciiTheme="majorHAnsi" w:eastAsiaTheme="majorEastAsia" w:hAnsiTheme="majorHAnsi"/>
          <w:color w:val="4472C4" w:themeColor="accent5"/>
        </w:rPr>
      </w:pPr>
    </w:p>
    <w:p w14:paraId="6202EDAB" w14:textId="2CC9FC0C"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中小事業者は全国の IT 企業等の設備メーカー等へ SW 利用 VC の発行を依頼。</w:t>
      </w:r>
    </w:p>
    <w:p w14:paraId="2564A10C" w14:textId="1EF38922"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 xml:space="preserve">全国の IT 企業等の設備メーカー等は中小事業者へ SW 利用 VC を発行。中小事業者は法人 </w:t>
      </w:r>
      <w:del w:id="649" w:author="宮島　一樹" w:date="2023-03-23T18:50:00Z">
        <w:r w:rsidRPr="34869454" w:rsidDel="007C5875">
          <w:rPr>
            <w:rFonts w:asciiTheme="majorHAnsi" w:eastAsiaTheme="majorEastAsia" w:hAnsiTheme="majorHAnsi"/>
            <w:color w:val="000000" w:themeColor="text1"/>
          </w:rPr>
          <w:delText>Wallet</w:delText>
        </w:r>
      </w:del>
      <w:ins w:id="650" w:author="宮島　一樹" w:date="2023-03-23T18:50:00Z">
        <w:r w:rsidR="007C5875">
          <w:rPr>
            <w:rFonts w:asciiTheme="majorHAnsi" w:eastAsiaTheme="majorEastAsia" w:hAnsiTheme="majorHAnsi"/>
            <w:color w:val="000000" w:themeColor="text1"/>
          </w:rPr>
          <w:t>Wallet</w:t>
        </w:r>
      </w:ins>
      <w:r w:rsidRPr="34869454">
        <w:rPr>
          <w:rFonts w:asciiTheme="majorHAnsi" w:eastAsiaTheme="majorEastAsia" w:hAnsiTheme="majorHAnsi"/>
          <w:color w:val="000000" w:themeColor="text1"/>
        </w:rPr>
        <w:t xml:space="preserve"> に SW 利用 VC を格納。</w:t>
      </w:r>
    </w:p>
    <w:p w14:paraId="208320BA"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 JISA 等の工業会等へ工業会証明書 VC の発行を依頼。</w:t>
      </w:r>
    </w:p>
    <w:p w14:paraId="618B5177" w14:textId="7FE0A78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 xml:space="preserve">JISA 等の工業会等は中小事業者へ SW 利用 VC の提示および工業会証明書 VC を発行。中小事業者は法人 </w:t>
      </w:r>
      <w:del w:id="651" w:author="宮島　一樹" w:date="2023-03-23T18:50:00Z">
        <w:r w:rsidRPr="34869454" w:rsidDel="007C5875">
          <w:rPr>
            <w:rFonts w:asciiTheme="majorHAnsi" w:eastAsiaTheme="majorEastAsia" w:hAnsiTheme="majorHAnsi"/>
            <w:color w:val="000000" w:themeColor="text1"/>
          </w:rPr>
          <w:delText>Wallet</w:delText>
        </w:r>
      </w:del>
      <w:ins w:id="652" w:author="宮島　一樹" w:date="2023-03-23T18:50:00Z">
        <w:r w:rsidR="007C5875">
          <w:rPr>
            <w:rFonts w:asciiTheme="majorHAnsi" w:eastAsiaTheme="majorEastAsia" w:hAnsiTheme="majorHAnsi"/>
            <w:color w:val="000000" w:themeColor="text1"/>
          </w:rPr>
          <w:t>Wallet</w:t>
        </w:r>
      </w:ins>
      <w:r w:rsidRPr="34869454">
        <w:rPr>
          <w:rFonts w:asciiTheme="majorHAnsi" w:eastAsiaTheme="majorEastAsia" w:hAnsiTheme="majorHAnsi"/>
          <w:color w:val="000000" w:themeColor="text1"/>
        </w:rPr>
        <w:t xml:space="preserve"> に工業会証明書 VC を格納。</w:t>
      </w:r>
    </w:p>
    <w:p w14:paraId="38C13087"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中小事業者は中小企業庁へ経営力向上計画に係る認定申請書の申請時に計画認定 VC の発行を依頼。</w:t>
      </w:r>
    </w:p>
    <w:p w14:paraId="666F6CE7" w14:textId="6887DF80"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 xml:space="preserve">中小企業庁は中小事業者へ SW 利用 VC および工業会証明書 VC の提示および計画認定VCを発行。中小事業者は法人 </w:t>
      </w:r>
      <w:del w:id="653" w:author="宮島　一樹" w:date="2023-03-23T18:50:00Z">
        <w:r w:rsidRPr="34869454" w:rsidDel="007C5875">
          <w:rPr>
            <w:rFonts w:asciiTheme="majorHAnsi" w:eastAsiaTheme="majorEastAsia" w:hAnsiTheme="majorHAnsi"/>
            <w:color w:val="000000" w:themeColor="text1"/>
          </w:rPr>
          <w:delText>Wallet</w:delText>
        </w:r>
      </w:del>
      <w:ins w:id="654" w:author="宮島　一樹" w:date="2023-03-23T18:50:00Z">
        <w:r w:rsidR="007C5875">
          <w:rPr>
            <w:rFonts w:asciiTheme="majorHAnsi" w:eastAsiaTheme="majorEastAsia" w:hAnsiTheme="majorHAnsi"/>
            <w:color w:val="000000" w:themeColor="text1"/>
          </w:rPr>
          <w:t>Wallet</w:t>
        </w:r>
      </w:ins>
      <w:r w:rsidRPr="34869454">
        <w:rPr>
          <w:rFonts w:asciiTheme="majorHAnsi" w:eastAsiaTheme="majorEastAsia" w:hAnsiTheme="majorHAnsi"/>
          <w:color w:val="000000" w:themeColor="text1"/>
        </w:rPr>
        <w:t xml:space="preserve"> に計画認定 VC を格納。</w:t>
      </w:r>
    </w:p>
    <w:p w14:paraId="5BB1CD28"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中小事業者は所轄の税務署へ税務申告を実施</w:t>
      </w:r>
    </w:p>
    <w:p w14:paraId="4F185F4E"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中小事業者は所轄の税務署へ SW 利用 VC、工業会証明書 VC および計画認定 VC を提示</w:t>
      </w:r>
    </w:p>
    <w:p w14:paraId="3C1A5F86" w14:textId="77777777" w:rsidR="00D47ADC" w:rsidRPr="00A06E26" w:rsidRDefault="00D47ADC" w:rsidP="00D11D16">
      <w:pPr>
        <w:rPr>
          <w:rFonts w:asciiTheme="majorHAnsi" w:eastAsiaTheme="majorHAnsi" w:hAnsiTheme="majorHAnsi"/>
        </w:rPr>
      </w:pPr>
    </w:p>
    <w:p w14:paraId="6ECC0410" w14:textId="14162CFC" w:rsidR="007E0056" w:rsidRPr="00A06E26" w:rsidRDefault="004F0097"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655" w:name="_Toc128560523"/>
      <w:r w:rsidR="00611195" w:rsidRPr="00A06E26">
        <w:rPr>
          <w:rFonts w:hint="eastAsia"/>
        </w:rPr>
        <w:t>データフロー</w:t>
      </w:r>
      <w:r w:rsidR="007E0056" w:rsidRPr="00A06E26">
        <w:t>に</w:t>
      </w:r>
      <w:r w:rsidR="007E0056" w:rsidRPr="00A06E26">
        <w:rPr>
          <w:rFonts w:hint="eastAsia"/>
        </w:rPr>
        <w:t>登場</w:t>
      </w:r>
      <w:r w:rsidR="007E0056" w:rsidRPr="00A06E26">
        <w:t>する主体とその概要</w:t>
      </w:r>
      <w:bookmarkEnd w:id="655"/>
    </w:p>
    <w:p w14:paraId="316D5BC7" w14:textId="632B645C" w:rsidR="00C6693C" w:rsidRDefault="00C6693C" w:rsidP="00C6693C">
      <w:r>
        <w:t xml:space="preserve">　データフローに登場する主体とその役割を以下に示す。</w:t>
      </w:r>
    </w:p>
    <w:p w14:paraId="5365BFDF" w14:textId="77777777" w:rsidR="00972F28" w:rsidRPr="003B7A4A" w:rsidRDefault="00972F28" w:rsidP="00972F28"/>
    <w:p w14:paraId="3EF21B5A" w14:textId="48AFB081" w:rsidR="00C6693C" w:rsidRPr="00972F28" w:rsidRDefault="00972F28" w:rsidP="00972F28">
      <w:pPr>
        <w:pStyle w:val="af9"/>
        <w:keepNext/>
        <w:rPr>
          <w:rFonts w:asciiTheme="majorHAnsi" w:eastAsiaTheme="majorHAnsi" w:hAnsiTheme="majorHAnsi"/>
        </w:rPr>
      </w:pPr>
      <w:bookmarkStart w:id="656" w:name="_Hlk127359871"/>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Pr="00972F28">
        <w:rPr>
          <w:rFonts w:asciiTheme="majorHAnsi" w:eastAsiaTheme="majorHAnsi" w:hAnsiTheme="majorHAnsi" w:hint="eastAsia"/>
          <w:lang w:eastAsia="ja-JP"/>
        </w:rPr>
        <w:t>データフローに登場する主体とその役割</w:t>
      </w:r>
    </w:p>
    <w:tbl>
      <w:tblPr>
        <w:tblStyle w:val="ab"/>
        <w:tblW w:w="0" w:type="auto"/>
        <w:jc w:val="center"/>
        <w:tblLayout w:type="fixed"/>
        <w:tblLook w:val="04A0" w:firstRow="1" w:lastRow="0" w:firstColumn="1" w:lastColumn="0" w:noHBand="0" w:noVBand="1"/>
      </w:tblPr>
      <w:tblGrid>
        <w:gridCol w:w="1995"/>
        <w:gridCol w:w="6495"/>
      </w:tblGrid>
      <w:tr w:rsidR="00C6693C" w14:paraId="326E9ED1" w14:textId="77777777" w:rsidTr="005F3CD4">
        <w:trPr>
          <w:trHeight w:val="300"/>
          <w:jc w:val="center"/>
        </w:trPr>
        <w:tc>
          <w:tcPr>
            <w:tcW w:w="1995" w:type="dxa"/>
            <w:tcBorders>
              <w:top w:val="single" w:sz="8" w:space="0" w:color="auto"/>
              <w:left w:val="single" w:sz="8" w:space="0" w:color="auto"/>
              <w:bottom w:val="single" w:sz="8" w:space="0" w:color="auto"/>
              <w:right w:val="single" w:sz="8" w:space="0" w:color="auto"/>
            </w:tcBorders>
            <w:shd w:val="clear" w:color="auto" w:fill="DBE5F1"/>
          </w:tcPr>
          <w:bookmarkEnd w:id="656"/>
          <w:p w14:paraId="69102289" w14:textId="77777777" w:rsidR="00C6693C" w:rsidRPr="00364962" w:rsidRDefault="00C6693C" w:rsidP="005F3CD4">
            <w:pPr>
              <w:tabs>
                <w:tab w:val="left" w:pos="8225"/>
              </w:tabs>
              <w:rPr>
                <w:rFonts w:asciiTheme="minorHAnsi" w:hAnsiTheme="minorHAnsi" w:cstheme="minorBidi"/>
                <w:color w:val="000000" w:themeColor="text1"/>
                <w:sz w:val="20"/>
                <w:szCs w:val="20"/>
              </w:rPr>
            </w:pPr>
            <w:r w:rsidRPr="00364962">
              <w:rPr>
                <w:rFonts w:asciiTheme="minorHAnsi" w:hAnsiTheme="minorHAnsi" w:cstheme="minorBidi"/>
                <w:color w:val="000000" w:themeColor="text1"/>
                <w:sz w:val="20"/>
                <w:szCs w:val="20"/>
              </w:rPr>
              <w:t>主体（組織）</w:t>
            </w:r>
          </w:p>
        </w:tc>
        <w:tc>
          <w:tcPr>
            <w:tcW w:w="6495" w:type="dxa"/>
            <w:tcBorders>
              <w:top w:val="single" w:sz="8" w:space="0" w:color="auto"/>
              <w:left w:val="single" w:sz="8" w:space="0" w:color="auto"/>
              <w:bottom w:val="single" w:sz="8" w:space="0" w:color="auto"/>
              <w:right w:val="single" w:sz="8" w:space="0" w:color="auto"/>
            </w:tcBorders>
            <w:shd w:val="clear" w:color="auto" w:fill="DBE5F1"/>
          </w:tcPr>
          <w:p w14:paraId="2B09CF9E" w14:textId="77777777" w:rsidR="00C6693C" w:rsidRPr="00364962" w:rsidRDefault="00C6693C" w:rsidP="005F3CD4">
            <w:pPr>
              <w:tabs>
                <w:tab w:val="left" w:pos="8225"/>
              </w:tabs>
              <w:rPr>
                <w:rFonts w:asciiTheme="minorHAnsi" w:hAnsiTheme="minorHAnsi" w:cstheme="minorBidi"/>
                <w:color w:val="000000" w:themeColor="text1"/>
                <w:sz w:val="20"/>
                <w:szCs w:val="20"/>
              </w:rPr>
            </w:pPr>
            <w:r w:rsidRPr="00364962">
              <w:rPr>
                <w:rFonts w:asciiTheme="minorHAnsi" w:hAnsiTheme="minorHAnsi" w:cstheme="minorBidi"/>
                <w:color w:val="000000" w:themeColor="text1"/>
                <w:sz w:val="20"/>
                <w:szCs w:val="20"/>
              </w:rPr>
              <w:t>役割</w:t>
            </w:r>
          </w:p>
        </w:tc>
      </w:tr>
      <w:tr w:rsidR="00C6693C" w14:paraId="7DD4FC71" w14:textId="77777777" w:rsidTr="005F3CD4">
        <w:trPr>
          <w:trHeight w:val="345"/>
          <w:jc w:val="center"/>
        </w:trPr>
        <w:tc>
          <w:tcPr>
            <w:tcW w:w="1995" w:type="dxa"/>
            <w:tcBorders>
              <w:top w:val="single" w:sz="8" w:space="0" w:color="auto"/>
              <w:left w:val="single" w:sz="8" w:space="0" w:color="auto"/>
              <w:bottom w:val="single" w:sz="8" w:space="0" w:color="auto"/>
              <w:right w:val="single" w:sz="8" w:space="0" w:color="auto"/>
            </w:tcBorders>
          </w:tcPr>
          <w:p w14:paraId="58CF772A"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＜証明書申請者＞</w:t>
            </w:r>
          </w:p>
          <w:p w14:paraId="2A1B6BCA"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w:t>
            </w:r>
          </w:p>
        </w:tc>
        <w:tc>
          <w:tcPr>
            <w:tcW w:w="6495" w:type="dxa"/>
            <w:tcBorders>
              <w:top w:val="single" w:sz="8" w:space="0" w:color="auto"/>
              <w:left w:val="single" w:sz="8" w:space="0" w:color="auto"/>
              <w:bottom w:val="single" w:sz="8" w:space="0" w:color="auto"/>
              <w:right w:val="single" w:sz="8" w:space="0" w:color="auto"/>
            </w:tcBorders>
          </w:tcPr>
          <w:p w14:paraId="7902DC93" w14:textId="4D33623A"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租税特別措置法等の適用の対象となる製品等の契約先の設備メーカー等(例：全国のIT企業)から対象製品を利用していることを示すソフトウェア利用VCを取得する。ソフトウェア利用VCを持って当該製品の販売元が加盟する工業会（例：JISA）から工業会証明書VCを入手。ソフトウェア利用VCと工業会証明書</w:t>
            </w:r>
            <w:commentRangeStart w:id="657"/>
            <w:r w:rsidRPr="00364962">
              <w:rPr>
                <w:rFonts w:asciiTheme="minorHAnsi" w:hAnsiTheme="minorHAnsi" w:cstheme="minorBidi"/>
                <w:sz w:val="20"/>
                <w:szCs w:val="20"/>
              </w:rPr>
              <w:t>VC</w:t>
            </w:r>
            <w:commentRangeStart w:id="658"/>
            <w:del w:id="659" w:author="鈴木 茂哉" w:date="2023-03-14T22:51:00Z">
              <w:r w:rsidRPr="00364962" w:rsidDel="00A54F93">
                <w:rPr>
                  <w:rFonts w:asciiTheme="minorHAnsi" w:hAnsiTheme="minorHAnsi" w:cstheme="minorBidi" w:hint="eastAsia"/>
                  <w:sz w:val="20"/>
                  <w:szCs w:val="20"/>
                </w:rPr>
                <w:delText>wお</w:delText>
              </w:r>
            </w:del>
            <w:commentRangeEnd w:id="658"/>
            <w:ins w:id="660" w:author="鈴木 茂哉" w:date="2023-03-14T22:51:00Z">
              <w:r w:rsidR="00A54F93">
                <w:rPr>
                  <w:rFonts w:asciiTheme="minorHAnsi" w:hAnsiTheme="minorHAnsi" w:cstheme="minorBidi" w:hint="eastAsia"/>
                  <w:sz w:val="20"/>
                  <w:szCs w:val="20"/>
                </w:rPr>
                <w:t>を</w:t>
              </w:r>
            </w:ins>
            <w:commentRangeEnd w:id="657"/>
            <w:r w:rsidR="00C846D9">
              <w:rPr>
                <w:rStyle w:val="ac"/>
              </w:rPr>
              <w:commentReference w:id="658"/>
            </w:r>
            <w:r w:rsidR="00B766BE">
              <w:rPr>
                <w:rStyle w:val="ac"/>
              </w:rPr>
              <w:commentReference w:id="657"/>
            </w:r>
            <w:r w:rsidRPr="00364962">
              <w:rPr>
                <w:rFonts w:asciiTheme="minorHAnsi" w:hAnsiTheme="minorHAnsi" w:cstheme="minorBidi"/>
                <w:sz w:val="20"/>
                <w:szCs w:val="20"/>
              </w:rPr>
              <w:t>持って申請者の業種を所管する関係省の地方部局に申請、認定を受け、計画認定VCを入手。所管の税務署へソフトウェア利用VCと工業会証明書VCと計画認定VCを提示することで税務申告を行う。</w:t>
            </w:r>
          </w:p>
        </w:tc>
      </w:tr>
      <w:tr w:rsidR="00C6693C" w14:paraId="51CB6CD2" w14:textId="77777777" w:rsidTr="005F3CD4">
        <w:trPr>
          <w:trHeight w:val="345"/>
          <w:jc w:val="center"/>
        </w:trPr>
        <w:tc>
          <w:tcPr>
            <w:tcW w:w="1995" w:type="dxa"/>
            <w:tcBorders>
              <w:top w:val="single" w:sz="8" w:space="0" w:color="auto"/>
              <w:left w:val="single" w:sz="8" w:space="0" w:color="auto"/>
              <w:bottom w:val="single" w:sz="8" w:space="0" w:color="auto"/>
              <w:right w:val="single" w:sz="8" w:space="0" w:color="auto"/>
            </w:tcBorders>
          </w:tcPr>
          <w:p w14:paraId="6EE583CB"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＜証明書要求者＞</w:t>
            </w:r>
          </w:p>
          <w:p w14:paraId="75FDEF9D"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全国のIT企業等の</w:t>
            </w:r>
            <w:r w:rsidRPr="00364962">
              <w:rPr>
                <w:rFonts w:asciiTheme="minorHAnsi" w:hAnsiTheme="minorHAnsi" w:cstheme="minorBidi"/>
                <w:sz w:val="20"/>
                <w:szCs w:val="20"/>
              </w:rPr>
              <w:lastRenderedPageBreak/>
              <w:t>設備メーカー等</w:t>
            </w:r>
          </w:p>
        </w:tc>
        <w:tc>
          <w:tcPr>
            <w:tcW w:w="6495" w:type="dxa"/>
            <w:tcBorders>
              <w:top w:val="single" w:sz="8" w:space="0" w:color="auto"/>
              <w:left w:val="single" w:sz="8" w:space="0" w:color="auto"/>
              <w:bottom w:val="single" w:sz="8" w:space="0" w:color="auto"/>
              <w:right w:val="single" w:sz="8" w:space="0" w:color="auto"/>
            </w:tcBorders>
          </w:tcPr>
          <w:p w14:paraId="29DE5764"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lastRenderedPageBreak/>
              <w:t>顧客である中小事業者からの依頼に基づき、対象製品を利用していることを示すソフトウェア利用VCを中小事業者へ発行する。</w:t>
            </w:r>
          </w:p>
        </w:tc>
      </w:tr>
      <w:tr w:rsidR="00C6693C" w14:paraId="04633468" w14:textId="77777777" w:rsidTr="005F3CD4">
        <w:trPr>
          <w:trHeight w:val="345"/>
          <w:jc w:val="center"/>
        </w:trPr>
        <w:tc>
          <w:tcPr>
            <w:tcW w:w="1995" w:type="dxa"/>
            <w:tcBorders>
              <w:top w:val="single" w:sz="8" w:space="0" w:color="auto"/>
              <w:left w:val="single" w:sz="8" w:space="0" w:color="auto"/>
              <w:bottom w:val="single" w:sz="8" w:space="0" w:color="auto"/>
              <w:right w:val="single" w:sz="8" w:space="0" w:color="auto"/>
            </w:tcBorders>
          </w:tcPr>
          <w:p w14:paraId="041A97CC"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＜証明書発行者＞</w:t>
            </w:r>
          </w:p>
          <w:p w14:paraId="0B3E28FB"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代表団体等の工業会等（証明団体）</w:t>
            </w:r>
          </w:p>
        </w:tc>
        <w:tc>
          <w:tcPr>
            <w:tcW w:w="6495" w:type="dxa"/>
            <w:tcBorders>
              <w:top w:val="single" w:sz="8" w:space="0" w:color="auto"/>
              <w:left w:val="single" w:sz="8" w:space="0" w:color="auto"/>
              <w:bottom w:val="single" w:sz="8" w:space="0" w:color="auto"/>
              <w:right w:val="single" w:sz="8" w:space="0" w:color="auto"/>
            </w:tcBorders>
          </w:tcPr>
          <w:p w14:paraId="6AB6DDAD"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中小事業者からの依頼に基づき、ソフトウェア利用VCの提示を求め、提示されたソフトウェア利用VCを審査し、新たに工業会証明書を中小事業者へ発行する。</w:t>
            </w:r>
          </w:p>
        </w:tc>
      </w:tr>
      <w:tr w:rsidR="00C6693C" w14:paraId="0E630811" w14:textId="77777777" w:rsidTr="005F3CD4">
        <w:trPr>
          <w:trHeight w:val="915"/>
          <w:jc w:val="center"/>
        </w:trPr>
        <w:tc>
          <w:tcPr>
            <w:tcW w:w="1995" w:type="dxa"/>
            <w:tcBorders>
              <w:top w:val="single" w:sz="8" w:space="0" w:color="auto"/>
              <w:left w:val="single" w:sz="8" w:space="0" w:color="auto"/>
              <w:bottom w:val="single" w:sz="8" w:space="0" w:color="auto"/>
              <w:right w:val="single" w:sz="8" w:space="0" w:color="auto"/>
            </w:tcBorders>
          </w:tcPr>
          <w:p w14:paraId="6CDE253D"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＜証明書検証者＞</w:t>
            </w:r>
          </w:p>
          <w:p w14:paraId="21477C7D" w14:textId="389315A6" w:rsidR="00C6693C" w:rsidRPr="00364962" w:rsidRDefault="009A2178" w:rsidP="005F3CD4">
            <w:pPr>
              <w:tabs>
                <w:tab w:val="left" w:pos="8225"/>
              </w:tabs>
              <w:rPr>
                <w:rFonts w:asciiTheme="minorHAnsi" w:hAnsiTheme="minorHAnsi" w:cstheme="minorBidi"/>
                <w:sz w:val="20"/>
                <w:szCs w:val="20"/>
              </w:rPr>
            </w:pPr>
            <w:ins w:id="661" w:author="岡本　俊一" w:date="2023-03-17T12:49:00Z">
              <w:r>
                <w:rPr>
                  <w:rFonts w:asciiTheme="minorHAnsi" w:hAnsiTheme="minorHAnsi" w:cstheme="minorBidi" w:hint="eastAsia"/>
                  <w:sz w:val="20"/>
                  <w:szCs w:val="20"/>
                </w:rPr>
                <w:t>（当該中小事業者の業種）</w:t>
              </w:r>
            </w:ins>
            <w:r w:rsidR="00C6693C" w:rsidRPr="00364962">
              <w:rPr>
                <w:rFonts w:asciiTheme="minorHAnsi" w:hAnsiTheme="minorHAnsi" w:cstheme="minorBidi"/>
                <w:sz w:val="20"/>
                <w:szCs w:val="20"/>
              </w:rPr>
              <w:t>所管</w:t>
            </w:r>
            <w:del w:id="662" w:author="岡本　俊一" w:date="2023-03-17T12:50:00Z">
              <w:r w:rsidR="00C6693C" w:rsidRPr="00364962" w:rsidDel="009A2178">
                <w:rPr>
                  <w:rFonts w:asciiTheme="minorHAnsi" w:hAnsiTheme="minorHAnsi" w:cstheme="minorBidi" w:hint="eastAsia"/>
                  <w:sz w:val="20"/>
                  <w:szCs w:val="20"/>
                </w:rPr>
                <w:delText>官庁</w:delText>
              </w:r>
            </w:del>
            <w:ins w:id="663" w:author="岡本　俊一" w:date="2023-03-17T12:50:00Z">
              <w:r>
                <w:rPr>
                  <w:rFonts w:asciiTheme="minorHAnsi" w:hAnsiTheme="minorHAnsi" w:cstheme="minorBidi" w:hint="eastAsia"/>
                  <w:sz w:val="20"/>
                  <w:szCs w:val="20"/>
                </w:rPr>
                <w:t>省庁</w:t>
              </w:r>
            </w:ins>
          </w:p>
        </w:tc>
        <w:tc>
          <w:tcPr>
            <w:tcW w:w="6495" w:type="dxa"/>
            <w:tcBorders>
              <w:top w:val="single" w:sz="8" w:space="0" w:color="auto"/>
              <w:left w:val="single" w:sz="8" w:space="0" w:color="auto"/>
              <w:bottom w:val="single" w:sz="8" w:space="0" w:color="auto"/>
              <w:right w:val="single" w:sz="8" w:space="0" w:color="auto"/>
            </w:tcBorders>
          </w:tcPr>
          <w:p w14:paraId="4E7F8D78"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中小事業者からの依頼に基づき、ソフトウェア利用VCと工業会証明書VCの提示を求め、提示されたソフトウェア利用VCと工業会証明書VCを審査し、新たに計画認定VCを中小事業者へ発行する。</w:t>
            </w:r>
          </w:p>
        </w:tc>
      </w:tr>
      <w:tr w:rsidR="00C6693C" w14:paraId="73FA3DF4" w14:textId="77777777" w:rsidTr="005F3CD4">
        <w:trPr>
          <w:trHeight w:val="915"/>
          <w:jc w:val="center"/>
        </w:trPr>
        <w:tc>
          <w:tcPr>
            <w:tcW w:w="1995" w:type="dxa"/>
            <w:tcBorders>
              <w:top w:val="single" w:sz="8" w:space="0" w:color="auto"/>
              <w:left w:val="single" w:sz="8" w:space="0" w:color="auto"/>
              <w:bottom w:val="single" w:sz="8" w:space="0" w:color="auto"/>
              <w:right w:val="single" w:sz="8" w:space="0" w:color="auto"/>
            </w:tcBorders>
          </w:tcPr>
          <w:p w14:paraId="083934FE"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＜証明書検証者＞</w:t>
            </w:r>
          </w:p>
          <w:p w14:paraId="15B2AC53"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所轄の税務署</w:t>
            </w:r>
          </w:p>
        </w:tc>
        <w:tc>
          <w:tcPr>
            <w:tcW w:w="6495" w:type="dxa"/>
            <w:tcBorders>
              <w:top w:val="single" w:sz="8" w:space="0" w:color="auto"/>
              <w:left w:val="single" w:sz="8" w:space="0" w:color="auto"/>
              <w:bottom w:val="single" w:sz="8" w:space="0" w:color="auto"/>
              <w:right w:val="single" w:sz="8" w:space="0" w:color="auto"/>
            </w:tcBorders>
          </w:tcPr>
          <w:p w14:paraId="02899A89"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中小事業者からの依頼に基づき、ソフトウェア利用VCと工業会証明書VCと計画認定VCの提示を求め、審査する。</w:t>
            </w:r>
          </w:p>
        </w:tc>
      </w:tr>
    </w:tbl>
    <w:p w14:paraId="62279EB8" w14:textId="77777777" w:rsidR="00C6693C" w:rsidRPr="00A06E26" w:rsidRDefault="00C6693C" w:rsidP="00C6693C"/>
    <w:p w14:paraId="1FB7B13D" w14:textId="6EAB8E7D" w:rsidR="00043C7E" w:rsidRDefault="000B516F" w:rsidP="00C1252F">
      <w:pPr>
        <w:rPr>
          <w:rFonts w:asciiTheme="majorHAnsi" w:eastAsiaTheme="majorHAnsi" w:hAnsiTheme="majorHAnsi"/>
        </w:rPr>
      </w:pPr>
      <w:r>
        <w:rPr>
          <w:rFonts w:asciiTheme="majorHAnsi" w:eastAsiaTheme="majorHAnsi" w:hAnsiTheme="majorHAnsi" w:hint="eastAsia"/>
        </w:rPr>
        <w:t>なお、詳細については、「</w:t>
      </w:r>
      <w:r w:rsidRPr="000B516F">
        <w:rPr>
          <w:rFonts w:asciiTheme="majorHAnsi" w:eastAsiaTheme="majorHAnsi" w:hAnsiTheme="majorHAnsi" w:hint="eastAsia"/>
        </w:rPr>
        <w:t>2.1.2</w:t>
      </w:r>
      <w:r w:rsidRPr="00C511FB">
        <w:rPr>
          <w:rFonts w:hint="eastAsia"/>
        </w:rPr>
        <w:t>事業</w:t>
      </w:r>
      <w:r w:rsidRPr="000B516F">
        <w:rPr>
          <w:rFonts w:asciiTheme="majorHAnsi" w:eastAsiaTheme="majorHAnsi" w:hAnsiTheme="majorHAnsi" w:hint="eastAsia"/>
        </w:rPr>
        <w:t>スキームに登場する主体とその概要</w:t>
      </w:r>
      <w:r>
        <w:rPr>
          <w:rFonts w:asciiTheme="majorHAnsi" w:eastAsiaTheme="majorHAnsi" w:hAnsiTheme="majorHAnsi" w:hint="eastAsia"/>
        </w:rPr>
        <w:t>」に記載のとおり。</w:t>
      </w:r>
    </w:p>
    <w:p w14:paraId="5A9DC393" w14:textId="77777777" w:rsidR="00043C7E" w:rsidRPr="000B516F" w:rsidRDefault="00043C7E" w:rsidP="00C1252F">
      <w:pPr>
        <w:rPr>
          <w:rFonts w:asciiTheme="majorHAnsi" w:eastAsiaTheme="majorHAnsi" w:hAnsiTheme="majorHAnsi"/>
        </w:rPr>
      </w:pPr>
    </w:p>
    <w:p w14:paraId="3DBA4926" w14:textId="400A8401" w:rsidR="00F07FE6" w:rsidRPr="00DA63FC" w:rsidRDefault="00BA1185" w:rsidP="002035AF">
      <w:pPr>
        <w:pStyle w:val="3"/>
        <w:adjustRightInd w:val="0"/>
        <w:snapToGrid w:val="0"/>
        <w:spacing w:beforeLines="100" w:before="360" w:afterLines="50" w:after="180" w:line="288" w:lineRule="auto"/>
        <w:ind w:leftChars="100" w:left="210" w:rightChars="100" w:right="210" w:firstLine="0"/>
      </w:pPr>
      <w:r w:rsidRPr="00A06E26">
        <w:t xml:space="preserve"> </w:t>
      </w:r>
      <w:bookmarkStart w:id="664" w:name="_Toc128560524"/>
      <w:r w:rsidR="005609A6" w:rsidRPr="00A06E26">
        <w:rPr>
          <w:rFonts w:hint="eastAsia"/>
        </w:rPr>
        <w:t>検証できる領域を拡大し、Trustを向上するために</w:t>
      </w:r>
      <w:r w:rsidR="00F05FA2" w:rsidRPr="00A06E26">
        <w:rPr>
          <w:rFonts w:hint="eastAsia"/>
        </w:rPr>
        <w:t>本</w:t>
      </w:r>
      <w:r w:rsidR="009C2413" w:rsidRPr="00A06E26">
        <w:rPr>
          <w:rFonts w:hint="eastAsia"/>
        </w:rPr>
        <w:t>システム</w:t>
      </w:r>
      <w:r w:rsidR="00F05FA2" w:rsidRPr="00A06E26">
        <w:rPr>
          <w:rFonts w:hint="eastAsia"/>
        </w:rPr>
        <w:t>で検証を行うデータ及びデータのやり取りの内容</w:t>
      </w:r>
      <w:bookmarkEnd w:id="664"/>
    </w:p>
    <w:p w14:paraId="00BA9CED" w14:textId="77777777" w:rsidR="00F74F86" w:rsidRDefault="00F74F86" w:rsidP="00F07FE6"/>
    <w:p w14:paraId="33E59DB8" w14:textId="77777777" w:rsidR="00F74F86" w:rsidRDefault="00F74F86" w:rsidP="00F74F86">
      <w:r>
        <w:rPr>
          <w:rFonts w:hint="eastAsia"/>
        </w:rPr>
        <w:t>【要検証な課題】</w:t>
      </w:r>
    </w:p>
    <w:p w14:paraId="61D7352D" w14:textId="00238405" w:rsidR="00F74F86" w:rsidRDefault="00F74F86" w:rsidP="002976B6">
      <w:pPr>
        <w:ind w:firstLineChars="100" w:firstLine="210"/>
      </w:pPr>
      <w:r>
        <w:rPr>
          <w:rFonts w:hint="eastAsia"/>
        </w:rPr>
        <w:t>証明書に相当する複数の文書がデジタルで相互運用性のある形式で共有され、かつ、証明書自身が改竄されていないことと、証明書発行者</w:t>
      </w:r>
      <w:r>
        <w:rPr>
          <w:rFonts w:hint="eastAsia"/>
        </w:rPr>
        <w:t>(Issuer)</w:t>
      </w:r>
      <w:r>
        <w:rPr>
          <w:rFonts w:hint="eastAsia"/>
        </w:rPr>
        <w:t>によって実際に発行されていることを検証可能とする。</w:t>
      </w:r>
      <w:r w:rsidR="002976B6">
        <w:rPr>
          <w:rFonts w:hint="eastAsia"/>
        </w:rPr>
        <w:t xml:space="preserve">　</w:t>
      </w:r>
      <w:r>
        <w:rPr>
          <w:rFonts w:hint="eastAsia"/>
        </w:rPr>
        <w:t>複数の証明書を逐次発行・バインディングした状態で提示することにより、それぞれのステークホルダーによって段階的に検証しながら証明書のやり取りを進めることが可能となる。</w:t>
      </w:r>
    </w:p>
    <w:p w14:paraId="0C2E40B5" w14:textId="378B3568" w:rsidR="00F74F86" w:rsidRDefault="00F74F86" w:rsidP="00F07FE6"/>
    <w:p w14:paraId="78C8E48C" w14:textId="386230B0" w:rsidR="00C511FB" w:rsidRDefault="00C511FB" w:rsidP="002976B6">
      <w:pPr>
        <w:ind w:firstLineChars="100" w:firstLine="210"/>
      </w:pPr>
      <w:r w:rsidRPr="00C511FB">
        <w:rPr>
          <w:rFonts w:hint="eastAsia"/>
        </w:rPr>
        <w:t>本システムで検証を行うデータ及びデータのやり取りの内容</w:t>
      </w:r>
      <w:r>
        <w:rPr>
          <w:rFonts w:hint="eastAsia"/>
        </w:rPr>
        <w:t>を以下に示す。</w:t>
      </w:r>
    </w:p>
    <w:p w14:paraId="27677C21" w14:textId="77777777" w:rsidR="002976B6" w:rsidRDefault="002976B6" w:rsidP="00F07FE6"/>
    <w:p w14:paraId="773BACB8" w14:textId="728CB4E3" w:rsidR="00081F23" w:rsidRDefault="002F0037" w:rsidP="00F07FE6">
      <w:r>
        <w:rPr>
          <w:noProof/>
        </w:rPr>
        <w:drawing>
          <wp:anchor distT="0" distB="0" distL="114300" distR="114300" simplePos="0" relativeHeight="251658240" behindDoc="0" locked="0" layoutInCell="1" allowOverlap="1" wp14:anchorId="04F410CC" wp14:editId="6BFA1184">
            <wp:simplePos x="0" y="0"/>
            <wp:positionH relativeFrom="column">
              <wp:posOffset>330</wp:posOffset>
            </wp:positionH>
            <wp:positionV relativeFrom="paragraph">
              <wp:posOffset>39370</wp:posOffset>
            </wp:positionV>
            <wp:extent cx="5854646" cy="2062801"/>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4646" cy="20628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854CEE" w14:textId="64F7DC75" w:rsidR="00C511FB" w:rsidRDefault="00C511FB" w:rsidP="00F07FE6"/>
    <w:p w14:paraId="13D1505E" w14:textId="6004F426" w:rsidR="002F0037" w:rsidRDefault="002F0037" w:rsidP="00F07FE6"/>
    <w:p w14:paraId="39173304" w14:textId="4A0CF8CB" w:rsidR="002F0037" w:rsidRDefault="002F0037" w:rsidP="00F07FE6"/>
    <w:p w14:paraId="6EB16380" w14:textId="77777777" w:rsidR="002F0037" w:rsidRDefault="002F0037" w:rsidP="00F07FE6"/>
    <w:p w14:paraId="09D58A6C" w14:textId="6F110916" w:rsidR="00C511FB" w:rsidRDefault="00C511FB" w:rsidP="00F07FE6"/>
    <w:p w14:paraId="7B96935D" w14:textId="5AA05916" w:rsidR="00C822E8" w:rsidRDefault="00C822E8" w:rsidP="00F07FE6"/>
    <w:p w14:paraId="54867609" w14:textId="733EFCC8" w:rsidR="00C822E8" w:rsidRDefault="00C822E8" w:rsidP="00F07FE6"/>
    <w:p w14:paraId="527471FA" w14:textId="7ABB2AB0" w:rsidR="00C822E8" w:rsidRDefault="00C822E8" w:rsidP="00F07FE6"/>
    <w:p w14:paraId="06C8FD7E" w14:textId="541B801F" w:rsidR="00C511FB" w:rsidRPr="00A06E26" w:rsidRDefault="00C511FB" w:rsidP="00C511FB">
      <w:pPr>
        <w:adjustRightInd w:val="0"/>
        <w:snapToGrid w:val="0"/>
        <w:jc w:val="center"/>
        <w:rPr>
          <w:rFonts w:asciiTheme="majorHAnsi" w:eastAsiaTheme="majorHAnsi" w:hAnsiTheme="majorHAnsi" w:cs="Times New Roman"/>
          <w:b/>
          <w:bCs/>
          <w:lang w:val="x-none" w:eastAsia="x-none"/>
        </w:rPr>
      </w:pPr>
      <w:bookmarkStart w:id="665" w:name="_Hlk127360852"/>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C511FB">
        <w:rPr>
          <w:rFonts w:asciiTheme="majorHAnsi" w:eastAsiaTheme="majorHAnsi" w:hAnsiTheme="majorHAnsi" w:cs="Times New Roman" w:hint="eastAsia"/>
          <w:b/>
          <w:bCs/>
          <w:lang w:val="x-none"/>
        </w:rPr>
        <w:t>検証を行うデータ及びデータのやり取りの内容</w:t>
      </w:r>
    </w:p>
    <w:bookmarkEnd w:id="665"/>
    <w:p w14:paraId="6B5B2C71" w14:textId="7C78A218" w:rsidR="00C822E8" w:rsidRDefault="00C822E8" w:rsidP="00F74F86">
      <w:pPr>
        <w:rPr>
          <w:rFonts w:asciiTheme="majorHAnsi" w:eastAsiaTheme="majorHAnsi" w:hAnsiTheme="majorHAnsi"/>
        </w:rPr>
      </w:pPr>
    </w:p>
    <w:p w14:paraId="3AEF6835" w14:textId="5B9C8CF7" w:rsidR="00A341E3" w:rsidRDefault="00A341E3" w:rsidP="00F74F86">
      <w:pPr>
        <w:rPr>
          <w:rFonts w:asciiTheme="majorHAnsi" w:eastAsiaTheme="majorHAnsi" w:hAnsiTheme="majorHAnsi"/>
        </w:rPr>
      </w:pPr>
      <w:r>
        <w:rPr>
          <w:rFonts w:asciiTheme="majorHAnsi" w:eastAsiaTheme="majorHAnsi" w:hAnsiTheme="majorHAnsi" w:hint="eastAsia"/>
        </w:rPr>
        <w:t xml:space="preserve">　なお、詳細については、「</w:t>
      </w:r>
      <w:r w:rsidR="00D21105">
        <w:rPr>
          <w:rFonts w:asciiTheme="majorHAnsi" w:eastAsiaTheme="majorHAnsi" w:hAnsiTheme="majorHAnsi" w:hint="eastAsia"/>
        </w:rPr>
        <w:t>別添</w:t>
      </w:r>
      <w:r>
        <w:rPr>
          <w:rFonts w:asciiTheme="majorHAnsi" w:eastAsiaTheme="majorHAnsi" w:hAnsiTheme="majorHAnsi" w:hint="eastAsia"/>
        </w:rPr>
        <w:t>1</w:t>
      </w:r>
      <w:r>
        <w:rPr>
          <w:rFonts w:asciiTheme="majorHAnsi" w:eastAsiaTheme="majorHAnsi" w:hAnsiTheme="majorHAnsi"/>
        </w:rPr>
        <w:t xml:space="preserve"> </w:t>
      </w:r>
      <w:r w:rsidRPr="00A341E3">
        <w:rPr>
          <w:rFonts w:asciiTheme="majorHAnsi" w:eastAsiaTheme="majorHAnsi" w:hAnsiTheme="majorHAnsi" w:hint="eastAsia"/>
        </w:rPr>
        <w:t>検証を行うデータ及びデータのやり取りの内容</w:t>
      </w:r>
      <w:r>
        <w:rPr>
          <w:rFonts w:asciiTheme="majorHAnsi" w:eastAsiaTheme="majorHAnsi" w:hAnsiTheme="majorHAnsi" w:hint="eastAsia"/>
        </w:rPr>
        <w:t>」を参照のこと。</w:t>
      </w:r>
    </w:p>
    <w:p w14:paraId="246CDDCF" w14:textId="77777777" w:rsidR="00A341E3" w:rsidRPr="00F74F86" w:rsidRDefault="00A341E3" w:rsidP="00F74F86">
      <w:pPr>
        <w:rPr>
          <w:rFonts w:asciiTheme="majorHAnsi" w:eastAsiaTheme="majorHAnsi" w:hAnsiTheme="majorHAnsi"/>
        </w:rPr>
      </w:pPr>
    </w:p>
    <w:p w14:paraId="5A1DB39E" w14:textId="5B66375F" w:rsidR="00F05FA2" w:rsidRPr="00A06E26" w:rsidRDefault="004F0097"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666" w:name="_Toc128560525"/>
      <w:r w:rsidR="009C2413" w:rsidRPr="00A06E26">
        <w:rPr>
          <w:rFonts w:hint="eastAsia"/>
        </w:rPr>
        <w:t>本システム</w:t>
      </w:r>
      <w:r w:rsidR="00F05FA2" w:rsidRPr="00A06E26">
        <w:rPr>
          <w:rFonts w:hint="eastAsia"/>
        </w:rPr>
        <w:t>で</w:t>
      </w:r>
      <w:bookmarkStart w:id="667" w:name="_Hlk127359890"/>
      <w:r w:rsidR="00F05FA2" w:rsidRPr="00A06E26">
        <w:rPr>
          <w:rFonts w:hint="eastAsia"/>
        </w:rPr>
        <w:t>形成を目指す合意とその履行のトレースの内容</w:t>
      </w:r>
      <w:bookmarkEnd w:id="666"/>
    </w:p>
    <w:bookmarkEnd w:id="667"/>
    <w:p w14:paraId="7848AD48" w14:textId="2B4F73C7" w:rsidR="00DA63FC" w:rsidRPr="00DA63FC" w:rsidRDefault="00DA63FC" w:rsidP="00DA63FC">
      <w:pPr>
        <w:ind w:firstLineChars="100" w:firstLine="210"/>
        <w:rPr>
          <w:rFonts w:asciiTheme="minorHAnsi" w:hAnsiTheme="minorHAnsi" w:cstheme="minorBidi"/>
          <w:color w:val="000000" w:themeColor="text1"/>
        </w:rPr>
      </w:pPr>
      <w:r w:rsidRPr="00DA63FC">
        <w:rPr>
          <w:rFonts w:asciiTheme="minorHAnsi" w:hAnsiTheme="minorHAnsi" w:cstheme="minorBidi"/>
          <w:color w:val="000000" w:themeColor="text1"/>
        </w:rPr>
        <w:t>本システムにおいて形成を目指す合意とその履行のトレースの内容について</w:t>
      </w:r>
      <w:r w:rsidR="002976B6">
        <w:rPr>
          <w:rFonts w:asciiTheme="minorHAnsi" w:hAnsiTheme="minorHAnsi" w:cstheme="minorBidi" w:hint="eastAsia"/>
          <w:color w:val="000000" w:themeColor="text1"/>
        </w:rPr>
        <w:t>以下に</w:t>
      </w:r>
      <w:r w:rsidRPr="00DA63FC">
        <w:rPr>
          <w:rFonts w:asciiTheme="minorHAnsi" w:hAnsiTheme="minorHAnsi" w:cstheme="minorBidi"/>
          <w:color w:val="000000" w:themeColor="text1"/>
        </w:rPr>
        <w:t>示す。</w:t>
      </w:r>
    </w:p>
    <w:p w14:paraId="172C8F6E" w14:textId="4692AC0A" w:rsidR="00DA63FC" w:rsidRDefault="00DA63FC" w:rsidP="00DA63FC">
      <w:pPr>
        <w:ind w:firstLineChars="100" w:firstLine="210"/>
        <w:rPr>
          <w:rFonts w:asciiTheme="majorHAnsi" w:eastAsiaTheme="majorHAnsi" w:hAnsiTheme="majorHAnsi"/>
          <w:color w:val="FF0000"/>
        </w:rPr>
      </w:pPr>
    </w:p>
    <w:p w14:paraId="03DEDDA5" w14:textId="78930296" w:rsidR="00A37873" w:rsidRPr="00A37873" w:rsidRDefault="00A37873" w:rsidP="00A37873">
      <w:pPr>
        <w:pStyle w:val="af9"/>
        <w:keepNext/>
        <w:rPr>
          <w:rFonts w:asciiTheme="majorHAnsi" w:eastAsiaTheme="majorHAnsi" w:hAnsiTheme="majorHAnsi"/>
        </w:rPr>
      </w:pPr>
      <w:bookmarkStart w:id="668" w:name="_Hlk127360350"/>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2</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Pr="00A37873">
        <w:rPr>
          <w:rFonts w:asciiTheme="majorHAnsi" w:eastAsiaTheme="majorHAnsi" w:hAnsiTheme="majorHAnsi" w:hint="eastAsia"/>
          <w:lang w:eastAsia="ja-JP"/>
        </w:rPr>
        <w:t>形成を目指す合意とその履行のトレースの内容</w:t>
      </w:r>
    </w:p>
    <w:tbl>
      <w:tblPr>
        <w:tblW w:w="8495" w:type="dxa"/>
        <w:tblCellMar>
          <w:left w:w="0" w:type="dxa"/>
          <w:right w:w="0" w:type="dxa"/>
        </w:tblCellMar>
        <w:tblLook w:val="0420" w:firstRow="1" w:lastRow="0" w:firstColumn="0" w:lastColumn="0" w:noHBand="0" w:noVBand="1"/>
      </w:tblPr>
      <w:tblGrid>
        <w:gridCol w:w="1550"/>
        <w:gridCol w:w="6945"/>
      </w:tblGrid>
      <w:tr w:rsidR="00A37873" w:rsidRPr="00A37873" w14:paraId="6EDDD0DF"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bookmarkEnd w:id="668"/>
          <w:p w14:paraId="0DA502D6"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合意の主体</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6A945A"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・中小事業者と中小事業者従業員</w:t>
            </w:r>
          </w:p>
          <w:p w14:paraId="29C9F48C"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・中小事業者と全国のIT企業等の設備メーカー等</w:t>
            </w:r>
          </w:p>
          <w:p w14:paraId="43B76D02"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・中小事業者等と代表団体等の工業会等(証明団体)</w:t>
            </w:r>
            <w:r w:rsidRPr="00A37873">
              <w:rPr>
                <w:rFonts w:ascii="Meiryo UI" w:eastAsia="Meiryo UI" w:hAnsi="Meiryo UI" w:cs="Arial" w:hint="eastAsia"/>
                <w:color w:val="000000"/>
                <w:kern w:val="24"/>
                <w:sz w:val="19"/>
                <w:szCs w:val="19"/>
              </w:rPr>
              <w:br/>
              <w:t>・中小事業者と所管官庁(当該中小事業者の業種所管)</w:t>
            </w:r>
            <w:r w:rsidRPr="00A37873">
              <w:rPr>
                <w:rFonts w:ascii="Meiryo UI" w:eastAsia="Meiryo UI" w:hAnsi="Meiryo UI" w:cs="Arial" w:hint="eastAsia"/>
                <w:color w:val="000000"/>
                <w:kern w:val="24"/>
                <w:sz w:val="19"/>
                <w:szCs w:val="19"/>
              </w:rPr>
              <w:br/>
              <w:t>・中小事業者と所管税務署</w:t>
            </w:r>
          </w:p>
        </w:tc>
      </w:tr>
      <w:tr w:rsidR="00A37873" w:rsidRPr="00A37873" w14:paraId="688D8024"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4EA2F179"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合意の対象</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168F8A"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当UCでは申請上必要な書類・情報の受け渡し、「提示」、「受理」というプロセスがシナリオ上存在するが、それぞれ「提示をした」、「受理をした」というプロセスが完了したことを以て合意としている</w:t>
            </w:r>
          </w:p>
        </w:tc>
      </w:tr>
      <w:tr w:rsidR="00A37873" w:rsidRPr="00A37873" w14:paraId="53CFC874" w14:textId="77777777" w:rsidTr="00A37873">
        <w:trPr>
          <w:trHeight w:val="379"/>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1779CB35"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合意の条件</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7579D6"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合意した属性情報や資格情報が受け渡しされている事</w:t>
            </w:r>
          </w:p>
        </w:tc>
      </w:tr>
      <w:tr w:rsidR="00A37873" w:rsidRPr="00A37873" w14:paraId="51832538" w14:textId="77777777" w:rsidTr="00A37873">
        <w:trPr>
          <w:trHeight w:val="401"/>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6549EF71"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トレースの対象</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3B211"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履行された左記の合意</w:t>
            </w:r>
          </w:p>
        </w:tc>
      </w:tr>
      <w:tr w:rsidR="00A37873" w:rsidRPr="00A37873" w14:paraId="5AE8550F" w14:textId="77777777" w:rsidTr="00A37873">
        <w:trPr>
          <w:trHeight w:val="39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2F37B687"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トレースの主体</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622313"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法人および従業員</w:t>
            </w:r>
          </w:p>
        </w:tc>
      </w:tr>
      <w:tr w:rsidR="00A37873" w:rsidRPr="00A37873" w14:paraId="30A74459"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1E141364"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トレースの手法</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38AF3C" w14:textId="3F961C46"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法人および従業員が利用する</w:t>
            </w:r>
            <w:del w:id="669" w:author="宮島　一樹" w:date="2023-03-23T18:50:00Z">
              <w:r w:rsidRPr="00A37873" w:rsidDel="007C5875">
                <w:rPr>
                  <w:rFonts w:ascii="Meiryo UI" w:eastAsia="Meiryo UI" w:hAnsi="Meiryo UI" w:cs="Arial" w:hint="eastAsia"/>
                  <w:color w:val="000000"/>
                  <w:kern w:val="24"/>
                  <w:sz w:val="19"/>
                  <w:szCs w:val="19"/>
                </w:rPr>
                <w:delText>Wallet</w:delText>
              </w:r>
            </w:del>
            <w:ins w:id="670" w:author="宮島　一樹" w:date="2023-03-23T18:50:00Z">
              <w:r w:rsidR="007C5875">
                <w:rPr>
                  <w:rFonts w:ascii="Meiryo UI" w:eastAsia="Meiryo UI" w:hAnsi="Meiryo UI" w:cs="Arial" w:hint="eastAsia"/>
                  <w:color w:val="000000"/>
                  <w:kern w:val="24"/>
                  <w:sz w:val="19"/>
                  <w:szCs w:val="19"/>
                </w:rPr>
                <w:t>Wallet</w:t>
              </w:r>
            </w:ins>
            <w:r w:rsidRPr="00A37873">
              <w:rPr>
                <w:rFonts w:ascii="Meiryo UI" w:eastAsia="Meiryo UI" w:hAnsi="Meiryo UI" w:cs="Arial" w:hint="eastAsia"/>
                <w:color w:val="000000"/>
                <w:kern w:val="24"/>
                <w:sz w:val="19"/>
                <w:szCs w:val="19"/>
              </w:rPr>
              <w:t>内にVC発行や提示に関する記録を残し、閲覧することが出来るようにする。</w:t>
            </w:r>
          </w:p>
        </w:tc>
      </w:tr>
      <w:tr w:rsidR="00A37873" w:rsidRPr="00A37873" w14:paraId="0B390978"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1BF5E2FA"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合意取り消しの可否・方法</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156BB"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Arial" w:eastAsia="Meiryo UI" w:hAnsi="Meiryo UI" w:cs="Arial" w:hint="eastAsia"/>
                <w:color w:val="000000"/>
                <w:kern w:val="24"/>
                <w:sz w:val="19"/>
                <w:szCs w:val="19"/>
              </w:rPr>
              <w:t>➢</w:t>
            </w:r>
            <w:r w:rsidRPr="00A37873">
              <w:rPr>
                <w:rFonts w:ascii="Meiryo UI" w:eastAsia="Meiryo UI" w:hAnsi="Meiryo UI" w:cs="Arial" w:hint="eastAsia"/>
                <w:color w:val="000000"/>
                <w:kern w:val="24"/>
                <w:sz w:val="19"/>
                <w:szCs w:val="19"/>
              </w:rPr>
              <w:t>VCのリボーク時</w:t>
            </w:r>
            <w:r w:rsidRPr="00A37873">
              <w:rPr>
                <w:rFonts w:ascii="Meiryo UI" w:eastAsia="Meiryo UI" w:hAnsi="Meiryo UI" w:cs="Arial" w:hint="eastAsia"/>
                <w:color w:val="000000"/>
                <w:kern w:val="24"/>
                <w:sz w:val="19"/>
                <w:szCs w:val="19"/>
              </w:rPr>
              <w:br/>
              <w:t>Issuerは発行したVCをリボークすることができ、リボーク後、Holderは当該VCを以て新たな証明書の発行申請及び提示が</w:t>
            </w:r>
            <w:proofErr w:type="spellStart"/>
            <w:r w:rsidRPr="00A37873">
              <w:rPr>
                <w:rFonts w:ascii="Meiryo UI" w:eastAsia="Meiryo UI" w:hAnsi="Meiryo UI" w:cs="Arial" w:hint="eastAsia"/>
                <w:color w:val="000000"/>
                <w:kern w:val="24"/>
                <w:sz w:val="19"/>
                <w:szCs w:val="19"/>
              </w:rPr>
              <w:t>Issuer,Verifier</w:t>
            </w:r>
            <w:proofErr w:type="spellEnd"/>
            <w:r w:rsidRPr="00A37873">
              <w:rPr>
                <w:rFonts w:ascii="Meiryo UI" w:eastAsia="Meiryo UI" w:hAnsi="Meiryo UI" w:cs="Arial" w:hint="eastAsia"/>
                <w:color w:val="000000"/>
                <w:kern w:val="24"/>
                <w:sz w:val="19"/>
                <w:szCs w:val="19"/>
              </w:rPr>
              <w:t>の検証によってできなくなる。</w:t>
            </w:r>
            <w:r w:rsidRPr="00A37873">
              <w:rPr>
                <w:rFonts w:ascii="Meiryo UI" w:eastAsia="Meiryo UI" w:hAnsi="Meiryo UI" w:cs="Arial" w:hint="eastAsia"/>
                <w:color w:val="000000"/>
                <w:kern w:val="24"/>
                <w:sz w:val="19"/>
                <w:szCs w:val="19"/>
              </w:rPr>
              <w:br/>
              <w:t>・ 既に申請や提示が行われているVCにおいては、リボークが発生した事を認知したVerifierの再検証により合意の取り消し状態となる。（既に申請や提示行われているVCに関しての一括処理の検証等のUI/UX等については継続検討必要と想定）</w:t>
            </w:r>
            <w:r w:rsidRPr="00A37873">
              <w:rPr>
                <w:rFonts w:ascii="Meiryo UI" w:eastAsia="Meiryo UI" w:hAnsi="Meiryo UI" w:cs="Arial" w:hint="eastAsia"/>
                <w:color w:val="000000"/>
                <w:kern w:val="24"/>
                <w:sz w:val="19"/>
                <w:szCs w:val="19"/>
              </w:rPr>
              <w:br/>
              <w:t>➢ 合意の取り消し時</w:t>
            </w:r>
            <w:r w:rsidRPr="00A37873">
              <w:rPr>
                <w:rFonts w:ascii="Meiryo UI" w:eastAsia="Meiryo UI" w:hAnsi="Meiryo UI" w:cs="Arial" w:hint="eastAsia"/>
                <w:color w:val="000000"/>
                <w:kern w:val="24"/>
                <w:sz w:val="19"/>
                <w:szCs w:val="19"/>
              </w:rPr>
              <w:br/>
            </w:r>
            <w:r w:rsidRPr="00A37873">
              <w:rPr>
                <w:rFonts w:ascii="Arial" w:eastAsia="Meiryo UI" w:hAnsi="Meiryo UI" w:cs="Arial" w:hint="eastAsia"/>
                <w:color w:val="000000"/>
                <w:kern w:val="24"/>
                <w:sz w:val="19"/>
                <w:szCs w:val="19"/>
              </w:rPr>
              <w:t>・</w:t>
            </w:r>
            <w:r w:rsidRPr="00A37873">
              <w:rPr>
                <w:rFonts w:ascii="Arial" w:eastAsia="Meiryo UI" w:hAnsi="Arial" w:cs="Arial"/>
                <w:color w:val="000000"/>
                <w:kern w:val="24"/>
                <w:sz w:val="19"/>
                <w:szCs w:val="19"/>
              </w:rPr>
              <w:t> </w:t>
            </w:r>
            <w:r w:rsidRPr="00A37873">
              <w:rPr>
                <w:rFonts w:ascii="Meiryo UI" w:eastAsia="Meiryo UI" w:hAnsi="Meiryo UI" w:cs="Arial" w:hint="eastAsia"/>
                <w:color w:val="000000"/>
                <w:kern w:val="24"/>
                <w:sz w:val="19"/>
                <w:szCs w:val="19"/>
              </w:rPr>
              <w:t>Holder側でVCの発行・提示の合意確認時に合意を取り消した場合、そのVCの取得・提示処理を行わない。</w:t>
            </w:r>
            <w:r w:rsidRPr="00A37873">
              <w:rPr>
                <w:rFonts w:ascii="Meiryo UI" w:eastAsia="Meiryo UI" w:hAnsi="Meiryo UI" w:cs="Arial" w:hint="eastAsia"/>
                <w:color w:val="000000"/>
                <w:kern w:val="24"/>
                <w:sz w:val="19"/>
                <w:szCs w:val="19"/>
              </w:rPr>
              <w:br/>
            </w:r>
            <w:r w:rsidRPr="00A37873">
              <w:rPr>
                <w:rFonts w:ascii="Arial" w:eastAsia="Meiryo UI" w:hAnsi="Meiryo UI" w:cs="Arial" w:hint="eastAsia"/>
                <w:color w:val="000000"/>
                <w:kern w:val="24"/>
                <w:sz w:val="19"/>
                <w:szCs w:val="19"/>
              </w:rPr>
              <w:t>・</w:t>
            </w:r>
            <w:r w:rsidRPr="00A37873">
              <w:rPr>
                <w:rFonts w:ascii="Arial" w:eastAsia="Meiryo UI" w:hAnsi="Arial" w:cs="Arial"/>
                <w:color w:val="000000"/>
                <w:kern w:val="24"/>
                <w:sz w:val="19"/>
                <w:szCs w:val="19"/>
              </w:rPr>
              <w:t> </w:t>
            </w:r>
            <w:proofErr w:type="spellStart"/>
            <w:r w:rsidRPr="00A37873">
              <w:rPr>
                <w:rFonts w:ascii="Meiryo UI" w:eastAsia="Meiryo UI" w:hAnsi="Meiryo UI" w:cs="Arial" w:hint="eastAsia"/>
                <w:color w:val="000000"/>
                <w:kern w:val="24"/>
                <w:sz w:val="19"/>
                <w:szCs w:val="19"/>
              </w:rPr>
              <w:t>Issuer,Verifier</w:t>
            </w:r>
            <w:proofErr w:type="spellEnd"/>
            <w:r w:rsidRPr="00A37873">
              <w:rPr>
                <w:rFonts w:ascii="Meiryo UI" w:eastAsia="Meiryo UI" w:hAnsi="Meiryo UI" w:cs="Arial" w:hint="eastAsia"/>
                <w:color w:val="000000"/>
                <w:kern w:val="24"/>
                <w:sz w:val="19"/>
                <w:szCs w:val="19"/>
              </w:rPr>
              <w:t>側で合意を取り消す場合(提示されたVCの期限切れなど)はHolderにVCの取得・提示処理が失敗したことを通知する。</w:t>
            </w:r>
          </w:p>
        </w:tc>
      </w:tr>
    </w:tbl>
    <w:p w14:paraId="545645A5" w14:textId="2DF4D12F" w:rsidR="002E60EC" w:rsidRDefault="002E60EC" w:rsidP="002E60EC">
      <w:pPr>
        <w:rPr>
          <w:rFonts w:asciiTheme="majorHAnsi" w:eastAsiaTheme="majorHAnsi" w:hAnsiTheme="majorHAnsi"/>
        </w:rPr>
      </w:pPr>
    </w:p>
    <w:p w14:paraId="2409C793" w14:textId="376D28A1" w:rsidR="00A341E3" w:rsidRPr="00A06E26" w:rsidRDefault="00A341E3" w:rsidP="002E60EC">
      <w:pPr>
        <w:rPr>
          <w:rFonts w:asciiTheme="majorHAnsi" w:eastAsiaTheme="majorHAnsi" w:hAnsiTheme="majorHAnsi"/>
        </w:rPr>
      </w:pPr>
      <w:r w:rsidRPr="00A341E3">
        <w:rPr>
          <w:rFonts w:asciiTheme="majorHAnsi" w:eastAsiaTheme="majorHAnsi" w:hAnsiTheme="majorHAnsi" w:hint="eastAsia"/>
        </w:rPr>
        <w:t>なお、詳細については、「</w:t>
      </w:r>
      <w:r w:rsidR="00D21105">
        <w:rPr>
          <w:rFonts w:asciiTheme="majorHAnsi" w:eastAsiaTheme="majorHAnsi" w:hAnsiTheme="majorHAnsi" w:hint="eastAsia"/>
        </w:rPr>
        <w:t>別添</w:t>
      </w:r>
      <w:r>
        <w:rPr>
          <w:rFonts w:asciiTheme="majorHAnsi" w:eastAsiaTheme="majorHAnsi" w:hAnsiTheme="majorHAnsi" w:hint="eastAsia"/>
        </w:rPr>
        <w:t>2</w:t>
      </w:r>
      <w:r w:rsidRPr="00A341E3">
        <w:rPr>
          <w:rFonts w:asciiTheme="majorHAnsi" w:eastAsiaTheme="majorHAnsi" w:hAnsiTheme="majorHAnsi" w:hint="eastAsia"/>
        </w:rPr>
        <w:t xml:space="preserve"> 合意とその履行のトレースの内容」を参照のこと。</w:t>
      </w:r>
    </w:p>
    <w:p w14:paraId="0CBA9D5E" w14:textId="4DB8C342" w:rsidR="002E60EC" w:rsidRPr="00A06E26" w:rsidRDefault="002E60EC" w:rsidP="002035AF">
      <w:pPr>
        <w:pStyle w:val="2"/>
      </w:pPr>
      <w:bookmarkStart w:id="671" w:name="_Toc128560526"/>
      <w:bookmarkStart w:id="672" w:name="_Hlk127360451"/>
      <w:r w:rsidRPr="00A06E26">
        <w:lastRenderedPageBreak/>
        <w:t>6</w:t>
      </w:r>
      <w:r w:rsidRPr="00A06E26">
        <w:rPr>
          <w:rFonts w:hint="eastAsia"/>
        </w:rPr>
        <w:t>構成要素</w:t>
      </w:r>
      <w:r w:rsidRPr="00A06E26">
        <w:t>との</w:t>
      </w:r>
      <w:r w:rsidRPr="00A06E26">
        <w:rPr>
          <w:rFonts w:hint="eastAsia"/>
        </w:rPr>
        <w:t>対応</w:t>
      </w:r>
      <w:bookmarkEnd w:id="671"/>
    </w:p>
    <w:bookmarkEnd w:id="672"/>
    <w:p w14:paraId="1FCC8DF8" w14:textId="30E72D95" w:rsidR="00BE1F0E" w:rsidRDefault="00BA04E7" w:rsidP="00BA04E7">
      <w:pPr>
        <w:ind w:firstLineChars="100" w:firstLine="210"/>
      </w:pPr>
      <w:r w:rsidRPr="00BA04E7">
        <w:rPr>
          <w:rFonts w:hint="eastAsia"/>
        </w:rPr>
        <w:t>6</w:t>
      </w:r>
      <w:r w:rsidRPr="00BA04E7">
        <w:rPr>
          <w:rFonts w:hint="eastAsia"/>
        </w:rPr>
        <w:t>構成要素との対応</w:t>
      </w:r>
      <w:r>
        <w:rPr>
          <w:rFonts w:hint="eastAsia"/>
        </w:rPr>
        <w:t>を以下に示す。</w:t>
      </w:r>
    </w:p>
    <w:p w14:paraId="6A34BD6E" w14:textId="77777777" w:rsidR="00BA04E7" w:rsidRDefault="00BA04E7" w:rsidP="00BE1F0E"/>
    <w:p w14:paraId="05572DCA" w14:textId="05BF5405" w:rsidR="00BA04E7" w:rsidRPr="00A37873" w:rsidRDefault="00BA04E7" w:rsidP="00BA04E7">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3.3</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6構成要素との対応</w:t>
      </w:r>
    </w:p>
    <w:tbl>
      <w:tblPr>
        <w:tblW w:w="8637" w:type="dxa"/>
        <w:tblCellMar>
          <w:left w:w="0" w:type="dxa"/>
          <w:right w:w="0" w:type="dxa"/>
        </w:tblCellMar>
        <w:tblLook w:val="0420" w:firstRow="1" w:lastRow="0" w:firstColumn="0" w:lastColumn="0" w:noHBand="0" w:noVBand="1"/>
      </w:tblPr>
      <w:tblGrid>
        <w:gridCol w:w="1550"/>
        <w:gridCol w:w="2126"/>
        <w:gridCol w:w="4961"/>
      </w:tblGrid>
      <w:tr w:rsidR="001821A0" w:rsidRPr="001821A0" w14:paraId="2A372D05" w14:textId="77777777" w:rsidTr="002962CB">
        <w:trPr>
          <w:trHeight w:val="422"/>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93688"/>
            <w:tcMar>
              <w:top w:w="72" w:type="dxa"/>
              <w:left w:w="144" w:type="dxa"/>
              <w:bottom w:w="72" w:type="dxa"/>
              <w:right w:w="144" w:type="dxa"/>
            </w:tcMar>
            <w:vAlign w:val="center"/>
            <w:hideMark/>
          </w:tcPr>
          <w:p w14:paraId="0C2C5A81" w14:textId="77777777" w:rsidR="001821A0" w:rsidRPr="001821A0" w:rsidRDefault="001821A0" w:rsidP="00C54CA0">
            <w:pPr>
              <w:widowControl/>
              <w:spacing w:line="240" w:lineRule="exact"/>
              <w:jc w:val="center"/>
              <w:rPr>
                <w:rFonts w:ascii="Arial" w:eastAsia="ＭＳ Ｐゴシック" w:hAnsi="Arial" w:cs="Arial"/>
                <w:sz w:val="18"/>
                <w:szCs w:val="18"/>
              </w:rPr>
            </w:pPr>
            <w:r w:rsidRPr="001821A0">
              <w:rPr>
                <w:rFonts w:ascii="Arial" w:eastAsia="Meiryo UI" w:hAnsi="Arial" w:cs="Arial"/>
                <w:b/>
                <w:bCs/>
                <w:color w:val="FFFFFF"/>
                <w:kern w:val="24"/>
                <w:sz w:val="18"/>
                <w:szCs w:val="18"/>
              </w:rPr>
              <w:t>6</w:t>
            </w:r>
            <w:r w:rsidRPr="001821A0">
              <w:rPr>
                <w:rFonts w:ascii="Arial" w:eastAsia="Meiryo UI" w:hAnsi="Meiryo UI" w:cs="Arial" w:hint="eastAsia"/>
                <w:b/>
                <w:bCs/>
                <w:color w:val="FFFFFF"/>
                <w:kern w:val="24"/>
                <w:sz w:val="18"/>
                <w:szCs w:val="18"/>
              </w:rPr>
              <w:t>構成要素</w:t>
            </w:r>
          </w:p>
        </w:tc>
        <w:tc>
          <w:tcPr>
            <w:tcW w:w="708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93688"/>
            <w:tcMar>
              <w:top w:w="72" w:type="dxa"/>
              <w:left w:w="144" w:type="dxa"/>
              <w:bottom w:w="72" w:type="dxa"/>
              <w:right w:w="144" w:type="dxa"/>
            </w:tcMar>
            <w:vAlign w:val="center"/>
            <w:hideMark/>
          </w:tcPr>
          <w:p w14:paraId="1C98BA7E" w14:textId="77777777" w:rsidR="001821A0" w:rsidRPr="001821A0" w:rsidRDefault="001821A0" w:rsidP="00C54CA0">
            <w:pPr>
              <w:widowControl/>
              <w:spacing w:line="240" w:lineRule="exact"/>
              <w:jc w:val="center"/>
              <w:rPr>
                <w:rFonts w:ascii="Arial" w:eastAsia="ＭＳ Ｐゴシック" w:hAnsi="Arial" w:cs="Arial"/>
                <w:sz w:val="18"/>
                <w:szCs w:val="18"/>
              </w:rPr>
            </w:pPr>
            <w:r w:rsidRPr="001821A0">
              <w:rPr>
                <w:rFonts w:ascii="Arial" w:eastAsia="Meiryo UI" w:hAnsi="Arial" w:cs="Arial"/>
                <w:b/>
                <w:bCs/>
                <w:color w:val="FFFFFF"/>
                <w:kern w:val="24"/>
                <w:sz w:val="18"/>
                <w:szCs w:val="18"/>
              </w:rPr>
              <w:t>6</w:t>
            </w:r>
            <w:r w:rsidRPr="001821A0">
              <w:rPr>
                <w:rFonts w:ascii="Arial" w:eastAsia="Meiryo UI" w:hAnsi="Meiryo UI" w:cs="Arial" w:hint="eastAsia"/>
                <w:b/>
                <w:bCs/>
                <w:color w:val="FFFFFF"/>
                <w:kern w:val="24"/>
                <w:sz w:val="18"/>
                <w:szCs w:val="18"/>
              </w:rPr>
              <w:t>構成要素との当てはめ</w:t>
            </w:r>
          </w:p>
        </w:tc>
      </w:tr>
      <w:tr w:rsidR="001821A0" w:rsidRPr="001821A0" w14:paraId="494A28BC" w14:textId="77777777" w:rsidTr="002962CB">
        <w:trPr>
          <w:trHeight w:val="1065"/>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tcMar>
              <w:top w:w="72" w:type="dxa"/>
              <w:left w:w="144" w:type="dxa"/>
              <w:bottom w:w="72" w:type="dxa"/>
              <w:right w:w="144" w:type="dxa"/>
            </w:tcMar>
            <w:vAlign w:val="center"/>
            <w:hideMark/>
          </w:tcPr>
          <w:p w14:paraId="21C6E9F7" w14:textId="77777777" w:rsidR="001821A0" w:rsidRPr="001821A0" w:rsidRDefault="001821A0" w:rsidP="00364962">
            <w:pPr>
              <w:widowControl/>
              <w:spacing w:line="320" w:lineRule="exact"/>
              <w:jc w:val="center"/>
              <w:rPr>
                <w:rFonts w:asciiTheme="majorHAnsi" w:eastAsiaTheme="majorHAnsi" w:hAnsiTheme="majorHAnsi" w:cs="Arial"/>
                <w:sz w:val="19"/>
                <w:szCs w:val="19"/>
              </w:rPr>
            </w:pPr>
            <w:r w:rsidRPr="001821A0">
              <w:rPr>
                <w:rFonts w:asciiTheme="majorHAnsi" w:eastAsiaTheme="majorHAnsi" w:hAnsiTheme="majorHAnsi" w:cs="Arial" w:hint="eastAsia"/>
                <w:b/>
                <w:bCs/>
                <w:color w:val="000000"/>
                <w:kern w:val="24"/>
                <w:sz w:val="19"/>
                <w:szCs w:val="19"/>
              </w:rPr>
              <w:t>検証可能なデータ</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670A77B4"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検証対象</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79F1F77"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 xml:space="preserve">①事業者自身についてのアイデンティティ </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事業者</w:t>
            </w:r>
            <w:r w:rsidRPr="001821A0">
              <w:rPr>
                <w:rFonts w:asciiTheme="majorHAnsi" w:eastAsiaTheme="majorHAnsi" w:hAnsiTheme="majorHAnsi" w:cs="Arial"/>
                <w:color w:val="000000"/>
                <w:kern w:val="24"/>
                <w:sz w:val="19"/>
                <w:szCs w:val="19"/>
              </w:rPr>
              <w:t>VC]</w:t>
            </w:r>
          </w:p>
          <w:p w14:paraId="4E86E15C"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 xml:space="preserve">②事業者が用いているソフトウエアの内容 </w:t>
            </w:r>
            <w:r w:rsidRPr="001821A0">
              <w:rPr>
                <w:rFonts w:asciiTheme="majorHAnsi" w:eastAsiaTheme="majorHAnsi" w:hAnsiTheme="majorHAnsi" w:cs="Arial"/>
                <w:color w:val="000000"/>
                <w:kern w:val="24"/>
                <w:sz w:val="19"/>
                <w:szCs w:val="19"/>
              </w:rPr>
              <w:t>[SW</w:t>
            </w:r>
            <w:r w:rsidRPr="001821A0">
              <w:rPr>
                <w:rFonts w:asciiTheme="majorHAnsi" w:eastAsiaTheme="majorHAnsi" w:hAnsiTheme="majorHAnsi" w:cs="Arial" w:hint="eastAsia"/>
                <w:color w:val="000000"/>
                <w:kern w:val="24"/>
                <w:sz w:val="19"/>
                <w:szCs w:val="19"/>
              </w:rPr>
              <w:t>利用</w:t>
            </w:r>
            <w:r w:rsidRPr="001821A0">
              <w:rPr>
                <w:rFonts w:asciiTheme="majorHAnsi" w:eastAsiaTheme="majorHAnsi" w:hAnsiTheme="majorHAnsi" w:cs="Arial"/>
                <w:color w:val="000000"/>
                <w:kern w:val="24"/>
                <w:sz w:val="19"/>
                <w:szCs w:val="19"/>
              </w:rPr>
              <w:t>VC]</w:t>
            </w:r>
          </w:p>
          <w:p w14:paraId="27806B0D"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 xml:space="preserve">③工業会で発行する工業会証明書 </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工業会証明書</w:t>
            </w:r>
            <w:r w:rsidRPr="001821A0">
              <w:rPr>
                <w:rFonts w:asciiTheme="majorHAnsi" w:eastAsiaTheme="majorHAnsi" w:hAnsiTheme="majorHAnsi" w:cs="Arial"/>
                <w:color w:val="000000"/>
                <w:kern w:val="24"/>
                <w:sz w:val="19"/>
                <w:szCs w:val="19"/>
              </w:rPr>
              <w:t>VC]</w:t>
            </w:r>
          </w:p>
          <w:p w14:paraId="607F80EB" w14:textId="77777777" w:rsidR="001821A0" w:rsidRDefault="001821A0" w:rsidP="00364962">
            <w:pPr>
              <w:widowControl/>
              <w:spacing w:line="320" w:lineRule="exact"/>
              <w:jc w:val="left"/>
              <w:rPr>
                <w:ins w:id="673" w:author="岡本　俊一" w:date="2023-03-22T16:13:00Z"/>
                <w:rFonts w:asciiTheme="majorHAnsi" w:eastAsiaTheme="majorHAnsi" w:hAnsiTheme="majorHAnsi" w:cs="Arial"/>
                <w:color w:val="000000"/>
                <w:kern w:val="24"/>
                <w:sz w:val="19"/>
                <w:szCs w:val="19"/>
              </w:rPr>
            </w:pPr>
            <w:r w:rsidRPr="001821A0">
              <w:rPr>
                <w:rFonts w:asciiTheme="majorHAnsi" w:eastAsiaTheme="majorHAnsi" w:hAnsiTheme="majorHAnsi" w:cs="Arial" w:hint="eastAsia"/>
                <w:color w:val="000000"/>
                <w:kern w:val="24"/>
                <w:sz w:val="19"/>
                <w:szCs w:val="19"/>
              </w:rPr>
              <w:t xml:space="preserve">④所管省庁からの認定証明 </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計画認定</w:t>
            </w:r>
            <w:commentRangeStart w:id="674"/>
            <w:r w:rsidRPr="001821A0">
              <w:rPr>
                <w:rFonts w:asciiTheme="majorHAnsi" w:eastAsiaTheme="majorHAnsi" w:hAnsiTheme="majorHAnsi" w:cs="Arial"/>
                <w:color w:val="000000"/>
                <w:kern w:val="24"/>
                <w:sz w:val="19"/>
                <w:szCs w:val="19"/>
              </w:rPr>
              <w:t>VC</w:t>
            </w:r>
            <w:commentRangeEnd w:id="674"/>
            <w:r w:rsidR="00B766BE">
              <w:rPr>
                <w:rStyle w:val="ac"/>
              </w:rPr>
              <w:commentReference w:id="674"/>
            </w:r>
            <w:r w:rsidRPr="001821A0">
              <w:rPr>
                <w:rFonts w:asciiTheme="majorHAnsi" w:eastAsiaTheme="majorHAnsi" w:hAnsiTheme="majorHAnsi" w:cs="Arial"/>
                <w:color w:val="000000"/>
                <w:kern w:val="24"/>
                <w:sz w:val="19"/>
                <w:szCs w:val="19"/>
              </w:rPr>
              <w:t>]</w:t>
            </w:r>
            <w:ins w:id="675" w:author="岡本　俊一" w:date="2023-03-22T16:13:00Z">
              <w:r w:rsidR="00BF05AE">
                <w:rPr>
                  <w:rFonts w:asciiTheme="majorHAnsi" w:eastAsiaTheme="majorHAnsi" w:hAnsiTheme="majorHAnsi" w:cs="Arial" w:hint="eastAsia"/>
                  <w:color w:val="000000"/>
                  <w:kern w:val="24"/>
                  <w:sz w:val="19"/>
                  <w:szCs w:val="19"/>
                </w:rPr>
                <w:t xml:space="preserve">　</w:t>
              </w:r>
            </w:ins>
          </w:p>
          <w:p w14:paraId="0497A965" w14:textId="0C152A7A" w:rsidR="00BF05AE" w:rsidRPr="001821A0" w:rsidRDefault="00BF05AE" w:rsidP="00364962">
            <w:pPr>
              <w:widowControl/>
              <w:spacing w:line="320" w:lineRule="exact"/>
              <w:jc w:val="left"/>
              <w:rPr>
                <w:rFonts w:asciiTheme="majorHAnsi" w:eastAsiaTheme="majorHAnsi" w:hAnsiTheme="majorHAnsi" w:cs="Arial"/>
                <w:sz w:val="19"/>
                <w:szCs w:val="19"/>
              </w:rPr>
            </w:pPr>
            <w:ins w:id="676" w:author="岡本　俊一" w:date="2023-03-22T16:13:00Z">
              <w:r>
                <w:rPr>
                  <w:rFonts w:asciiTheme="majorHAnsi" w:eastAsiaTheme="majorHAnsi" w:hAnsiTheme="majorHAnsi" w:cs="Arial" w:hint="eastAsia"/>
                  <w:color w:val="000000"/>
                  <w:kern w:val="24"/>
                  <w:sz w:val="19"/>
                  <w:szCs w:val="19"/>
                </w:rPr>
                <w:t>※</w:t>
              </w:r>
            </w:ins>
            <w:ins w:id="677" w:author="岡本　俊一" w:date="2023-03-22T16:15:00Z">
              <w:r>
                <w:rPr>
                  <w:rFonts w:asciiTheme="majorHAnsi" w:eastAsiaTheme="majorHAnsi" w:hAnsiTheme="majorHAnsi" w:cs="Arial" w:hint="eastAsia"/>
                  <w:color w:val="000000"/>
                  <w:kern w:val="24"/>
                  <w:sz w:val="19"/>
                  <w:szCs w:val="19"/>
                </w:rPr>
                <w:t>当実証においては、</w:t>
              </w:r>
            </w:ins>
            <w:ins w:id="678" w:author="岡本　俊一" w:date="2023-03-22T16:20:00Z">
              <w:del w:id="679" w:author="宮島　一樹" w:date="2023-03-23T18:50:00Z">
                <w:r w:rsidDel="007C5875">
                  <w:rPr>
                    <w:rFonts w:asciiTheme="majorHAnsi" w:eastAsiaTheme="majorHAnsi" w:hAnsiTheme="majorHAnsi" w:cs="Arial" w:hint="eastAsia"/>
                    <w:color w:val="000000"/>
                    <w:kern w:val="24"/>
                    <w:sz w:val="19"/>
                    <w:szCs w:val="19"/>
                  </w:rPr>
                  <w:delText>Wallet</w:delText>
                </w:r>
              </w:del>
            </w:ins>
            <w:ins w:id="680" w:author="宮島　一樹" w:date="2023-03-23T18:50:00Z">
              <w:r w:rsidR="007C5875">
                <w:rPr>
                  <w:rFonts w:asciiTheme="majorHAnsi" w:eastAsiaTheme="majorHAnsi" w:hAnsiTheme="majorHAnsi" w:cs="Arial" w:hint="eastAsia"/>
                  <w:color w:val="000000"/>
                  <w:kern w:val="24"/>
                  <w:sz w:val="19"/>
                  <w:szCs w:val="19"/>
                </w:rPr>
                <w:t>Wallet</w:t>
              </w:r>
            </w:ins>
            <w:ins w:id="681" w:author="岡本　俊一" w:date="2023-03-22T16:20:00Z">
              <w:r>
                <w:rPr>
                  <w:rFonts w:asciiTheme="majorHAnsi" w:eastAsiaTheme="majorHAnsi" w:hAnsiTheme="majorHAnsi" w:cs="Arial" w:hint="eastAsia"/>
                  <w:color w:val="000000"/>
                  <w:kern w:val="24"/>
                  <w:sz w:val="19"/>
                  <w:szCs w:val="19"/>
                </w:rPr>
                <w:t>自体の操作主体が正しい主体によって操作されているかどうかの検証の仕組みは対象外としている。実</w:t>
              </w:r>
            </w:ins>
            <w:ins w:id="682" w:author="岡本　俊一" w:date="2023-03-22T16:21:00Z">
              <w:r>
                <w:rPr>
                  <w:rFonts w:asciiTheme="majorHAnsi" w:eastAsiaTheme="majorHAnsi" w:hAnsiTheme="majorHAnsi" w:cs="Arial" w:hint="eastAsia"/>
                  <w:color w:val="000000"/>
                  <w:kern w:val="24"/>
                  <w:sz w:val="19"/>
                  <w:szCs w:val="19"/>
                </w:rPr>
                <w:t>サービスに際しては、</w:t>
              </w:r>
              <w:del w:id="683" w:author="宮島　一樹" w:date="2023-03-23T18:50:00Z">
                <w:r w:rsidDel="007C5875">
                  <w:rPr>
                    <w:rFonts w:asciiTheme="majorHAnsi" w:eastAsiaTheme="majorHAnsi" w:hAnsiTheme="majorHAnsi" w:cs="Arial" w:hint="eastAsia"/>
                    <w:color w:val="000000"/>
                    <w:kern w:val="24"/>
                    <w:sz w:val="19"/>
                    <w:szCs w:val="19"/>
                  </w:rPr>
                  <w:delText>Wallet</w:delText>
                </w:r>
              </w:del>
            </w:ins>
            <w:ins w:id="684" w:author="宮島　一樹" w:date="2023-03-23T18:50:00Z">
              <w:r w:rsidR="007C5875">
                <w:rPr>
                  <w:rFonts w:asciiTheme="majorHAnsi" w:eastAsiaTheme="majorHAnsi" w:hAnsiTheme="majorHAnsi" w:cs="Arial" w:hint="eastAsia"/>
                  <w:color w:val="000000"/>
                  <w:kern w:val="24"/>
                  <w:sz w:val="19"/>
                  <w:szCs w:val="19"/>
                </w:rPr>
                <w:t>Wallet</w:t>
              </w:r>
            </w:ins>
            <w:ins w:id="685" w:author="岡本　俊一" w:date="2023-03-22T16:21:00Z">
              <w:r>
                <w:rPr>
                  <w:rFonts w:asciiTheme="majorHAnsi" w:eastAsiaTheme="majorHAnsi" w:hAnsiTheme="majorHAnsi" w:cs="Arial" w:hint="eastAsia"/>
                  <w:color w:val="000000"/>
                  <w:kern w:val="24"/>
                  <w:sz w:val="19"/>
                  <w:szCs w:val="19"/>
                </w:rPr>
                <w:t>と</w:t>
              </w:r>
              <w:r w:rsidR="002A15AD">
                <w:rPr>
                  <w:rFonts w:asciiTheme="majorHAnsi" w:eastAsiaTheme="majorHAnsi" w:hAnsiTheme="majorHAnsi" w:cs="Arial" w:hint="eastAsia"/>
                  <w:color w:val="000000"/>
                  <w:kern w:val="24"/>
                  <w:sz w:val="19"/>
                  <w:szCs w:val="19"/>
                </w:rPr>
                <w:t>当該操作者の</w:t>
              </w:r>
            </w:ins>
            <w:ins w:id="686" w:author="岡本　俊一" w:date="2023-03-22T16:20:00Z">
              <w:r>
                <w:rPr>
                  <w:rFonts w:asciiTheme="majorHAnsi" w:eastAsiaTheme="majorHAnsi" w:hAnsiTheme="majorHAnsi" w:cs="Arial" w:hint="eastAsia"/>
                  <w:color w:val="000000"/>
                  <w:kern w:val="24"/>
                  <w:sz w:val="19"/>
                  <w:szCs w:val="19"/>
                </w:rPr>
                <w:t>Holder Bindingの</w:t>
              </w:r>
            </w:ins>
            <w:ins w:id="687" w:author="岡本　俊一" w:date="2023-03-22T16:21:00Z">
              <w:r w:rsidR="002A15AD">
                <w:rPr>
                  <w:rFonts w:asciiTheme="majorHAnsi" w:eastAsiaTheme="majorHAnsi" w:hAnsiTheme="majorHAnsi" w:cs="Arial" w:hint="eastAsia"/>
                  <w:color w:val="000000"/>
                  <w:kern w:val="24"/>
                  <w:sz w:val="19"/>
                  <w:szCs w:val="19"/>
                </w:rPr>
                <w:t>仕組みの検討が必要になる。</w:t>
              </w:r>
            </w:ins>
          </w:p>
        </w:tc>
      </w:tr>
      <w:tr w:rsidR="001821A0" w:rsidRPr="001821A0" w14:paraId="1CB921DA" w14:textId="77777777" w:rsidTr="002962CB">
        <w:trPr>
          <w:trHeight w:val="956"/>
        </w:trPr>
        <w:tc>
          <w:tcPr>
            <w:tcW w:w="1550" w:type="dxa"/>
            <w:vMerge/>
            <w:tcBorders>
              <w:top w:val="single" w:sz="8" w:space="0" w:color="000000" w:themeColor="text1"/>
              <w:left w:val="single" w:sz="4" w:space="0" w:color="auto"/>
              <w:bottom w:val="single" w:sz="8" w:space="0" w:color="000000" w:themeColor="text1"/>
            </w:tcBorders>
            <w:vAlign w:val="center"/>
            <w:hideMark/>
          </w:tcPr>
          <w:p w14:paraId="3D09921C"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3336FF89"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検証者</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5FF5E98F"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①中小事業者</w:t>
            </w:r>
          </w:p>
          <w:p w14:paraId="780DF507"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②全国の</w:t>
            </w:r>
            <w:r w:rsidRPr="001821A0">
              <w:rPr>
                <w:rFonts w:asciiTheme="majorHAnsi" w:eastAsiaTheme="majorHAnsi" w:hAnsiTheme="majorHAnsi" w:cs="Arial"/>
                <w:color w:val="000000"/>
                <w:kern w:val="24"/>
                <w:sz w:val="19"/>
                <w:szCs w:val="19"/>
              </w:rPr>
              <w:t>IT</w:t>
            </w:r>
            <w:r w:rsidRPr="001821A0">
              <w:rPr>
                <w:rFonts w:asciiTheme="majorHAnsi" w:eastAsiaTheme="majorHAnsi" w:hAnsiTheme="majorHAnsi" w:cs="Arial" w:hint="eastAsia"/>
                <w:color w:val="000000"/>
                <w:kern w:val="24"/>
                <w:sz w:val="19"/>
                <w:szCs w:val="19"/>
              </w:rPr>
              <w:t>企業等の設備メーカ等</w:t>
            </w:r>
          </w:p>
          <w:p w14:paraId="4A7E04D4"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③</w:t>
            </w:r>
            <w:r w:rsidRPr="001821A0">
              <w:rPr>
                <w:rFonts w:asciiTheme="majorHAnsi" w:eastAsiaTheme="majorHAnsi" w:hAnsiTheme="majorHAnsi" w:cs="Arial"/>
                <w:color w:val="000000"/>
                <w:kern w:val="24"/>
                <w:sz w:val="19"/>
                <w:szCs w:val="19"/>
              </w:rPr>
              <w:t>JISA</w:t>
            </w:r>
            <w:r w:rsidRPr="001821A0">
              <w:rPr>
                <w:rFonts w:asciiTheme="majorHAnsi" w:eastAsiaTheme="majorHAnsi" w:hAnsiTheme="majorHAnsi" w:cs="Arial" w:hint="eastAsia"/>
                <w:color w:val="000000"/>
                <w:kern w:val="24"/>
                <w:sz w:val="19"/>
                <w:szCs w:val="19"/>
              </w:rPr>
              <w:t>等の工業会等</w:t>
            </w:r>
          </w:p>
          <w:p w14:paraId="5F8C1972"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④所管省庁</w:t>
            </w:r>
          </w:p>
        </w:tc>
      </w:tr>
      <w:tr w:rsidR="001821A0" w:rsidRPr="001821A0" w14:paraId="7EE33D84" w14:textId="77777777" w:rsidTr="002962CB">
        <w:trPr>
          <w:trHeight w:val="984"/>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tcMar>
              <w:top w:w="72" w:type="dxa"/>
              <w:left w:w="144" w:type="dxa"/>
              <w:bottom w:w="72" w:type="dxa"/>
              <w:right w:w="144" w:type="dxa"/>
            </w:tcMar>
            <w:vAlign w:val="center"/>
            <w:hideMark/>
          </w:tcPr>
          <w:p w14:paraId="05547035" w14:textId="77777777" w:rsidR="001821A0" w:rsidRPr="001821A0" w:rsidRDefault="001821A0" w:rsidP="00364962">
            <w:pPr>
              <w:widowControl/>
              <w:spacing w:line="320" w:lineRule="exact"/>
              <w:jc w:val="center"/>
              <w:rPr>
                <w:rFonts w:asciiTheme="majorHAnsi" w:eastAsiaTheme="majorHAnsi" w:hAnsiTheme="majorHAnsi" w:cs="Arial"/>
                <w:sz w:val="19"/>
                <w:szCs w:val="19"/>
              </w:rPr>
            </w:pPr>
            <w:r w:rsidRPr="001821A0">
              <w:rPr>
                <w:rFonts w:asciiTheme="majorHAnsi" w:eastAsiaTheme="majorHAnsi" w:hAnsiTheme="majorHAnsi" w:cs="Arial" w:hint="eastAsia"/>
                <w:b/>
                <w:bCs/>
                <w:color w:val="000000"/>
                <w:kern w:val="24"/>
                <w:sz w:val="19"/>
                <w:szCs w:val="19"/>
              </w:rPr>
              <w:t>アイデンティティ</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36143B9"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アイデンティティとして想定されるものが何か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56FD8F7" w14:textId="2B6D4278" w:rsidR="001821A0" w:rsidRPr="00364962" w:rsidRDefault="00BD0B27" w:rsidP="00364962">
            <w:pPr>
              <w:pStyle w:val="a4"/>
              <w:widowControl/>
              <w:spacing w:line="320" w:lineRule="exact"/>
              <w:ind w:leftChars="0" w:left="0"/>
              <w:jc w:val="left"/>
              <w:rPr>
                <w:rFonts w:asciiTheme="majorHAnsi" w:eastAsiaTheme="majorHAnsi" w:hAnsiTheme="majorHAnsi" w:cs="Arial"/>
                <w:sz w:val="19"/>
                <w:szCs w:val="19"/>
              </w:rPr>
            </w:pPr>
            <w:r w:rsidRPr="00364962">
              <w:rPr>
                <w:rFonts w:asciiTheme="majorHAnsi" w:eastAsiaTheme="majorHAnsi" w:hAnsiTheme="majorHAnsi" w:cs="Arial" w:hint="eastAsia"/>
                <w:color w:val="000000"/>
                <w:kern w:val="24"/>
                <w:sz w:val="19"/>
                <w:szCs w:val="19"/>
              </w:rPr>
              <w:t>①</w:t>
            </w:r>
            <w:r w:rsidR="001821A0" w:rsidRPr="00364962">
              <w:rPr>
                <w:rFonts w:asciiTheme="majorHAnsi" w:eastAsiaTheme="majorHAnsi" w:hAnsiTheme="majorHAnsi" w:cs="Arial"/>
                <w:color w:val="000000"/>
                <w:kern w:val="24"/>
                <w:sz w:val="19"/>
                <w:szCs w:val="19"/>
              </w:rPr>
              <w:t>-1</w:t>
            </w:r>
            <w:r w:rsidR="001821A0" w:rsidRPr="00364962">
              <w:rPr>
                <w:rFonts w:asciiTheme="majorHAnsi" w:eastAsiaTheme="majorHAnsi" w:hAnsiTheme="majorHAnsi" w:cs="Arial" w:hint="eastAsia"/>
                <w:color w:val="000000"/>
                <w:kern w:val="24"/>
                <w:sz w:val="19"/>
                <w:szCs w:val="19"/>
              </w:rPr>
              <w:t xml:space="preserve">　中小事業者（法人格）　①</w:t>
            </w:r>
            <w:r w:rsidR="001821A0" w:rsidRPr="00364962">
              <w:rPr>
                <w:rFonts w:asciiTheme="majorHAnsi" w:eastAsiaTheme="majorHAnsi" w:hAnsiTheme="majorHAnsi" w:cs="Arial"/>
                <w:color w:val="000000"/>
                <w:kern w:val="24"/>
                <w:sz w:val="19"/>
                <w:szCs w:val="19"/>
              </w:rPr>
              <w:t>-2</w:t>
            </w:r>
            <w:r w:rsidR="001821A0" w:rsidRPr="00364962">
              <w:rPr>
                <w:rFonts w:asciiTheme="majorHAnsi" w:eastAsiaTheme="majorHAnsi" w:hAnsiTheme="majorHAnsi" w:cs="Arial" w:hint="eastAsia"/>
                <w:color w:val="000000"/>
                <w:kern w:val="24"/>
                <w:sz w:val="19"/>
                <w:szCs w:val="19"/>
              </w:rPr>
              <w:t xml:space="preserve">　中小事業者（事業者に関係する自然人）　②全国の</w:t>
            </w:r>
            <w:r w:rsidR="001821A0" w:rsidRPr="00364962">
              <w:rPr>
                <w:rFonts w:asciiTheme="majorHAnsi" w:eastAsiaTheme="majorHAnsi" w:hAnsiTheme="majorHAnsi" w:cs="Arial"/>
                <w:color w:val="000000"/>
                <w:kern w:val="24"/>
                <w:sz w:val="19"/>
                <w:szCs w:val="19"/>
              </w:rPr>
              <w:t>IT</w:t>
            </w:r>
            <w:r w:rsidR="001821A0" w:rsidRPr="00364962">
              <w:rPr>
                <w:rFonts w:asciiTheme="majorHAnsi" w:eastAsiaTheme="majorHAnsi" w:hAnsiTheme="majorHAnsi" w:cs="Arial" w:hint="eastAsia"/>
                <w:color w:val="000000"/>
                <w:kern w:val="24"/>
                <w:sz w:val="19"/>
                <w:szCs w:val="19"/>
              </w:rPr>
              <w:t>企業等の設備メーカ等　③</w:t>
            </w:r>
            <w:r w:rsidR="001821A0" w:rsidRPr="00364962">
              <w:rPr>
                <w:rFonts w:asciiTheme="majorHAnsi" w:eastAsiaTheme="majorHAnsi" w:hAnsiTheme="majorHAnsi" w:cs="Arial"/>
                <w:color w:val="000000"/>
                <w:kern w:val="24"/>
                <w:sz w:val="19"/>
                <w:szCs w:val="19"/>
              </w:rPr>
              <w:t>JISA</w:t>
            </w:r>
            <w:r w:rsidR="001821A0" w:rsidRPr="00364962">
              <w:rPr>
                <w:rFonts w:asciiTheme="majorHAnsi" w:eastAsiaTheme="majorHAnsi" w:hAnsiTheme="majorHAnsi" w:cs="Arial" w:hint="eastAsia"/>
                <w:color w:val="000000"/>
                <w:kern w:val="24"/>
                <w:sz w:val="19"/>
                <w:szCs w:val="19"/>
              </w:rPr>
              <w:t>等の工業会等　④所管省庁　⑤税務署</w:t>
            </w:r>
          </w:p>
        </w:tc>
      </w:tr>
      <w:tr w:rsidR="001821A0" w:rsidRPr="001821A0" w14:paraId="474F3992" w14:textId="77777777" w:rsidTr="002962CB">
        <w:trPr>
          <w:trHeight w:val="2109"/>
        </w:trPr>
        <w:tc>
          <w:tcPr>
            <w:tcW w:w="1550" w:type="dxa"/>
            <w:vMerge/>
            <w:tcBorders>
              <w:left w:val="single" w:sz="4" w:space="0" w:color="auto"/>
              <w:bottom w:val="single" w:sz="8" w:space="0" w:color="000000" w:themeColor="text1"/>
            </w:tcBorders>
            <w:vAlign w:val="center"/>
            <w:hideMark/>
          </w:tcPr>
          <w:p w14:paraId="6EBBDD39"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3822BFAE"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アイデンティティ管理システム（外部）は何を利用しているか。</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例：</w:t>
            </w:r>
            <w:r w:rsidRPr="001821A0">
              <w:rPr>
                <w:rFonts w:asciiTheme="majorHAnsi" w:eastAsiaTheme="majorHAnsi" w:hAnsiTheme="majorHAnsi" w:cs="Arial"/>
                <w:color w:val="000000"/>
                <w:kern w:val="24"/>
                <w:sz w:val="19"/>
                <w:szCs w:val="19"/>
              </w:rPr>
              <w:t>OIDC for VC, DID)</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28204650" w14:textId="5240162D"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（実証プロジェクトにおいては利用できて</w:t>
            </w:r>
            <w:r w:rsidR="00E0064E">
              <w:rPr>
                <w:rFonts w:asciiTheme="majorHAnsi" w:eastAsiaTheme="majorHAnsi" w:hAnsiTheme="majorHAnsi" w:cs="Arial" w:hint="eastAsia"/>
                <w:color w:val="000000"/>
                <w:kern w:val="24"/>
                <w:sz w:val="19"/>
                <w:szCs w:val="19"/>
              </w:rPr>
              <w:t>いない</w:t>
            </w:r>
            <w:r w:rsidRPr="001821A0">
              <w:rPr>
                <w:rFonts w:asciiTheme="majorHAnsi" w:eastAsiaTheme="majorHAnsi" w:hAnsiTheme="majorHAnsi" w:cs="Arial" w:hint="eastAsia"/>
                <w:color w:val="000000"/>
                <w:kern w:val="24"/>
                <w:sz w:val="19"/>
                <w:szCs w:val="19"/>
              </w:rPr>
              <w:t>が）実サービス展開時想定においては</w:t>
            </w:r>
            <w:r w:rsidRPr="001821A0">
              <w:rPr>
                <w:rFonts w:asciiTheme="majorHAnsi" w:eastAsiaTheme="majorHAnsi" w:hAnsiTheme="majorHAnsi" w:cs="Arial"/>
                <w:color w:val="000000"/>
                <w:kern w:val="24"/>
                <w:sz w:val="19"/>
                <w:szCs w:val="19"/>
              </w:rPr>
              <w:t>G</w:t>
            </w:r>
            <w:r w:rsidRPr="001821A0">
              <w:rPr>
                <w:rFonts w:asciiTheme="majorHAnsi" w:eastAsiaTheme="majorHAnsi" w:hAnsiTheme="majorHAnsi" w:cs="Arial" w:hint="eastAsia"/>
                <w:color w:val="000000"/>
                <w:kern w:val="24"/>
                <w:sz w:val="19"/>
                <w:szCs w:val="19"/>
              </w:rPr>
              <w:t>ビズ</w:t>
            </w:r>
            <w:r w:rsidRPr="001821A0">
              <w:rPr>
                <w:rFonts w:asciiTheme="majorHAnsi" w:eastAsiaTheme="majorHAnsi" w:hAnsiTheme="majorHAnsi" w:cs="Arial"/>
                <w:color w:val="000000"/>
                <w:kern w:val="24"/>
                <w:sz w:val="19"/>
                <w:szCs w:val="19"/>
              </w:rPr>
              <w:t xml:space="preserve">ID </w:t>
            </w:r>
            <w:r w:rsidRPr="001821A0">
              <w:rPr>
                <w:rFonts w:asciiTheme="majorHAnsi" w:eastAsiaTheme="majorHAnsi" w:hAnsiTheme="majorHAnsi" w:cs="Arial" w:hint="eastAsia"/>
                <w:color w:val="000000"/>
                <w:kern w:val="24"/>
                <w:sz w:val="19"/>
                <w:szCs w:val="19"/>
              </w:rPr>
              <w:t>（プライム／メンバー　アカウント）認証連携を活用する想定。</w:t>
            </w:r>
          </w:p>
          <w:p w14:paraId="79362534"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ＭＳ 明朝"/>
                <w:color w:val="000000"/>
                <w:kern w:val="24"/>
                <w:sz w:val="19"/>
                <w:szCs w:val="19"/>
              </w:rPr>
              <w:t>※</w:t>
            </w:r>
            <w:r w:rsidRPr="001821A0">
              <w:rPr>
                <w:rFonts w:asciiTheme="majorHAnsi" w:eastAsiaTheme="majorHAnsi" w:hAnsiTheme="majorHAnsi" w:cs="Arial" w:hint="eastAsia"/>
                <w:color w:val="000000"/>
                <w:kern w:val="24"/>
                <w:sz w:val="19"/>
                <w:szCs w:val="19"/>
              </w:rPr>
              <w:t>また、認証連携に付帯して、付加的な事業者アイデンティティ情報の取得元としては、</w:t>
            </w:r>
            <w:r w:rsidRPr="001821A0">
              <w:rPr>
                <w:rFonts w:asciiTheme="majorHAnsi" w:eastAsiaTheme="majorHAnsi" w:hAnsiTheme="majorHAnsi" w:cs="Arial"/>
                <w:color w:val="000000"/>
                <w:kern w:val="24"/>
                <w:sz w:val="19"/>
                <w:szCs w:val="19"/>
              </w:rPr>
              <w:t>G</w:t>
            </w:r>
            <w:r w:rsidRPr="001821A0">
              <w:rPr>
                <w:rFonts w:asciiTheme="majorHAnsi" w:eastAsiaTheme="majorHAnsi" w:hAnsiTheme="majorHAnsi" w:cs="Arial" w:hint="eastAsia"/>
                <w:color w:val="000000"/>
                <w:kern w:val="24"/>
                <w:sz w:val="19"/>
                <w:szCs w:val="19"/>
              </w:rPr>
              <w:t>ビズ</w:t>
            </w:r>
            <w:r w:rsidRPr="001821A0">
              <w:rPr>
                <w:rFonts w:asciiTheme="majorHAnsi" w:eastAsiaTheme="majorHAnsi" w:hAnsiTheme="majorHAnsi" w:cs="Arial"/>
                <w:color w:val="000000"/>
                <w:kern w:val="24"/>
                <w:sz w:val="19"/>
                <w:szCs w:val="19"/>
              </w:rPr>
              <w:t>ID</w:t>
            </w:r>
            <w:r w:rsidRPr="001821A0">
              <w:rPr>
                <w:rFonts w:asciiTheme="majorHAnsi" w:eastAsiaTheme="majorHAnsi" w:hAnsiTheme="majorHAnsi" w:cs="Arial" w:hint="eastAsia"/>
                <w:color w:val="000000"/>
                <w:kern w:val="24"/>
                <w:sz w:val="19"/>
                <w:szCs w:val="19"/>
              </w:rPr>
              <w:t>を介しての</w:t>
            </w:r>
            <w:proofErr w:type="spellStart"/>
            <w:r w:rsidRPr="001821A0">
              <w:rPr>
                <w:rFonts w:asciiTheme="majorHAnsi" w:eastAsiaTheme="majorHAnsi" w:hAnsiTheme="majorHAnsi" w:cs="Arial"/>
                <w:color w:val="000000"/>
                <w:kern w:val="24"/>
                <w:sz w:val="19"/>
                <w:szCs w:val="19"/>
              </w:rPr>
              <w:t>gBizINFO</w:t>
            </w:r>
            <w:proofErr w:type="spellEnd"/>
            <w:r w:rsidRPr="001821A0">
              <w:rPr>
                <w:rFonts w:asciiTheme="majorHAnsi" w:eastAsiaTheme="majorHAnsi" w:hAnsiTheme="majorHAnsi" w:cs="Arial" w:hint="eastAsia"/>
                <w:color w:val="000000"/>
                <w:kern w:val="24"/>
                <w:sz w:val="19"/>
                <w:szCs w:val="19"/>
              </w:rPr>
              <w:t>等を</w:t>
            </w:r>
            <w:r w:rsidRPr="001821A0">
              <w:rPr>
                <w:rFonts w:asciiTheme="majorHAnsi" w:eastAsiaTheme="majorHAnsi" w:hAnsiTheme="majorHAnsi" w:cs="Arial"/>
                <w:color w:val="000000"/>
                <w:kern w:val="24"/>
                <w:sz w:val="19"/>
                <w:szCs w:val="19"/>
              </w:rPr>
              <w:t>IIA(Identity Information Authority)</w:t>
            </w:r>
            <w:r w:rsidRPr="001821A0">
              <w:rPr>
                <w:rFonts w:asciiTheme="majorHAnsi" w:eastAsiaTheme="majorHAnsi" w:hAnsiTheme="majorHAnsi" w:cs="Arial" w:hint="eastAsia"/>
                <w:color w:val="000000"/>
                <w:kern w:val="24"/>
                <w:sz w:val="19"/>
                <w:szCs w:val="19"/>
              </w:rPr>
              <w:t>としての活用検討も視野。</w:t>
            </w:r>
          </w:p>
          <w:p w14:paraId="2D3E3A4C" w14:textId="4BAEFE6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ＭＳ 明朝"/>
                <w:color w:val="000000"/>
                <w:kern w:val="24"/>
                <w:sz w:val="19"/>
                <w:szCs w:val="19"/>
              </w:rPr>
              <w:t>※</w:t>
            </w:r>
            <w:r w:rsidRPr="001821A0">
              <w:rPr>
                <w:rFonts w:asciiTheme="majorHAnsi" w:eastAsiaTheme="majorHAnsi" w:hAnsiTheme="majorHAnsi" w:cs="Arial" w:hint="eastAsia"/>
                <w:color w:val="000000"/>
                <w:kern w:val="24"/>
                <w:sz w:val="19"/>
                <w:szCs w:val="19"/>
              </w:rPr>
              <w:t>なお、実証プロジェクト時点においては</w:t>
            </w:r>
            <w:commentRangeStart w:id="688"/>
            <w:r w:rsidRPr="001821A0">
              <w:rPr>
                <w:rFonts w:asciiTheme="majorHAnsi" w:eastAsiaTheme="majorHAnsi" w:hAnsiTheme="majorHAnsi" w:cs="Arial" w:hint="eastAsia"/>
                <w:color w:val="000000"/>
                <w:kern w:val="24"/>
                <w:sz w:val="19"/>
                <w:szCs w:val="19"/>
              </w:rPr>
              <w:t>、</w:t>
            </w:r>
            <w:ins w:id="689" w:author="岡本　俊一" w:date="2023-03-17T16:58:00Z">
              <w:r w:rsidR="00701714">
                <w:rPr>
                  <w:rFonts w:asciiTheme="majorHAnsi" w:eastAsiaTheme="majorHAnsi" w:hAnsiTheme="majorHAnsi" w:cs="Arial" w:hint="eastAsia"/>
                  <w:color w:val="000000"/>
                  <w:kern w:val="24"/>
                  <w:sz w:val="19"/>
                  <w:szCs w:val="19"/>
                </w:rPr>
                <w:t>証明書発行機関については</w:t>
              </w:r>
            </w:ins>
            <w:r w:rsidRPr="001821A0">
              <w:rPr>
                <w:rFonts w:asciiTheme="majorHAnsi" w:eastAsiaTheme="majorHAnsi" w:hAnsiTheme="majorHAnsi" w:cs="Arial"/>
                <w:color w:val="000000"/>
                <w:kern w:val="24"/>
                <w:sz w:val="19"/>
                <w:szCs w:val="19"/>
              </w:rPr>
              <w:t>DID</w:t>
            </w:r>
            <w:r w:rsidRPr="001821A0">
              <w:rPr>
                <w:rFonts w:asciiTheme="majorHAnsi" w:eastAsiaTheme="majorHAnsi" w:hAnsiTheme="majorHAnsi" w:cs="Arial" w:hint="eastAsia"/>
                <w:color w:val="000000"/>
                <w:kern w:val="24"/>
                <w:sz w:val="19"/>
                <w:szCs w:val="19"/>
              </w:rPr>
              <w:t>と</w:t>
            </w:r>
            <w:r w:rsidRPr="001821A0">
              <w:rPr>
                <w:rFonts w:asciiTheme="majorHAnsi" w:eastAsiaTheme="majorHAnsi" w:hAnsiTheme="majorHAnsi" w:cs="Arial"/>
                <w:color w:val="000000"/>
                <w:kern w:val="24"/>
                <w:sz w:val="19"/>
                <w:szCs w:val="19"/>
              </w:rPr>
              <w:t>DNS</w:t>
            </w:r>
            <w:r w:rsidRPr="001821A0">
              <w:rPr>
                <w:rFonts w:asciiTheme="majorHAnsi" w:eastAsiaTheme="majorHAnsi" w:hAnsiTheme="majorHAnsi" w:cs="Arial" w:hint="eastAsia"/>
                <w:color w:val="000000"/>
                <w:kern w:val="24"/>
                <w:sz w:val="19"/>
                <w:szCs w:val="19"/>
              </w:rPr>
              <w:t>のバインディングが担保されている前提</w:t>
            </w:r>
            <w:commentRangeEnd w:id="688"/>
            <w:r w:rsidR="00B766BE">
              <w:rPr>
                <w:rStyle w:val="ac"/>
              </w:rPr>
              <w:commentReference w:id="688"/>
            </w:r>
            <w:r w:rsidRPr="001821A0">
              <w:rPr>
                <w:rFonts w:asciiTheme="majorHAnsi" w:eastAsiaTheme="majorHAnsi" w:hAnsiTheme="majorHAnsi" w:cs="Arial" w:hint="eastAsia"/>
                <w:color w:val="000000"/>
                <w:kern w:val="24"/>
                <w:sz w:val="19"/>
                <w:szCs w:val="19"/>
              </w:rPr>
              <w:t>とおいた上で、実証便宜上、設計検討の割愛。</w:t>
            </w:r>
          </w:p>
        </w:tc>
      </w:tr>
      <w:tr w:rsidR="001821A0" w:rsidRPr="001821A0" w14:paraId="2175C8D7" w14:textId="77777777" w:rsidTr="002962CB">
        <w:trPr>
          <w:trHeight w:val="497"/>
        </w:trPr>
        <w:tc>
          <w:tcPr>
            <w:tcW w:w="1550" w:type="dxa"/>
            <w:vMerge/>
            <w:tcBorders>
              <w:left w:val="single" w:sz="4" w:space="0" w:color="auto"/>
              <w:bottom w:val="single" w:sz="8" w:space="0" w:color="000000" w:themeColor="text1"/>
            </w:tcBorders>
            <w:vAlign w:val="center"/>
            <w:hideMark/>
          </w:tcPr>
          <w:p w14:paraId="45606636"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E3E0D18"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アイデンティティグラフとして想定されるのはなにか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4D8925A3" w14:textId="5B55D1AE" w:rsidR="001821A0" w:rsidRPr="001821A0" w:rsidRDefault="00BD0B27" w:rsidP="00364962">
            <w:pPr>
              <w:widowControl/>
              <w:spacing w:line="320" w:lineRule="exact"/>
              <w:jc w:val="left"/>
              <w:rPr>
                <w:rFonts w:asciiTheme="majorHAnsi" w:eastAsiaTheme="majorHAnsi" w:hAnsiTheme="majorHAnsi" w:cs="Arial"/>
                <w:sz w:val="19"/>
                <w:szCs w:val="19"/>
              </w:rPr>
            </w:pPr>
            <w:r w:rsidRPr="00364962">
              <w:rPr>
                <w:rFonts w:asciiTheme="majorHAnsi" w:eastAsiaTheme="majorHAnsi" w:hAnsiTheme="majorHAnsi" w:cs="Arial" w:hint="eastAsia"/>
                <w:sz w:val="19"/>
                <w:szCs w:val="19"/>
              </w:rPr>
              <w:t>図3</w:t>
            </w:r>
            <w:r w:rsidRPr="00364962">
              <w:rPr>
                <w:rFonts w:asciiTheme="majorHAnsi" w:eastAsiaTheme="majorHAnsi" w:hAnsiTheme="majorHAnsi" w:cs="Arial"/>
                <w:sz w:val="19"/>
                <w:szCs w:val="19"/>
              </w:rPr>
              <w:t xml:space="preserve">.3-1, </w:t>
            </w:r>
            <w:r w:rsidRPr="00364962">
              <w:rPr>
                <w:rFonts w:asciiTheme="majorHAnsi" w:eastAsiaTheme="majorHAnsi" w:hAnsiTheme="majorHAnsi" w:cs="Arial" w:hint="eastAsia"/>
                <w:sz w:val="19"/>
                <w:szCs w:val="19"/>
              </w:rPr>
              <w:t>図3</w:t>
            </w:r>
            <w:r w:rsidRPr="00364962">
              <w:rPr>
                <w:rFonts w:asciiTheme="majorHAnsi" w:eastAsiaTheme="majorHAnsi" w:hAnsiTheme="majorHAnsi" w:cs="Arial"/>
                <w:sz w:val="19"/>
                <w:szCs w:val="19"/>
              </w:rPr>
              <w:t>.3-2</w:t>
            </w:r>
            <w:r w:rsidRPr="00364962">
              <w:rPr>
                <w:rFonts w:asciiTheme="majorHAnsi" w:eastAsiaTheme="majorHAnsi" w:hAnsiTheme="majorHAnsi" w:cs="Arial" w:hint="eastAsia"/>
                <w:sz w:val="19"/>
                <w:szCs w:val="19"/>
              </w:rPr>
              <w:t>、図3</w:t>
            </w:r>
            <w:r w:rsidRPr="00364962">
              <w:rPr>
                <w:rFonts w:asciiTheme="majorHAnsi" w:eastAsiaTheme="majorHAnsi" w:hAnsiTheme="majorHAnsi" w:cs="Arial"/>
                <w:sz w:val="19"/>
                <w:szCs w:val="19"/>
              </w:rPr>
              <w:t>.3-3</w:t>
            </w:r>
            <w:r w:rsidRPr="00364962">
              <w:rPr>
                <w:rFonts w:asciiTheme="majorHAnsi" w:eastAsiaTheme="majorHAnsi" w:hAnsiTheme="majorHAnsi" w:cs="Arial" w:hint="eastAsia"/>
                <w:sz w:val="19"/>
                <w:szCs w:val="19"/>
              </w:rPr>
              <w:t>に記載</w:t>
            </w:r>
          </w:p>
        </w:tc>
      </w:tr>
      <w:tr w:rsidR="001821A0" w:rsidRPr="001821A0" w14:paraId="73F9A6C8" w14:textId="77777777" w:rsidTr="002962CB">
        <w:trPr>
          <w:trHeight w:val="309"/>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tcMar>
              <w:top w:w="72" w:type="dxa"/>
              <w:left w:w="144" w:type="dxa"/>
              <w:bottom w:w="72" w:type="dxa"/>
              <w:right w:w="144" w:type="dxa"/>
            </w:tcMar>
            <w:vAlign w:val="center"/>
            <w:hideMark/>
          </w:tcPr>
          <w:p w14:paraId="3EA6A5CA" w14:textId="77777777" w:rsidR="001821A0" w:rsidRPr="001821A0" w:rsidRDefault="001821A0" w:rsidP="00364962">
            <w:pPr>
              <w:widowControl/>
              <w:spacing w:line="320" w:lineRule="exact"/>
              <w:jc w:val="center"/>
              <w:rPr>
                <w:rFonts w:asciiTheme="majorHAnsi" w:eastAsiaTheme="majorHAnsi" w:hAnsiTheme="majorHAnsi" w:cs="Arial"/>
                <w:sz w:val="19"/>
                <w:szCs w:val="19"/>
              </w:rPr>
            </w:pPr>
            <w:r w:rsidRPr="001821A0">
              <w:rPr>
                <w:rFonts w:asciiTheme="majorHAnsi" w:eastAsiaTheme="majorHAnsi" w:hAnsiTheme="majorHAnsi" w:cs="Arial" w:hint="eastAsia"/>
                <w:b/>
                <w:bCs/>
                <w:color w:val="000000"/>
                <w:kern w:val="24"/>
                <w:sz w:val="19"/>
                <w:szCs w:val="19"/>
              </w:rPr>
              <w:t>ノード</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A330D61" w14:textId="230B3A34" w:rsidR="001821A0" w:rsidRPr="001821A0" w:rsidRDefault="001821A0" w:rsidP="00364962">
            <w:pPr>
              <w:widowControl/>
              <w:spacing w:line="320" w:lineRule="exact"/>
              <w:jc w:val="left"/>
              <w:rPr>
                <w:rFonts w:asciiTheme="majorHAnsi" w:eastAsiaTheme="majorHAnsi" w:hAnsiTheme="majorHAnsi" w:cs="Arial"/>
                <w:sz w:val="19"/>
                <w:szCs w:val="19"/>
              </w:rPr>
            </w:pPr>
            <w:del w:id="690" w:author="宮島　一樹" w:date="2023-03-23T18:50:00Z">
              <w:r w:rsidRPr="001821A0" w:rsidDel="007C5875">
                <w:rPr>
                  <w:rFonts w:asciiTheme="majorHAnsi" w:eastAsiaTheme="majorHAnsi" w:hAnsiTheme="majorHAnsi" w:cs="Arial"/>
                  <w:color w:val="000000"/>
                  <w:kern w:val="24"/>
                  <w:sz w:val="19"/>
                  <w:szCs w:val="19"/>
                </w:rPr>
                <w:delText>Wallet</w:delText>
              </w:r>
            </w:del>
            <w:ins w:id="691" w:author="宮島　一樹" w:date="2023-03-23T18:50:00Z">
              <w:r w:rsidR="007C5875">
                <w:rPr>
                  <w:rFonts w:asciiTheme="majorHAnsi" w:eastAsiaTheme="majorHAnsi" w:hAnsiTheme="majorHAnsi" w:cs="Arial"/>
                  <w:color w:val="000000"/>
                  <w:kern w:val="24"/>
                  <w:sz w:val="19"/>
                  <w:szCs w:val="19"/>
                </w:rPr>
                <w:t>Wallet</w:t>
              </w:r>
            </w:ins>
            <w:r w:rsidRPr="001821A0">
              <w:rPr>
                <w:rFonts w:asciiTheme="majorHAnsi" w:eastAsiaTheme="majorHAnsi" w:hAnsiTheme="majorHAnsi" w:cs="Arial" w:hint="eastAsia"/>
                <w:color w:val="000000"/>
                <w:kern w:val="24"/>
                <w:sz w:val="19"/>
                <w:szCs w:val="19"/>
              </w:rPr>
              <w:t>か否か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3394F14B" w14:textId="00C492FE" w:rsidR="001821A0" w:rsidRPr="001821A0" w:rsidRDefault="00701714" w:rsidP="00364962">
            <w:pPr>
              <w:widowControl/>
              <w:spacing w:line="320" w:lineRule="exact"/>
              <w:jc w:val="left"/>
              <w:rPr>
                <w:rFonts w:asciiTheme="majorHAnsi" w:eastAsiaTheme="majorHAnsi" w:hAnsiTheme="majorHAnsi" w:cs="Arial"/>
                <w:sz w:val="19"/>
                <w:szCs w:val="19"/>
              </w:rPr>
            </w:pPr>
            <w:ins w:id="692" w:author="岡本　俊一" w:date="2023-03-17T17:01:00Z">
              <w:r w:rsidRPr="00701714">
                <w:rPr>
                  <w:rFonts w:asciiTheme="majorHAnsi" w:eastAsiaTheme="majorHAnsi" w:hAnsiTheme="majorHAnsi" w:cs="Arial" w:hint="eastAsia"/>
                  <w:color w:val="000000"/>
                  <w:kern w:val="24"/>
                  <w:sz w:val="19"/>
                  <w:szCs w:val="19"/>
                </w:rPr>
                <w:t>本実証の</w:t>
              </w:r>
              <w:del w:id="693" w:author="宮島　一樹" w:date="2023-03-23T18:50:00Z">
                <w:r w:rsidRPr="00701714" w:rsidDel="007C5875">
                  <w:rPr>
                    <w:rFonts w:asciiTheme="majorHAnsi" w:eastAsiaTheme="majorHAnsi" w:hAnsiTheme="majorHAnsi" w:cs="Arial" w:hint="eastAsia"/>
                    <w:color w:val="000000"/>
                    <w:kern w:val="24"/>
                    <w:sz w:val="19"/>
                    <w:szCs w:val="19"/>
                  </w:rPr>
                  <w:delText>Wallet</w:delText>
                </w:r>
              </w:del>
            </w:ins>
            <w:ins w:id="694" w:author="宮島　一樹" w:date="2023-03-23T18:50:00Z">
              <w:r w:rsidR="007C5875">
                <w:rPr>
                  <w:rFonts w:asciiTheme="majorHAnsi" w:eastAsiaTheme="majorHAnsi" w:hAnsiTheme="majorHAnsi" w:cs="Arial" w:hint="eastAsia"/>
                  <w:color w:val="000000"/>
                  <w:kern w:val="24"/>
                  <w:sz w:val="19"/>
                  <w:szCs w:val="19"/>
                </w:rPr>
                <w:t>Wallet</w:t>
              </w:r>
            </w:ins>
            <w:ins w:id="695" w:author="岡本　俊一" w:date="2023-03-17T17:01:00Z">
              <w:r w:rsidRPr="00701714">
                <w:rPr>
                  <w:rFonts w:asciiTheme="majorHAnsi" w:eastAsiaTheme="majorHAnsi" w:hAnsiTheme="majorHAnsi" w:cs="Arial" w:hint="eastAsia"/>
                  <w:color w:val="000000"/>
                  <w:kern w:val="24"/>
                  <w:sz w:val="19"/>
                  <w:szCs w:val="19"/>
                </w:rPr>
                <w:t>の実装では、</w:t>
              </w:r>
            </w:ins>
            <w:r w:rsidR="001821A0" w:rsidRPr="001821A0">
              <w:rPr>
                <w:rFonts w:asciiTheme="majorHAnsi" w:eastAsiaTheme="majorHAnsi" w:hAnsiTheme="majorHAnsi" w:cs="Arial" w:hint="eastAsia"/>
                <w:color w:val="000000"/>
                <w:kern w:val="24"/>
                <w:sz w:val="19"/>
                <w:szCs w:val="19"/>
              </w:rPr>
              <w:t>公開鍵の基盤として、</w:t>
            </w:r>
            <w:r w:rsidR="001821A0" w:rsidRPr="001821A0">
              <w:rPr>
                <w:rFonts w:asciiTheme="majorHAnsi" w:eastAsiaTheme="majorHAnsi" w:hAnsiTheme="majorHAnsi" w:cs="Arial"/>
                <w:color w:val="000000"/>
                <w:kern w:val="24"/>
                <w:sz w:val="19"/>
                <w:szCs w:val="19"/>
              </w:rPr>
              <w:t>MS</w:t>
            </w:r>
            <w:r w:rsidR="001821A0" w:rsidRPr="001821A0">
              <w:rPr>
                <w:rFonts w:asciiTheme="majorHAnsi" w:eastAsiaTheme="majorHAnsi" w:hAnsiTheme="majorHAnsi" w:cs="Arial" w:hint="eastAsia"/>
                <w:color w:val="000000"/>
                <w:kern w:val="24"/>
                <w:sz w:val="19"/>
                <w:szCs w:val="19"/>
              </w:rPr>
              <w:t>が公開している</w:t>
            </w:r>
            <w:r w:rsidR="001821A0" w:rsidRPr="001821A0">
              <w:rPr>
                <w:rFonts w:asciiTheme="majorHAnsi" w:eastAsiaTheme="majorHAnsi" w:hAnsiTheme="majorHAnsi" w:cs="Arial"/>
                <w:color w:val="000000"/>
                <w:kern w:val="24"/>
                <w:sz w:val="19"/>
                <w:szCs w:val="19"/>
              </w:rPr>
              <w:t>ION</w:t>
            </w:r>
            <w:r w:rsidR="001821A0" w:rsidRPr="001821A0">
              <w:rPr>
                <w:rFonts w:asciiTheme="majorHAnsi" w:eastAsiaTheme="majorHAnsi" w:hAnsiTheme="majorHAnsi" w:cs="Arial" w:hint="eastAsia"/>
                <w:color w:val="000000"/>
                <w:kern w:val="24"/>
                <w:sz w:val="19"/>
                <w:szCs w:val="19"/>
              </w:rPr>
              <w:t>を</w:t>
            </w:r>
            <w:commentRangeStart w:id="696"/>
            <w:r w:rsidR="001821A0" w:rsidRPr="001821A0">
              <w:rPr>
                <w:rFonts w:asciiTheme="majorHAnsi" w:eastAsiaTheme="majorHAnsi" w:hAnsiTheme="majorHAnsi" w:cs="Arial" w:hint="eastAsia"/>
                <w:color w:val="000000"/>
                <w:kern w:val="24"/>
                <w:sz w:val="19"/>
                <w:szCs w:val="19"/>
              </w:rPr>
              <w:t>採用</w:t>
            </w:r>
            <w:commentRangeEnd w:id="696"/>
            <w:r w:rsidR="00B766BE">
              <w:rPr>
                <w:rStyle w:val="ac"/>
              </w:rPr>
              <w:commentReference w:id="696"/>
            </w:r>
          </w:p>
        </w:tc>
      </w:tr>
      <w:tr w:rsidR="001821A0" w:rsidRPr="001821A0" w14:paraId="7820A2B0" w14:textId="77777777" w:rsidTr="002962CB">
        <w:trPr>
          <w:trHeight w:val="850"/>
        </w:trPr>
        <w:tc>
          <w:tcPr>
            <w:tcW w:w="1550" w:type="dxa"/>
            <w:vMerge/>
            <w:tcBorders>
              <w:top w:val="single" w:sz="8" w:space="0" w:color="000000" w:themeColor="text1"/>
              <w:left w:val="single" w:sz="4" w:space="0" w:color="auto"/>
              <w:bottom w:val="single" w:sz="8" w:space="0" w:color="000000" w:themeColor="text1"/>
            </w:tcBorders>
            <w:vAlign w:val="center"/>
            <w:hideMark/>
          </w:tcPr>
          <w:p w14:paraId="4B802D02"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0F4B845D"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データのやりとりをどこに記録するか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5E45B39F" w14:textId="55CF56F7" w:rsidR="00E761E0" w:rsidRDefault="00E761E0" w:rsidP="00364962">
            <w:pPr>
              <w:widowControl/>
              <w:spacing w:line="320" w:lineRule="exact"/>
              <w:jc w:val="left"/>
              <w:rPr>
                <w:rFonts w:asciiTheme="majorHAnsi" w:eastAsiaTheme="majorHAnsi" w:hAnsiTheme="majorHAnsi" w:cs="Arial"/>
                <w:color w:val="000000"/>
                <w:kern w:val="24"/>
                <w:sz w:val="19"/>
                <w:szCs w:val="19"/>
              </w:rPr>
            </w:pPr>
            <w:r>
              <w:rPr>
                <w:rFonts w:asciiTheme="majorHAnsi" w:eastAsiaTheme="majorHAnsi" w:hAnsiTheme="majorHAnsi" w:cs="Arial" w:hint="eastAsia"/>
                <w:color w:val="000000"/>
                <w:kern w:val="24"/>
                <w:sz w:val="19"/>
                <w:szCs w:val="19"/>
              </w:rPr>
              <w:t>データ：V</w:t>
            </w:r>
            <w:r>
              <w:rPr>
                <w:rFonts w:asciiTheme="majorHAnsi" w:eastAsiaTheme="majorHAnsi" w:hAnsiTheme="majorHAnsi" w:cs="Arial"/>
                <w:color w:val="000000"/>
                <w:kern w:val="24"/>
                <w:sz w:val="19"/>
                <w:szCs w:val="19"/>
              </w:rPr>
              <w:t>C</w:t>
            </w:r>
            <w:r>
              <w:rPr>
                <w:rFonts w:asciiTheme="majorHAnsi" w:eastAsiaTheme="majorHAnsi" w:hAnsiTheme="majorHAnsi" w:cs="Arial" w:hint="eastAsia"/>
                <w:color w:val="000000"/>
                <w:kern w:val="24"/>
                <w:sz w:val="19"/>
                <w:szCs w:val="19"/>
              </w:rPr>
              <w:t>の発行・検証プロセスにおけるトランザクション情報</w:t>
            </w:r>
          </w:p>
          <w:p w14:paraId="5F21A712" w14:textId="09328933" w:rsidR="001821A0" w:rsidRDefault="00E761E0" w:rsidP="00364962">
            <w:pPr>
              <w:widowControl/>
              <w:spacing w:line="320" w:lineRule="exact"/>
              <w:jc w:val="left"/>
              <w:rPr>
                <w:rFonts w:asciiTheme="majorHAnsi" w:eastAsiaTheme="majorHAnsi" w:hAnsiTheme="majorHAnsi" w:cs="Arial"/>
                <w:color w:val="000000"/>
                <w:kern w:val="24"/>
                <w:sz w:val="19"/>
                <w:szCs w:val="19"/>
              </w:rPr>
            </w:pPr>
            <w:r>
              <w:rPr>
                <w:rFonts w:asciiTheme="majorHAnsi" w:eastAsiaTheme="majorHAnsi" w:hAnsiTheme="majorHAnsi" w:cs="Arial" w:hint="eastAsia"/>
                <w:color w:val="000000"/>
                <w:kern w:val="24"/>
                <w:sz w:val="19"/>
                <w:szCs w:val="19"/>
              </w:rPr>
              <w:t>記録先：</w:t>
            </w:r>
            <w:r w:rsidR="001821A0" w:rsidRPr="001821A0">
              <w:rPr>
                <w:rFonts w:asciiTheme="majorHAnsi" w:eastAsiaTheme="majorHAnsi" w:hAnsiTheme="majorHAnsi" w:cs="Arial"/>
                <w:color w:val="000000"/>
                <w:kern w:val="24"/>
                <w:sz w:val="19"/>
                <w:szCs w:val="19"/>
              </w:rPr>
              <w:t>VC</w:t>
            </w:r>
            <w:r w:rsidR="001821A0" w:rsidRPr="001821A0">
              <w:rPr>
                <w:rFonts w:asciiTheme="majorHAnsi" w:eastAsiaTheme="majorHAnsi" w:hAnsiTheme="majorHAnsi" w:cs="Arial" w:hint="eastAsia"/>
                <w:color w:val="000000"/>
                <w:kern w:val="24"/>
                <w:sz w:val="19"/>
                <w:szCs w:val="19"/>
              </w:rPr>
              <w:t xml:space="preserve">発行基盤 </w:t>
            </w:r>
            <w:r w:rsidR="001821A0" w:rsidRPr="001821A0">
              <w:rPr>
                <w:rFonts w:asciiTheme="majorHAnsi" w:eastAsiaTheme="majorHAnsi" w:hAnsiTheme="majorHAnsi" w:cs="Arial"/>
                <w:color w:val="000000"/>
                <w:kern w:val="24"/>
                <w:sz w:val="19"/>
                <w:szCs w:val="19"/>
              </w:rPr>
              <w:t>[Microsoft Azure]</w:t>
            </w:r>
          </w:p>
          <w:p w14:paraId="72C62FA8" w14:textId="77777777" w:rsidR="00E761E0" w:rsidRPr="001821A0" w:rsidRDefault="00E761E0" w:rsidP="00364962">
            <w:pPr>
              <w:widowControl/>
              <w:spacing w:line="320" w:lineRule="exact"/>
              <w:jc w:val="left"/>
              <w:rPr>
                <w:rFonts w:asciiTheme="majorHAnsi" w:eastAsiaTheme="majorHAnsi" w:hAnsiTheme="majorHAnsi" w:cs="Arial"/>
                <w:sz w:val="19"/>
                <w:szCs w:val="19"/>
              </w:rPr>
            </w:pPr>
          </w:p>
          <w:p w14:paraId="098DEF95" w14:textId="7013C780" w:rsidR="00E761E0" w:rsidRDefault="00E761E0" w:rsidP="00364962">
            <w:pPr>
              <w:widowControl/>
              <w:spacing w:line="320" w:lineRule="exact"/>
              <w:jc w:val="left"/>
              <w:rPr>
                <w:rFonts w:asciiTheme="majorHAnsi" w:eastAsiaTheme="majorHAnsi" w:hAnsiTheme="majorHAnsi" w:cs="Arial"/>
                <w:color w:val="000000"/>
                <w:kern w:val="24"/>
                <w:sz w:val="19"/>
                <w:szCs w:val="19"/>
              </w:rPr>
            </w:pPr>
            <w:r>
              <w:rPr>
                <w:rFonts w:asciiTheme="majorHAnsi" w:eastAsiaTheme="majorHAnsi" w:hAnsiTheme="majorHAnsi" w:cs="Arial" w:hint="eastAsia"/>
                <w:color w:val="000000"/>
                <w:kern w:val="24"/>
                <w:sz w:val="19"/>
                <w:szCs w:val="19"/>
              </w:rPr>
              <w:t>データ：発行されたV</w:t>
            </w:r>
            <w:r>
              <w:rPr>
                <w:rFonts w:asciiTheme="majorHAnsi" w:eastAsiaTheme="majorHAnsi" w:hAnsiTheme="majorHAnsi" w:cs="Arial"/>
                <w:color w:val="000000"/>
                <w:kern w:val="24"/>
                <w:sz w:val="19"/>
                <w:szCs w:val="19"/>
              </w:rPr>
              <w:t>C</w:t>
            </w:r>
            <w:r>
              <w:rPr>
                <w:rFonts w:asciiTheme="majorHAnsi" w:eastAsiaTheme="majorHAnsi" w:hAnsiTheme="majorHAnsi" w:cs="Arial" w:hint="eastAsia"/>
                <w:color w:val="000000"/>
                <w:kern w:val="24"/>
                <w:sz w:val="19"/>
                <w:szCs w:val="19"/>
              </w:rPr>
              <w:t>の利用履歴（発行元および検証先）</w:t>
            </w:r>
          </w:p>
          <w:p w14:paraId="61E70E68" w14:textId="3F144F49" w:rsidR="001821A0" w:rsidRPr="001821A0" w:rsidRDefault="00E761E0" w:rsidP="00364962">
            <w:pPr>
              <w:widowControl/>
              <w:spacing w:line="320" w:lineRule="exact"/>
              <w:jc w:val="left"/>
              <w:rPr>
                <w:rFonts w:asciiTheme="majorHAnsi" w:eastAsiaTheme="majorHAnsi" w:hAnsiTheme="majorHAnsi" w:cs="Arial"/>
                <w:sz w:val="19"/>
                <w:szCs w:val="19"/>
              </w:rPr>
            </w:pPr>
            <w:r>
              <w:rPr>
                <w:rFonts w:asciiTheme="majorHAnsi" w:eastAsiaTheme="majorHAnsi" w:hAnsiTheme="majorHAnsi" w:cs="Arial" w:hint="eastAsia"/>
                <w:color w:val="000000"/>
                <w:kern w:val="24"/>
                <w:sz w:val="19"/>
                <w:szCs w:val="19"/>
              </w:rPr>
              <w:t>記録先：</w:t>
            </w:r>
            <w:r w:rsidR="001821A0" w:rsidRPr="001821A0">
              <w:rPr>
                <w:rFonts w:asciiTheme="majorHAnsi" w:eastAsiaTheme="majorHAnsi" w:hAnsiTheme="majorHAnsi" w:cs="Arial" w:hint="eastAsia"/>
                <w:color w:val="000000"/>
                <w:kern w:val="24"/>
                <w:sz w:val="19"/>
                <w:szCs w:val="19"/>
              </w:rPr>
              <w:t>法人用ウォレット</w:t>
            </w:r>
            <w:r>
              <w:rPr>
                <w:rFonts w:asciiTheme="majorHAnsi" w:eastAsiaTheme="majorHAnsi" w:hAnsiTheme="majorHAnsi" w:cs="Arial" w:hint="eastAsia"/>
                <w:sz w:val="19"/>
                <w:szCs w:val="19"/>
              </w:rPr>
              <w:t>,</w:t>
            </w:r>
            <w:r>
              <w:rPr>
                <w:rFonts w:asciiTheme="majorHAnsi" w:eastAsiaTheme="majorHAnsi" w:hAnsiTheme="majorHAnsi" w:cs="Arial"/>
                <w:sz w:val="19"/>
                <w:szCs w:val="19"/>
              </w:rPr>
              <w:t xml:space="preserve"> </w:t>
            </w:r>
            <w:r w:rsidR="001821A0" w:rsidRPr="001821A0">
              <w:rPr>
                <w:rFonts w:asciiTheme="majorHAnsi" w:eastAsiaTheme="majorHAnsi" w:hAnsiTheme="majorHAnsi" w:cs="Arial" w:hint="eastAsia"/>
                <w:color w:val="000000"/>
                <w:kern w:val="24"/>
                <w:sz w:val="19"/>
                <w:szCs w:val="19"/>
              </w:rPr>
              <w:t>個人用ウォレット</w:t>
            </w:r>
          </w:p>
        </w:tc>
      </w:tr>
      <w:tr w:rsidR="007A2471" w:rsidRPr="007A2471" w14:paraId="46D85DA5" w14:textId="77777777" w:rsidTr="002962CB">
        <w:trPr>
          <w:trHeight w:val="984"/>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8E0F8"/>
            <w:vAlign w:val="center"/>
          </w:tcPr>
          <w:p w14:paraId="72AC4E8E" w14:textId="77777777" w:rsidR="007A2471" w:rsidRPr="007A2471" w:rsidRDefault="007A2471" w:rsidP="00364962">
            <w:pPr>
              <w:widowControl/>
              <w:spacing w:line="320" w:lineRule="exact"/>
              <w:jc w:val="center"/>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メッセージ</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574E89EE"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コネクションオリエンテッドかメッセージオリエンテッドか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17008DED" w14:textId="53E8D06F" w:rsidR="321B8841" w:rsidRDefault="002962CB" w:rsidP="321B8841">
            <w:pPr>
              <w:widowControl/>
              <w:spacing w:line="320" w:lineRule="exact"/>
              <w:jc w:val="left"/>
              <w:rPr>
                <w:ins w:id="697" w:author="岡本　俊一" w:date="2023-03-17T17:09:00Z"/>
                <w:rFonts w:asciiTheme="majorHAnsi" w:eastAsiaTheme="majorEastAsia" w:hAnsiTheme="majorHAnsi" w:cs="Arial"/>
                <w:sz w:val="19"/>
                <w:szCs w:val="19"/>
              </w:rPr>
            </w:pPr>
            <w:r w:rsidRPr="002962CB">
              <w:rPr>
                <w:rFonts w:asciiTheme="majorHAnsi" w:eastAsiaTheme="majorEastAsia" w:hAnsiTheme="majorHAnsi" w:cs="Arial" w:hint="eastAsia"/>
                <w:sz w:val="19"/>
                <w:szCs w:val="19"/>
              </w:rPr>
              <w:t>本プロトタイプシステムにおいては、</w:t>
            </w:r>
            <w:ins w:id="698" w:author="岡本　俊一" w:date="2023-03-17T17:08:00Z">
              <w:r w:rsidR="00701714">
                <w:rPr>
                  <w:rFonts w:asciiTheme="majorHAnsi" w:eastAsiaTheme="majorEastAsia" w:hAnsiTheme="majorHAnsi" w:cs="Arial" w:hint="eastAsia"/>
                  <w:sz w:val="19"/>
                  <w:szCs w:val="19"/>
                </w:rPr>
                <w:t>トランスポート</w:t>
              </w:r>
            </w:ins>
            <w:ins w:id="699" w:author="岡本　俊一" w:date="2023-03-17T17:09:00Z">
              <w:r w:rsidR="00701714">
                <w:rPr>
                  <w:rFonts w:asciiTheme="majorHAnsi" w:eastAsiaTheme="majorEastAsia" w:hAnsiTheme="majorHAnsi" w:cs="Arial" w:hint="eastAsia"/>
                  <w:sz w:val="19"/>
                  <w:szCs w:val="19"/>
                </w:rPr>
                <w:t>である</w:t>
              </w:r>
            </w:ins>
            <w:r w:rsidRPr="002962CB">
              <w:rPr>
                <w:rFonts w:asciiTheme="majorHAnsi" w:eastAsiaTheme="majorEastAsia" w:hAnsiTheme="majorHAnsi" w:cs="Arial" w:hint="eastAsia"/>
                <w:sz w:val="19"/>
                <w:szCs w:val="19"/>
              </w:rPr>
              <w:t>ノード間データ連携（VC連携）についてはOpenID　for VCを活用して連携している。VC連携以外のデータ連携が存在しておらず、メッセージオリエンテッドな疎結合な</w:t>
            </w:r>
            <w:ins w:id="700" w:author="岡本　俊一" w:date="2023-03-17T17:11:00Z">
              <w:r w:rsidR="00701714">
                <w:rPr>
                  <w:rFonts w:asciiTheme="majorHAnsi" w:eastAsiaTheme="majorEastAsia" w:hAnsiTheme="majorHAnsi" w:cs="Arial" w:hint="eastAsia"/>
                  <w:sz w:val="19"/>
                  <w:szCs w:val="19"/>
                </w:rPr>
                <w:t>トランスポート</w:t>
              </w:r>
            </w:ins>
            <w:ins w:id="701" w:author="岡本　俊一" w:date="2023-03-17T17:12:00Z">
              <w:r w:rsidR="00701714">
                <w:rPr>
                  <w:rFonts w:asciiTheme="majorHAnsi" w:eastAsiaTheme="majorEastAsia" w:hAnsiTheme="majorHAnsi" w:cs="Arial" w:hint="eastAsia"/>
                  <w:sz w:val="19"/>
                  <w:szCs w:val="19"/>
                </w:rPr>
                <w:t>の</w:t>
              </w:r>
            </w:ins>
            <w:r w:rsidRPr="002962CB">
              <w:rPr>
                <w:rFonts w:asciiTheme="majorHAnsi" w:eastAsiaTheme="majorEastAsia" w:hAnsiTheme="majorHAnsi" w:cs="Arial" w:hint="eastAsia"/>
                <w:sz w:val="19"/>
                <w:szCs w:val="19"/>
              </w:rPr>
              <w:t>アーキテクチャのみで本プロトタイプシステムを実装している。（実ビジネスサービス展開時においては、例えば外部アイデンティティ管理システム連携などに際して、OpenID　Connectなどの活用も発生しうるとは想定される）</w:t>
            </w:r>
          </w:p>
          <w:p w14:paraId="39C6FCD5" w14:textId="71406FB4" w:rsidR="00701714" w:rsidRDefault="00701714" w:rsidP="321B8841">
            <w:pPr>
              <w:widowControl/>
              <w:spacing w:line="320" w:lineRule="exact"/>
              <w:jc w:val="left"/>
              <w:rPr>
                <w:ins w:id="702" w:author="宮島　一樹" w:date="2023-03-20T17:25:00Z"/>
                <w:rFonts w:asciiTheme="majorHAnsi" w:eastAsiaTheme="majorEastAsia" w:hAnsiTheme="majorHAnsi" w:cs="Arial"/>
                <w:sz w:val="19"/>
                <w:szCs w:val="19"/>
              </w:rPr>
            </w:pPr>
            <w:ins w:id="703" w:author="岡本　俊一" w:date="2023-03-17T17:09:00Z">
              <w:r>
                <w:rPr>
                  <w:rFonts w:asciiTheme="majorHAnsi" w:eastAsiaTheme="majorEastAsia" w:hAnsiTheme="majorHAnsi" w:cs="Arial" w:hint="eastAsia"/>
                  <w:sz w:val="19"/>
                  <w:szCs w:val="19"/>
                </w:rPr>
                <w:t>また、W3Cデータモデル準拠のVCを前提にしている為、VC</w:t>
              </w:r>
            </w:ins>
            <w:ins w:id="704" w:author="岡本　俊一" w:date="2023-03-17T17:10:00Z">
              <w:r>
                <w:rPr>
                  <w:rFonts w:asciiTheme="majorHAnsi" w:eastAsiaTheme="majorEastAsia" w:hAnsiTheme="majorHAnsi" w:cs="Arial" w:hint="eastAsia"/>
                  <w:sz w:val="19"/>
                  <w:szCs w:val="19"/>
                </w:rPr>
                <w:t>のデジタル署名モデルに関わるメッセージ自体もメッセージオリエンテッドとなる。</w:t>
              </w:r>
            </w:ins>
          </w:p>
          <w:p w14:paraId="1A76E10B" w14:textId="66C68786" w:rsidR="002962CB" w:rsidRDefault="002962CB" w:rsidP="00364962">
            <w:pPr>
              <w:widowControl/>
              <w:spacing w:line="320" w:lineRule="exact"/>
              <w:jc w:val="left"/>
              <w:rPr>
                <w:ins w:id="705" w:author="岡本　俊一" w:date="2023-03-17T17:02:00Z"/>
                <w:rFonts w:asciiTheme="majorHAnsi" w:eastAsiaTheme="majorHAnsi" w:hAnsiTheme="majorHAnsi" w:cs="Arial"/>
                <w:sz w:val="19"/>
                <w:szCs w:val="19"/>
              </w:rPr>
            </w:pPr>
          </w:p>
          <w:p w14:paraId="694A043B" w14:textId="48686DBC" w:rsidR="00701714" w:rsidRDefault="00701714" w:rsidP="00364962">
            <w:pPr>
              <w:widowControl/>
              <w:spacing w:line="320" w:lineRule="exact"/>
              <w:jc w:val="left"/>
              <w:rPr>
                <w:ins w:id="706" w:author="宮島　一樹" w:date="2023-03-20T17:25:00Z"/>
                <w:rFonts w:asciiTheme="majorHAnsi" w:eastAsiaTheme="majorHAnsi" w:hAnsiTheme="majorHAnsi" w:cs="Arial"/>
                <w:sz w:val="19"/>
                <w:szCs w:val="19"/>
              </w:rPr>
            </w:pPr>
            <w:ins w:id="707" w:author="岡本　俊一" w:date="2023-03-17T17:02:00Z">
              <w:r>
                <w:rPr>
                  <w:rFonts w:asciiTheme="majorHAnsi" w:eastAsiaTheme="majorHAnsi" w:hAnsiTheme="majorHAnsi" w:cs="Arial" w:hint="eastAsia"/>
                  <w:sz w:val="19"/>
                  <w:szCs w:val="19"/>
                </w:rPr>
                <w:t>＜</w:t>
              </w:r>
            </w:ins>
            <w:ins w:id="708" w:author="岡本　俊一" w:date="2023-03-17T17:03:00Z">
              <w:r>
                <w:rPr>
                  <w:rFonts w:asciiTheme="majorHAnsi" w:eastAsiaTheme="majorHAnsi" w:hAnsiTheme="majorHAnsi" w:cs="Arial" w:hint="eastAsia"/>
                  <w:sz w:val="19"/>
                  <w:szCs w:val="19"/>
                </w:rPr>
                <w:t>トランスポートにおけるメッセージオリエンテッド＞</w:t>
              </w:r>
            </w:ins>
          </w:p>
          <w:p w14:paraId="7B0E6279" w14:textId="6213537E" w:rsidR="007A2471" w:rsidRPr="007A2471" w:rsidRDefault="007A2471" w:rsidP="00364962">
            <w:pPr>
              <w:widowControl/>
              <w:spacing w:line="320" w:lineRule="exact"/>
              <w:jc w:val="left"/>
              <w:rPr>
                <w:rFonts w:asciiTheme="majorHAnsi" w:eastAsiaTheme="majorHAnsi" w:hAnsiTheme="majorHAnsi" w:cs="Arial"/>
                <w:sz w:val="19"/>
                <w:szCs w:val="19"/>
              </w:rPr>
            </w:pPr>
            <w:commentRangeStart w:id="709"/>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証明書の取得</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71E4B530"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事業者</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を提示</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6E07EEBE"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を発行</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415ED60D"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を提示の上工業会証明書</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 xml:space="preserve">を発行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6E468145"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、工業会証明書</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を提示の上計画認定</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 xml:space="preserve">を発行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18B5B914" w14:textId="77777777" w:rsidR="007A2471" w:rsidRDefault="007A2471" w:rsidP="00364962">
            <w:pPr>
              <w:widowControl/>
              <w:spacing w:line="320" w:lineRule="exact"/>
              <w:jc w:val="left"/>
              <w:rPr>
                <w:ins w:id="710" w:author="岡本　俊一" w:date="2023-03-17T17:08:00Z"/>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、工業会証明書</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、計画認定</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 xml:space="preserve">を提示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commentRangeEnd w:id="709"/>
            <w:ins w:id="711" w:author="岡本　俊一" w:date="2023-03-20T17:25:00Z">
              <w:r w:rsidR="00B766BE">
                <w:rPr>
                  <w:rStyle w:val="ac"/>
                </w:rPr>
                <w:commentReference w:id="709"/>
              </w:r>
            </w:ins>
          </w:p>
          <w:p w14:paraId="02575246" w14:textId="34F91AFA" w:rsidR="00701714" w:rsidRDefault="00701714" w:rsidP="00364962">
            <w:pPr>
              <w:widowControl/>
              <w:spacing w:line="320" w:lineRule="exact"/>
              <w:jc w:val="left"/>
              <w:rPr>
                <w:ins w:id="712" w:author="岡本　俊一" w:date="2023-03-17T17:08:00Z"/>
                <w:rFonts w:asciiTheme="majorHAnsi" w:eastAsiaTheme="majorHAnsi" w:hAnsiTheme="majorHAnsi" w:cs="Arial"/>
                <w:sz w:val="19"/>
                <w:szCs w:val="19"/>
              </w:rPr>
            </w:pPr>
            <w:ins w:id="713" w:author="岡本　俊一" w:date="2023-03-17T17:08:00Z">
              <w:r>
                <w:rPr>
                  <w:rFonts w:asciiTheme="majorHAnsi" w:eastAsiaTheme="majorHAnsi" w:hAnsiTheme="majorHAnsi" w:cs="Arial" w:hint="eastAsia"/>
                  <w:sz w:val="19"/>
                  <w:szCs w:val="19"/>
                </w:rPr>
                <w:t>＜VCの</w:t>
              </w:r>
            </w:ins>
            <w:ins w:id="714" w:author="岡本　俊一" w:date="2023-03-17T17:11:00Z">
              <w:r>
                <w:rPr>
                  <w:rFonts w:asciiTheme="majorHAnsi" w:eastAsiaTheme="majorHAnsi" w:hAnsiTheme="majorHAnsi" w:cs="Arial" w:hint="eastAsia"/>
                  <w:sz w:val="19"/>
                  <w:szCs w:val="19"/>
                </w:rPr>
                <w:t>デジタル署名</w:t>
              </w:r>
            </w:ins>
            <w:ins w:id="715" w:author="岡本　俊一" w:date="2023-03-17T17:08:00Z">
              <w:r>
                <w:rPr>
                  <w:rFonts w:asciiTheme="majorHAnsi" w:eastAsiaTheme="majorHAnsi" w:hAnsiTheme="majorHAnsi" w:cs="Arial" w:hint="eastAsia"/>
                  <w:sz w:val="19"/>
                  <w:szCs w:val="19"/>
                </w:rPr>
                <w:t>検証等におけるメッセージオリエンテッド＞</w:t>
              </w:r>
            </w:ins>
          </w:p>
          <w:p w14:paraId="677E1ED9" w14:textId="5D2581D7" w:rsidR="00701714" w:rsidRPr="00701714" w:rsidRDefault="00701714" w:rsidP="00701714">
            <w:pPr>
              <w:widowControl/>
              <w:spacing w:line="320" w:lineRule="exact"/>
              <w:jc w:val="left"/>
              <w:rPr>
                <w:ins w:id="716" w:author="岡本　俊一" w:date="2023-03-17T17:08:00Z"/>
                <w:rFonts w:asciiTheme="majorHAnsi" w:eastAsiaTheme="majorHAnsi" w:hAnsiTheme="majorHAnsi" w:cs="Arial"/>
                <w:sz w:val="19"/>
                <w:szCs w:val="19"/>
                <w:rPrChange w:id="717" w:author="岡本　俊一" w:date="2023-03-17T17:12:00Z">
                  <w:rPr>
                    <w:ins w:id="718" w:author="岡本　俊一" w:date="2023-03-17T17:08:00Z"/>
                  </w:rPr>
                </w:rPrChange>
              </w:rPr>
            </w:pPr>
            <w:ins w:id="719" w:author="岡本　俊一" w:date="2023-03-17T17:12:00Z">
              <w:r w:rsidRPr="00701714">
                <w:rPr>
                  <w:rFonts w:asciiTheme="majorHAnsi" w:eastAsiaTheme="majorHAnsi" w:hAnsiTheme="majorHAnsi" w:cs="Arial" w:hint="eastAsia"/>
                  <w:sz w:val="19"/>
                  <w:szCs w:val="19"/>
                </w:rPr>
                <w:t xml:space="preserve">- </w:t>
              </w:r>
              <w:r>
                <w:rPr>
                  <w:rFonts w:asciiTheme="majorHAnsi" w:eastAsiaTheme="majorHAnsi" w:hAnsiTheme="majorHAnsi" w:cs="Arial" w:hint="eastAsia"/>
                  <w:sz w:val="19"/>
                  <w:szCs w:val="19"/>
                </w:rPr>
                <w:t>VCのデジタル署名の</w:t>
              </w:r>
            </w:ins>
            <w:ins w:id="720" w:author="岡本　俊一" w:date="2023-03-17T17:15:00Z">
              <w:r>
                <w:rPr>
                  <w:rFonts w:asciiTheme="majorHAnsi" w:eastAsiaTheme="majorHAnsi" w:hAnsiTheme="majorHAnsi" w:cs="Arial" w:hint="eastAsia"/>
                  <w:sz w:val="19"/>
                  <w:szCs w:val="19"/>
                </w:rPr>
                <w:t>検証による</w:t>
              </w:r>
            </w:ins>
            <w:ins w:id="721" w:author="岡本　俊一" w:date="2023-03-17T17:14:00Z">
              <w:r>
                <w:rPr>
                  <w:rFonts w:asciiTheme="majorHAnsi" w:eastAsiaTheme="majorHAnsi" w:hAnsiTheme="majorHAnsi" w:cs="Arial" w:hint="eastAsia"/>
                  <w:sz w:val="19"/>
                  <w:szCs w:val="19"/>
                </w:rPr>
                <w:t>署名自身、署名者</w:t>
              </w:r>
            </w:ins>
            <w:ins w:id="722" w:author="岡本　俊一" w:date="2023-03-17T17:15:00Z">
              <w:r>
                <w:rPr>
                  <w:rFonts w:asciiTheme="majorHAnsi" w:eastAsiaTheme="majorHAnsi" w:hAnsiTheme="majorHAnsi" w:cs="Arial" w:hint="eastAsia"/>
                  <w:sz w:val="19"/>
                  <w:szCs w:val="19"/>
                </w:rPr>
                <w:t>の検証</w:t>
              </w:r>
            </w:ins>
          </w:p>
          <w:p w14:paraId="21DA1806" w14:textId="177E6890" w:rsidR="00701714" w:rsidRPr="007A2471" w:rsidRDefault="00701714" w:rsidP="00364962">
            <w:pPr>
              <w:widowControl/>
              <w:spacing w:line="320" w:lineRule="exact"/>
              <w:jc w:val="left"/>
              <w:rPr>
                <w:rFonts w:asciiTheme="majorHAnsi" w:eastAsiaTheme="majorHAnsi" w:hAnsiTheme="majorHAnsi" w:cs="Arial"/>
                <w:sz w:val="19"/>
                <w:szCs w:val="19"/>
              </w:rPr>
            </w:pPr>
          </w:p>
        </w:tc>
      </w:tr>
      <w:tr w:rsidR="007A2471" w:rsidRPr="007A2471" w14:paraId="6D530BC3" w14:textId="77777777" w:rsidTr="002962CB">
        <w:trPr>
          <w:trHeight w:val="794"/>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vAlign w:val="center"/>
          </w:tcPr>
          <w:p w14:paraId="758D5702" w14:textId="77777777" w:rsidR="007A2471" w:rsidRPr="007A2471" w:rsidRDefault="007A2471" w:rsidP="00364962">
            <w:pPr>
              <w:widowControl/>
              <w:spacing w:line="320" w:lineRule="exact"/>
              <w:jc w:val="center"/>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トランザクション</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4A4FE049"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データのやり取りを記録するか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755C3465" w14:textId="430AA76D"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 xml:space="preserve">全ての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はトランザクションたり</w:t>
            </w:r>
            <w:ins w:id="723" w:author="宮島　一樹" w:date="2023-03-23T18:43:00Z">
              <w:r w:rsidR="009068FF">
                <w:rPr>
                  <w:rFonts w:asciiTheme="majorHAnsi" w:eastAsiaTheme="majorHAnsi" w:hAnsiTheme="majorHAnsi" w:cs="Arial" w:hint="eastAsia"/>
                  <w:sz w:val="19"/>
                  <w:szCs w:val="19"/>
                </w:rPr>
                <w:t>得る</w:t>
              </w:r>
            </w:ins>
            <w:del w:id="724" w:author="宮島　一樹" w:date="2023-03-23T18:43:00Z">
              <w:r w:rsidRPr="007A2471" w:rsidDel="009068FF">
                <w:rPr>
                  <w:rFonts w:asciiTheme="majorHAnsi" w:eastAsiaTheme="majorHAnsi" w:hAnsiTheme="majorHAnsi" w:cs="Arial" w:hint="eastAsia"/>
                  <w:sz w:val="19"/>
                  <w:szCs w:val="19"/>
                </w:rPr>
                <w:delText>得ます</w:delText>
              </w:r>
            </w:del>
            <w:r w:rsidRPr="007A2471">
              <w:rPr>
                <w:rFonts w:asciiTheme="majorHAnsi" w:eastAsiaTheme="majorHAnsi" w:hAnsiTheme="majorHAnsi" w:cs="Arial" w:hint="eastAsia"/>
                <w:sz w:val="19"/>
                <w:szCs w:val="19"/>
              </w:rPr>
              <w:t>。</w:t>
            </w:r>
          </w:p>
        </w:tc>
      </w:tr>
      <w:tr w:rsidR="007A2471" w:rsidRPr="007A2471" w14:paraId="2D202B88" w14:textId="77777777" w:rsidTr="002962CB">
        <w:trPr>
          <w:trHeight w:val="552"/>
        </w:trPr>
        <w:tc>
          <w:tcPr>
            <w:tcW w:w="1550" w:type="dxa"/>
            <w:vMerge/>
            <w:tcBorders>
              <w:left w:val="single" w:sz="4" w:space="0" w:color="auto"/>
              <w:bottom w:val="single" w:sz="8" w:space="0" w:color="000000" w:themeColor="text1"/>
            </w:tcBorders>
            <w:vAlign w:val="center"/>
          </w:tcPr>
          <w:p w14:paraId="25F72876" w14:textId="77777777" w:rsidR="007A2471" w:rsidRPr="007A2471" w:rsidRDefault="007A2471"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15D7EAA5"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データのやり取りの検証はできるか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17518320" w14:textId="3D7B4ADD"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 xml:space="preserve">全ての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はトランザクションたり</w:t>
            </w:r>
            <w:ins w:id="725" w:author="宮島　一樹" w:date="2023-03-23T18:43:00Z">
              <w:r w:rsidR="009068FF">
                <w:rPr>
                  <w:rFonts w:asciiTheme="majorHAnsi" w:eastAsiaTheme="majorHAnsi" w:hAnsiTheme="majorHAnsi" w:cs="Arial" w:hint="eastAsia"/>
                  <w:sz w:val="19"/>
                  <w:szCs w:val="19"/>
                </w:rPr>
                <w:t>得る</w:t>
              </w:r>
            </w:ins>
            <w:del w:id="726" w:author="宮島　一樹" w:date="2023-03-23T18:43:00Z">
              <w:r w:rsidRPr="007A2471" w:rsidDel="009068FF">
                <w:rPr>
                  <w:rFonts w:asciiTheme="majorHAnsi" w:eastAsiaTheme="majorHAnsi" w:hAnsiTheme="majorHAnsi" w:cs="Arial" w:hint="eastAsia"/>
                  <w:sz w:val="19"/>
                  <w:szCs w:val="19"/>
                </w:rPr>
                <w:delText>得ます</w:delText>
              </w:r>
            </w:del>
            <w:r w:rsidRPr="007A2471">
              <w:rPr>
                <w:rFonts w:asciiTheme="majorHAnsi" w:eastAsiaTheme="majorHAnsi" w:hAnsiTheme="majorHAnsi" w:cs="Arial" w:hint="eastAsia"/>
                <w:sz w:val="19"/>
                <w:szCs w:val="19"/>
              </w:rPr>
              <w:t>。</w:t>
            </w:r>
          </w:p>
        </w:tc>
      </w:tr>
      <w:tr w:rsidR="007A2471" w:rsidRPr="007A2471" w14:paraId="085B6B76" w14:textId="77777777" w:rsidTr="002962CB">
        <w:trPr>
          <w:trHeight w:val="522"/>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8E0F8"/>
            <w:vAlign w:val="center"/>
          </w:tcPr>
          <w:p w14:paraId="4632D021" w14:textId="77777777" w:rsidR="007A2471" w:rsidRPr="007A2471" w:rsidRDefault="007A2471" w:rsidP="00364962">
            <w:pPr>
              <w:widowControl/>
              <w:spacing w:line="320" w:lineRule="exact"/>
              <w:jc w:val="center"/>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lastRenderedPageBreak/>
              <w:t>トランスポート</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26676605"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トランスポートのプロトコルは何か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67C19419" w14:textId="6F94F152" w:rsidR="007A2471" w:rsidRPr="007A2471" w:rsidRDefault="004B567E" w:rsidP="00364962">
            <w:pPr>
              <w:widowControl/>
              <w:spacing w:line="320" w:lineRule="exact"/>
              <w:jc w:val="left"/>
              <w:rPr>
                <w:rFonts w:asciiTheme="majorHAnsi" w:eastAsiaTheme="majorHAnsi" w:hAnsiTheme="majorHAnsi" w:cs="Arial"/>
                <w:sz w:val="19"/>
                <w:szCs w:val="19"/>
              </w:rPr>
            </w:pPr>
            <w:ins w:id="727" w:author="岡本　俊一" w:date="2023-03-17T17:19:00Z">
              <w:r>
                <w:rPr>
                  <w:rFonts w:asciiTheme="majorHAnsi" w:eastAsiaTheme="majorHAnsi" w:hAnsiTheme="majorHAnsi" w:cs="Arial" w:hint="eastAsia"/>
                  <w:sz w:val="19"/>
                  <w:szCs w:val="19"/>
                </w:rPr>
                <w:t>ノ</w:t>
              </w:r>
            </w:ins>
            <w:ins w:id="728" w:author="岡本　俊一" w:date="2023-03-17T17:18:00Z">
              <w:r w:rsidRPr="004B567E">
                <w:rPr>
                  <w:rFonts w:asciiTheme="majorHAnsi" w:eastAsiaTheme="majorHAnsi" w:hAnsiTheme="majorHAnsi" w:cs="Arial" w:hint="eastAsia"/>
                  <w:sz w:val="19"/>
                  <w:szCs w:val="19"/>
                </w:rPr>
                <w:t>ード間データ連携（VC連携）についてはOpenID　for VCを活用して連携している。</w:t>
              </w:r>
            </w:ins>
            <w:ins w:id="729" w:author="岡本　俊一" w:date="2023-03-17T17:20:00Z">
              <w:r w:rsidRPr="004B567E">
                <w:rPr>
                  <w:rFonts w:asciiTheme="majorHAnsi" w:eastAsiaTheme="majorHAnsi" w:hAnsiTheme="majorHAnsi" w:cs="Arial" w:hint="eastAsia"/>
                  <w:sz w:val="19"/>
                  <w:szCs w:val="19"/>
                </w:rPr>
                <w:t>OpenID　for VC</w:t>
              </w:r>
            </w:ins>
            <w:ins w:id="730" w:author="岡本　俊一" w:date="2023-03-17T17:19:00Z">
              <w:r>
                <w:rPr>
                  <w:rFonts w:asciiTheme="majorHAnsi" w:eastAsiaTheme="majorHAnsi" w:hAnsiTheme="majorHAnsi" w:cs="Arial" w:hint="eastAsia"/>
                  <w:sz w:val="19"/>
                  <w:szCs w:val="19"/>
                </w:rPr>
                <w:t>実装上は、</w:t>
              </w:r>
            </w:ins>
            <w:r w:rsidR="007A2471" w:rsidRPr="007A2471">
              <w:rPr>
                <w:rFonts w:asciiTheme="majorHAnsi" w:eastAsiaTheme="majorHAnsi" w:hAnsiTheme="majorHAnsi" w:cs="Arial"/>
                <w:sz w:val="19"/>
                <w:szCs w:val="19"/>
              </w:rPr>
              <w:t>A</w:t>
            </w:r>
            <w:commentRangeStart w:id="731"/>
            <w:r w:rsidR="007A2471" w:rsidRPr="007A2471">
              <w:rPr>
                <w:rFonts w:asciiTheme="majorHAnsi" w:eastAsiaTheme="majorHAnsi" w:hAnsiTheme="majorHAnsi" w:cs="Arial"/>
                <w:sz w:val="19"/>
                <w:szCs w:val="19"/>
              </w:rPr>
              <w:t>zure</w:t>
            </w:r>
            <w:r w:rsidR="007A2471" w:rsidRPr="007A2471">
              <w:rPr>
                <w:rFonts w:asciiTheme="majorHAnsi" w:eastAsiaTheme="majorHAnsi" w:hAnsiTheme="majorHAnsi" w:cs="Arial" w:hint="eastAsia"/>
                <w:sz w:val="19"/>
                <w:szCs w:val="19"/>
              </w:rPr>
              <w:t>基盤の機能を利用</w:t>
            </w:r>
            <w:commentRangeEnd w:id="731"/>
            <w:ins w:id="732" w:author="宮島　一樹" w:date="2023-03-20T17:25:00Z">
              <w:r w:rsidR="00B766BE">
                <w:rPr>
                  <w:rStyle w:val="ac"/>
                </w:rPr>
                <w:commentReference w:id="731"/>
              </w:r>
            </w:ins>
            <w:ins w:id="733" w:author="岡本　俊一" w:date="2023-03-17T17:19:00Z">
              <w:r>
                <w:rPr>
                  <w:rFonts w:asciiTheme="majorHAnsi" w:eastAsiaTheme="majorHAnsi" w:hAnsiTheme="majorHAnsi" w:cs="Arial" w:hint="eastAsia"/>
                  <w:sz w:val="19"/>
                  <w:szCs w:val="19"/>
                </w:rPr>
                <w:t>。</w:t>
              </w:r>
            </w:ins>
          </w:p>
        </w:tc>
      </w:tr>
    </w:tbl>
    <w:p w14:paraId="20112ACC" w14:textId="4DA3A4CE" w:rsidR="00A37873" w:rsidRPr="001821A0" w:rsidRDefault="00A37873" w:rsidP="00BE1F0E"/>
    <w:p w14:paraId="0B497E86" w14:textId="77777777" w:rsidR="00BA04E7" w:rsidRDefault="00BA04E7" w:rsidP="002035AF">
      <w:pPr>
        <w:pStyle w:val="3"/>
        <w:adjustRightInd w:val="0"/>
        <w:snapToGrid w:val="0"/>
        <w:spacing w:beforeLines="100" w:before="360" w:afterLines="50" w:after="180" w:line="288" w:lineRule="auto"/>
        <w:ind w:leftChars="100" w:left="210" w:rightChars="100" w:right="210" w:firstLine="0"/>
      </w:pPr>
      <w:bookmarkStart w:id="734" w:name="_Toc128560527"/>
      <w:r w:rsidRPr="00A06E26">
        <w:rPr>
          <w:rFonts w:hint="eastAsia"/>
        </w:rPr>
        <w:t>検証可能なデータ</w:t>
      </w:r>
      <w:bookmarkEnd w:id="734"/>
    </w:p>
    <w:p w14:paraId="1D8799C6" w14:textId="01FA4F84" w:rsidR="00BA04E7" w:rsidRDefault="00BA04E7" w:rsidP="00BA04E7">
      <w:r w:rsidRPr="00BE1F0E">
        <w:rPr>
          <w:rFonts w:hint="eastAsia"/>
        </w:rPr>
        <w:t xml:space="preserve">　法人向け政策税制における申告内容の信頼性について第三者による証明を実施するにあたり、デジタルデータとして検証する対象ならびに検証者を</w:t>
      </w:r>
      <w:r w:rsidR="00F4288F">
        <w:rPr>
          <w:rFonts w:hint="eastAsia"/>
        </w:rPr>
        <w:t>以下に</w:t>
      </w:r>
      <w:r w:rsidRPr="00BE1F0E">
        <w:rPr>
          <w:rFonts w:hint="eastAsia"/>
        </w:rPr>
        <w:t>示す。</w:t>
      </w:r>
    </w:p>
    <w:p w14:paraId="4859709C" w14:textId="77777777" w:rsidR="00A37873" w:rsidRPr="000B7E08" w:rsidRDefault="00A37873" w:rsidP="00BE1F0E"/>
    <w:p w14:paraId="316CE4F6" w14:textId="51744A15" w:rsidR="00094946" w:rsidRPr="00A06E26" w:rsidRDefault="00094946" w:rsidP="002035AF">
      <w:pPr>
        <w:pStyle w:val="a4"/>
        <w:numPr>
          <w:ilvl w:val="0"/>
          <w:numId w:val="3"/>
        </w:numPr>
        <w:ind w:leftChars="0"/>
        <w:rPr>
          <w:rFonts w:asciiTheme="majorHAnsi" w:eastAsiaTheme="majorHAnsi" w:hAnsiTheme="majorHAnsi"/>
        </w:rPr>
      </w:pPr>
      <w:r w:rsidRPr="00A06E26">
        <w:rPr>
          <w:rFonts w:asciiTheme="majorHAnsi" w:eastAsiaTheme="majorHAnsi" w:hAnsiTheme="majorHAnsi" w:hint="eastAsia"/>
        </w:rPr>
        <w:t>検証対象</w:t>
      </w:r>
    </w:p>
    <w:p w14:paraId="50C97D96" w14:textId="7CB10226" w:rsidR="00BE1F0E" w:rsidRDefault="00BE1F0E" w:rsidP="00BE1F0E">
      <w:pPr>
        <w:pStyle w:val="a4"/>
        <w:ind w:leftChars="0" w:left="420"/>
        <w:rPr>
          <w:rFonts w:asciiTheme="majorHAnsi" w:eastAsiaTheme="majorHAnsi" w:hAnsiTheme="majorHAnsi"/>
          <w:color w:val="4472C4" w:themeColor="accent5"/>
        </w:rPr>
      </w:pPr>
    </w:p>
    <w:p w14:paraId="55B9CB9C" w14:textId="77777777" w:rsidR="000B7E08" w:rsidRPr="004A401B" w:rsidRDefault="000B7E08" w:rsidP="000B7E08">
      <w:pPr>
        <w:ind w:firstLineChars="100" w:firstLine="210"/>
        <w:rPr>
          <w:color w:val="000000" w:themeColor="text1"/>
        </w:rPr>
      </w:pPr>
      <w:r>
        <w:rPr>
          <w:rFonts w:hint="eastAsia"/>
          <w:color w:val="000000" w:themeColor="text1"/>
        </w:rPr>
        <w:t>本</w:t>
      </w:r>
      <w:r w:rsidRPr="002A1322">
        <w:rPr>
          <w:rFonts w:hint="eastAsia"/>
          <w:color w:val="000000" w:themeColor="text1"/>
        </w:rPr>
        <w:t>実証プロジェクト</w:t>
      </w:r>
      <w:r>
        <w:rPr>
          <w:rFonts w:hint="eastAsia"/>
          <w:color w:val="000000" w:themeColor="text1"/>
        </w:rPr>
        <w:t>において検証対象となるものを下記に示す。</w:t>
      </w:r>
    </w:p>
    <w:p w14:paraId="53C50653" w14:textId="77777777" w:rsidR="000B7E08" w:rsidRPr="00F233AC" w:rsidRDefault="000B7E08" w:rsidP="00BD0B27">
      <w:pPr>
        <w:ind w:leftChars="68" w:left="565" w:hangingChars="201" w:hanging="422"/>
        <w:rPr>
          <w:color w:val="4472C4" w:themeColor="accent5"/>
        </w:rPr>
      </w:pPr>
    </w:p>
    <w:p w14:paraId="48907226" w14:textId="77777777" w:rsidR="000B7E08" w:rsidRPr="00ED2C65" w:rsidRDefault="000B7E08" w:rsidP="002035AF">
      <w:pPr>
        <w:pStyle w:val="a4"/>
        <w:numPr>
          <w:ilvl w:val="0"/>
          <w:numId w:val="20"/>
        </w:numPr>
        <w:ind w:leftChars="136" w:left="708" w:hangingChars="201" w:hanging="422"/>
      </w:pPr>
      <w:r>
        <w:rPr>
          <w:rFonts w:hint="eastAsia"/>
        </w:rPr>
        <w:t>中小企業者</w:t>
      </w:r>
      <w:r w:rsidRPr="00ED2C65">
        <w:rPr>
          <w:rFonts w:hint="eastAsia"/>
        </w:rPr>
        <w:t>自身についてのアイデンティティ</w:t>
      </w:r>
      <w:r>
        <w:rPr>
          <w:rFonts w:hint="eastAsia"/>
        </w:rPr>
        <w:t xml:space="preserve">　</w:t>
      </w:r>
      <w:r w:rsidRPr="00ED2C65">
        <w:t>[</w:t>
      </w:r>
      <w:r w:rsidRPr="00ED2C65">
        <w:rPr>
          <w:rFonts w:hint="eastAsia"/>
        </w:rPr>
        <w:t>事業者</w:t>
      </w:r>
      <w:r w:rsidRPr="00ED2C65">
        <w:t>VC]</w:t>
      </w:r>
    </w:p>
    <w:p w14:paraId="6877E708" w14:textId="77777777" w:rsidR="000B7E08" w:rsidRPr="00ED2C65" w:rsidRDefault="000B7E08" w:rsidP="002035AF">
      <w:pPr>
        <w:pStyle w:val="a4"/>
        <w:numPr>
          <w:ilvl w:val="0"/>
          <w:numId w:val="20"/>
        </w:numPr>
        <w:ind w:leftChars="136" w:left="708" w:hangingChars="201" w:hanging="422"/>
      </w:pPr>
      <w:r>
        <w:rPr>
          <w:rFonts w:hint="eastAsia"/>
        </w:rPr>
        <w:t>全国の</w:t>
      </w:r>
      <w:r>
        <w:rPr>
          <w:rFonts w:hint="eastAsia"/>
        </w:rPr>
        <w:t>I</w:t>
      </w:r>
      <w:r>
        <w:t>T</w:t>
      </w:r>
      <w:r>
        <w:rPr>
          <w:rFonts w:hint="eastAsia"/>
        </w:rPr>
        <w:t>企業等の設備メーカー等が扱っている</w:t>
      </w:r>
      <w:r w:rsidRPr="00ED2C65">
        <w:rPr>
          <w:rFonts w:hint="eastAsia"/>
        </w:rPr>
        <w:t>ソフトウェア</w:t>
      </w:r>
      <w:r>
        <w:rPr>
          <w:rFonts w:hint="eastAsia"/>
        </w:rPr>
        <w:t>が</w:t>
      </w:r>
      <w:r w:rsidRPr="00CD0EFD">
        <w:rPr>
          <w:rFonts w:hint="eastAsia"/>
        </w:rPr>
        <w:t>要件を満たす設備であること</w:t>
      </w:r>
      <w:r>
        <w:rPr>
          <w:rFonts w:hint="eastAsia"/>
        </w:rPr>
        <w:t xml:space="preserve">　</w:t>
      </w:r>
      <w:r w:rsidRPr="00ED2C65">
        <w:t>[SW</w:t>
      </w:r>
      <w:r w:rsidRPr="00ED2C65">
        <w:rPr>
          <w:rFonts w:hint="eastAsia"/>
        </w:rPr>
        <w:t>利用</w:t>
      </w:r>
      <w:r w:rsidRPr="00ED2C65">
        <w:t>VC]</w:t>
      </w:r>
    </w:p>
    <w:p w14:paraId="5AE705D5" w14:textId="77777777" w:rsidR="000B7E08" w:rsidRPr="00ED2C65" w:rsidRDefault="000B7E08" w:rsidP="002035AF">
      <w:pPr>
        <w:pStyle w:val="a4"/>
        <w:numPr>
          <w:ilvl w:val="0"/>
          <w:numId w:val="20"/>
        </w:numPr>
        <w:ind w:leftChars="136" w:left="708" w:hangingChars="201" w:hanging="422"/>
      </w:pPr>
      <w:r w:rsidRPr="00CD0EFD">
        <w:rPr>
          <w:rFonts w:hint="eastAsia"/>
        </w:rPr>
        <w:t>提示された申請内容が要件を満たすこと</w:t>
      </w:r>
      <w:r>
        <w:rPr>
          <w:rFonts w:hint="eastAsia"/>
        </w:rPr>
        <w:t>を</w:t>
      </w:r>
      <w:r>
        <w:rPr>
          <w:rFonts w:hint="eastAsia"/>
        </w:rPr>
        <w:t>JISA</w:t>
      </w:r>
      <w:r>
        <w:rPr>
          <w:rFonts w:hint="eastAsia"/>
        </w:rPr>
        <w:t>等の</w:t>
      </w:r>
      <w:r w:rsidRPr="00ED2C65">
        <w:rPr>
          <w:rFonts w:hint="eastAsia"/>
        </w:rPr>
        <w:t>工業会</w:t>
      </w:r>
      <w:r w:rsidRPr="00CD0EFD">
        <w:rPr>
          <w:rFonts w:hint="eastAsia"/>
        </w:rPr>
        <w:t>が証明していること</w:t>
      </w:r>
      <w:r>
        <w:rPr>
          <w:rFonts w:hint="eastAsia"/>
        </w:rPr>
        <w:t xml:space="preserve">　</w:t>
      </w:r>
      <w:r w:rsidRPr="00ED2C65">
        <w:t>[</w:t>
      </w:r>
      <w:r w:rsidRPr="00ED2C65">
        <w:rPr>
          <w:rFonts w:hint="eastAsia"/>
        </w:rPr>
        <w:t>工業会証明書</w:t>
      </w:r>
      <w:r w:rsidRPr="00ED2C65">
        <w:t>VC]</w:t>
      </w:r>
    </w:p>
    <w:p w14:paraId="6BD793BE" w14:textId="77777777" w:rsidR="000B7E08" w:rsidRDefault="000B7E08" w:rsidP="002035AF">
      <w:pPr>
        <w:pStyle w:val="a4"/>
        <w:numPr>
          <w:ilvl w:val="0"/>
          <w:numId w:val="20"/>
        </w:numPr>
        <w:ind w:leftChars="136" w:left="708" w:hangingChars="201" w:hanging="422"/>
      </w:pPr>
      <w:r w:rsidRPr="000D727A">
        <w:rPr>
          <w:rFonts w:ascii="ＭＳ 明朝" w:hAnsi="ＭＳ 明朝" w:hint="eastAsia"/>
        </w:rPr>
        <w:t>経営力向上計画に係る認定申請書</w:t>
      </w:r>
      <w:r>
        <w:rPr>
          <w:rFonts w:ascii="ＭＳ 明朝" w:hAnsi="ＭＳ 明朝" w:hint="eastAsia"/>
        </w:rPr>
        <w:t>の申請</w:t>
      </w:r>
      <w:r w:rsidRPr="00CD0EFD">
        <w:rPr>
          <w:rFonts w:hint="eastAsia"/>
        </w:rPr>
        <w:t>内容に対し中小企業庁から認定されていること</w:t>
      </w:r>
      <w:r>
        <w:rPr>
          <w:rFonts w:hint="eastAsia"/>
        </w:rPr>
        <w:t xml:space="preserve">　</w:t>
      </w:r>
      <w:r w:rsidRPr="00ED2C65">
        <w:t>[</w:t>
      </w:r>
      <w:r w:rsidRPr="00ED2C65">
        <w:rPr>
          <w:rFonts w:hint="eastAsia"/>
        </w:rPr>
        <w:t>計画認定</w:t>
      </w:r>
      <w:r w:rsidRPr="00ED2C65">
        <w:t>VC]</w:t>
      </w:r>
    </w:p>
    <w:p w14:paraId="75D98A93" w14:textId="77777777" w:rsidR="00BE1F0E" w:rsidRPr="00A06E26" w:rsidRDefault="00BE1F0E" w:rsidP="00BE1F0E">
      <w:pPr>
        <w:pStyle w:val="a4"/>
        <w:ind w:leftChars="0" w:left="420"/>
        <w:rPr>
          <w:rFonts w:asciiTheme="majorHAnsi" w:eastAsiaTheme="majorHAnsi" w:hAnsiTheme="majorHAnsi"/>
          <w:color w:val="4472C4" w:themeColor="accent5"/>
        </w:rPr>
      </w:pPr>
    </w:p>
    <w:p w14:paraId="30CD9A34" w14:textId="34E1B1F1" w:rsidR="00094946" w:rsidRPr="00A06E26" w:rsidRDefault="00094946" w:rsidP="002035AF">
      <w:pPr>
        <w:pStyle w:val="a4"/>
        <w:numPr>
          <w:ilvl w:val="0"/>
          <w:numId w:val="3"/>
        </w:numPr>
        <w:ind w:leftChars="0"/>
        <w:rPr>
          <w:rFonts w:asciiTheme="majorHAnsi" w:eastAsiaTheme="majorHAnsi" w:hAnsiTheme="majorHAnsi"/>
        </w:rPr>
      </w:pPr>
      <w:r w:rsidRPr="00A06E26">
        <w:rPr>
          <w:rFonts w:asciiTheme="majorHAnsi" w:eastAsiaTheme="majorHAnsi" w:hAnsiTheme="majorHAnsi" w:hint="eastAsia"/>
        </w:rPr>
        <w:t>検証者</w:t>
      </w:r>
    </w:p>
    <w:p w14:paraId="77D07494" w14:textId="77777777" w:rsidR="000B7E08" w:rsidRPr="004A401B" w:rsidRDefault="000B7E08" w:rsidP="000B7E08">
      <w:pPr>
        <w:ind w:firstLineChars="100" w:firstLine="210"/>
        <w:rPr>
          <w:color w:val="000000" w:themeColor="text1"/>
        </w:rPr>
      </w:pPr>
      <w:r>
        <w:rPr>
          <w:rFonts w:hint="eastAsia"/>
          <w:color w:val="000000" w:themeColor="text1"/>
        </w:rPr>
        <w:t>前項「</w:t>
      </w:r>
      <w:r>
        <w:rPr>
          <w:rFonts w:hint="eastAsia"/>
          <w:color w:val="000000" w:themeColor="text1"/>
        </w:rPr>
        <w:t>(</w:t>
      </w:r>
      <w:r>
        <w:rPr>
          <w:color w:val="000000" w:themeColor="text1"/>
        </w:rPr>
        <w:t>1)</w:t>
      </w:r>
      <w:r>
        <w:rPr>
          <w:rFonts w:hint="eastAsia"/>
          <w:color w:val="000000" w:themeColor="text1"/>
        </w:rPr>
        <w:t>検証対象」にて挙げた各検証対象に対する検証者を下記に示す。</w:t>
      </w:r>
    </w:p>
    <w:p w14:paraId="13154A07" w14:textId="77777777" w:rsidR="000B7E08" w:rsidRDefault="000B7E08" w:rsidP="000B7E08"/>
    <w:p w14:paraId="32C5B68D" w14:textId="77777777" w:rsidR="000B7E08" w:rsidRDefault="000B7E08" w:rsidP="002035AF">
      <w:pPr>
        <w:pStyle w:val="a4"/>
        <w:numPr>
          <w:ilvl w:val="0"/>
          <w:numId w:val="21"/>
        </w:numPr>
        <w:ind w:leftChars="0" w:left="709" w:hanging="425"/>
      </w:pPr>
      <w:r>
        <w:rPr>
          <w:rFonts w:hint="eastAsia"/>
        </w:rPr>
        <w:t>中小事業者</w:t>
      </w:r>
    </w:p>
    <w:p w14:paraId="65F9080D" w14:textId="77777777" w:rsidR="000B7E08" w:rsidRDefault="000B7E08" w:rsidP="002035AF">
      <w:pPr>
        <w:pStyle w:val="a4"/>
        <w:numPr>
          <w:ilvl w:val="0"/>
          <w:numId w:val="21"/>
        </w:numPr>
        <w:ind w:leftChars="0" w:left="709" w:hanging="425"/>
      </w:pPr>
      <w:r>
        <w:rPr>
          <w:rFonts w:hint="eastAsia"/>
        </w:rPr>
        <w:t>J</w:t>
      </w:r>
      <w:r>
        <w:t>ISA</w:t>
      </w:r>
      <w:r>
        <w:rPr>
          <w:rFonts w:hint="eastAsia"/>
        </w:rPr>
        <w:t>等の工業会等、中小企業庁、所轄の税務署</w:t>
      </w:r>
    </w:p>
    <w:p w14:paraId="1DB6C9D8" w14:textId="33AD392E" w:rsidR="000B7E08" w:rsidRDefault="00BD0B27" w:rsidP="002035AF">
      <w:pPr>
        <w:pStyle w:val="a4"/>
        <w:numPr>
          <w:ilvl w:val="0"/>
          <w:numId w:val="21"/>
        </w:numPr>
        <w:ind w:leftChars="0" w:left="709" w:hanging="425"/>
      </w:pPr>
      <w:r>
        <w:rPr>
          <w:rFonts w:hint="eastAsia"/>
        </w:rPr>
        <w:t>所管官庁</w:t>
      </w:r>
      <w:r w:rsidR="000B7E08">
        <w:rPr>
          <w:rFonts w:hint="eastAsia"/>
        </w:rPr>
        <w:t>、所轄の税務署</w:t>
      </w:r>
    </w:p>
    <w:p w14:paraId="086A2542" w14:textId="77777777" w:rsidR="000B7E08" w:rsidRDefault="000B7E08" w:rsidP="002035AF">
      <w:pPr>
        <w:pStyle w:val="a4"/>
        <w:numPr>
          <w:ilvl w:val="0"/>
          <w:numId w:val="21"/>
        </w:numPr>
        <w:ind w:leftChars="0" w:left="709" w:hanging="425"/>
      </w:pPr>
      <w:r>
        <w:rPr>
          <w:rFonts w:hint="eastAsia"/>
        </w:rPr>
        <w:t>所轄の税務署</w:t>
      </w:r>
    </w:p>
    <w:p w14:paraId="7FA57C8C" w14:textId="77777777" w:rsidR="000B7E08" w:rsidRPr="00A06E26" w:rsidRDefault="000B7E08" w:rsidP="00F31F18">
      <w:pPr>
        <w:rPr>
          <w:rFonts w:asciiTheme="majorHAnsi" w:eastAsiaTheme="majorHAnsi" w:hAnsiTheme="majorHAnsi"/>
        </w:rPr>
      </w:pPr>
    </w:p>
    <w:p w14:paraId="173D3A89" w14:textId="0BAF0FEF"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735" w:name="_Toc128560528"/>
      <w:r w:rsidRPr="00A06E26">
        <w:rPr>
          <w:rFonts w:hint="eastAsia"/>
        </w:rPr>
        <w:t>アイデンティティ</w:t>
      </w:r>
      <w:bookmarkEnd w:id="735"/>
    </w:p>
    <w:p w14:paraId="4FB959EE" w14:textId="4634B5EE" w:rsidR="00094946" w:rsidRPr="00A06E26" w:rsidRDefault="00094946" w:rsidP="002035AF">
      <w:pPr>
        <w:pStyle w:val="a4"/>
        <w:numPr>
          <w:ilvl w:val="0"/>
          <w:numId w:val="4"/>
        </w:numPr>
        <w:ind w:leftChars="0"/>
        <w:rPr>
          <w:rFonts w:asciiTheme="majorHAnsi" w:eastAsiaTheme="majorHAnsi" w:hAnsiTheme="majorHAnsi"/>
        </w:rPr>
      </w:pPr>
      <w:r w:rsidRPr="00A06E26">
        <w:rPr>
          <w:rFonts w:asciiTheme="majorHAnsi" w:eastAsiaTheme="majorHAnsi" w:hAnsiTheme="majorHAnsi" w:hint="eastAsia"/>
        </w:rPr>
        <w:t>アイデンティティとして想定されるもの</w:t>
      </w:r>
    </w:p>
    <w:p w14:paraId="4DFE9246" w14:textId="77777777" w:rsidR="000B7E08" w:rsidRDefault="000B7E08" w:rsidP="00AB33BF">
      <w:pPr>
        <w:ind w:firstLineChars="100" w:firstLine="210"/>
        <w:rPr>
          <w:color w:val="000000" w:themeColor="text1"/>
        </w:rPr>
      </w:pPr>
      <w:r>
        <w:rPr>
          <w:rFonts w:hint="eastAsia"/>
          <w:color w:val="000000" w:themeColor="text1"/>
        </w:rPr>
        <w:t>本</w:t>
      </w:r>
      <w:r w:rsidRPr="002A1322">
        <w:rPr>
          <w:rFonts w:hint="eastAsia"/>
          <w:color w:val="000000" w:themeColor="text1"/>
        </w:rPr>
        <w:t>実証プロジェクト</w:t>
      </w:r>
      <w:r>
        <w:rPr>
          <w:rFonts w:hint="eastAsia"/>
          <w:color w:val="000000" w:themeColor="text1"/>
        </w:rPr>
        <w:t>においてアイデンティティとして想定されるものを下記に示す。</w:t>
      </w:r>
    </w:p>
    <w:p w14:paraId="3A3E5E0C" w14:textId="77777777" w:rsidR="000B7E08" w:rsidRDefault="000B7E08" w:rsidP="000B7E08"/>
    <w:p w14:paraId="05AACB4E" w14:textId="77777777" w:rsidR="000B7E08" w:rsidRDefault="000B7E08" w:rsidP="002035AF">
      <w:pPr>
        <w:pStyle w:val="a4"/>
        <w:numPr>
          <w:ilvl w:val="0"/>
          <w:numId w:val="6"/>
        </w:numPr>
        <w:ind w:leftChars="203" w:left="850" w:hangingChars="202" w:hanging="424"/>
      </w:pPr>
      <w:r w:rsidRPr="002A1322">
        <w:rPr>
          <w:rFonts w:hint="eastAsia"/>
        </w:rPr>
        <w:t>中小事業者（法人格）</w:t>
      </w:r>
    </w:p>
    <w:p w14:paraId="044613C1" w14:textId="77777777" w:rsidR="000B7E08" w:rsidRDefault="000B7E08" w:rsidP="002035AF">
      <w:pPr>
        <w:pStyle w:val="a4"/>
        <w:numPr>
          <w:ilvl w:val="0"/>
          <w:numId w:val="6"/>
        </w:numPr>
        <w:ind w:leftChars="203" w:left="850" w:hangingChars="202" w:hanging="424"/>
      </w:pPr>
      <w:r w:rsidRPr="002A1322">
        <w:rPr>
          <w:rFonts w:hint="eastAsia"/>
        </w:rPr>
        <w:lastRenderedPageBreak/>
        <w:t>中小事業者（事業者に関係する自然人）</w:t>
      </w:r>
    </w:p>
    <w:p w14:paraId="0F70913B" w14:textId="77777777" w:rsidR="000B7E08" w:rsidRDefault="000B7E08" w:rsidP="002035AF">
      <w:pPr>
        <w:pStyle w:val="a4"/>
        <w:numPr>
          <w:ilvl w:val="0"/>
          <w:numId w:val="6"/>
        </w:numPr>
        <w:ind w:leftChars="203" w:left="850" w:hangingChars="202" w:hanging="424"/>
      </w:pPr>
      <w:r w:rsidRPr="002A1322">
        <w:rPr>
          <w:rFonts w:hint="eastAsia"/>
        </w:rPr>
        <w:t>全国の</w:t>
      </w:r>
      <w:r w:rsidRPr="002A1322">
        <w:rPr>
          <w:rFonts w:hint="eastAsia"/>
        </w:rPr>
        <w:t>IT</w:t>
      </w:r>
      <w:r w:rsidRPr="002A1322">
        <w:rPr>
          <w:rFonts w:hint="eastAsia"/>
        </w:rPr>
        <w:t>企業等の設備メーカ等</w:t>
      </w:r>
    </w:p>
    <w:p w14:paraId="6C804E29" w14:textId="77777777" w:rsidR="000B7E08" w:rsidRDefault="000B7E08" w:rsidP="002035AF">
      <w:pPr>
        <w:pStyle w:val="a4"/>
        <w:numPr>
          <w:ilvl w:val="0"/>
          <w:numId w:val="6"/>
        </w:numPr>
        <w:ind w:leftChars="203" w:left="850" w:hangingChars="202" w:hanging="424"/>
      </w:pPr>
      <w:r w:rsidRPr="002A1322">
        <w:rPr>
          <w:rFonts w:hint="eastAsia"/>
        </w:rPr>
        <w:t>JISA</w:t>
      </w:r>
      <w:r w:rsidRPr="002A1322">
        <w:rPr>
          <w:rFonts w:hint="eastAsia"/>
        </w:rPr>
        <w:t>等の工業会等</w:t>
      </w:r>
    </w:p>
    <w:p w14:paraId="114370E9" w14:textId="4B1F0C04" w:rsidR="000B7E08" w:rsidRDefault="00BD0B27" w:rsidP="002035AF">
      <w:pPr>
        <w:pStyle w:val="a4"/>
        <w:numPr>
          <w:ilvl w:val="0"/>
          <w:numId w:val="6"/>
        </w:numPr>
        <w:ind w:leftChars="203" w:left="850" w:hangingChars="202" w:hanging="424"/>
      </w:pPr>
      <w:r>
        <w:rPr>
          <w:rFonts w:hint="eastAsia"/>
        </w:rPr>
        <w:t>所管官庁</w:t>
      </w:r>
    </w:p>
    <w:p w14:paraId="634F516A" w14:textId="77777777" w:rsidR="000B7E08" w:rsidRDefault="000B7E08" w:rsidP="002035AF">
      <w:pPr>
        <w:pStyle w:val="a4"/>
        <w:numPr>
          <w:ilvl w:val="0"/>
          <w:numId w:val="6"/>
        </w:numPr>
        <w:ind w:leftChars="203" w:left="850" w:hangingChars="202" w:hanging="424"/>
      </w:pPr>
      <w:r w:rsidRPr="002A1322">
        <w:rPr>
          <w:rFonts w:hint="eastAsia"/>
        </w:rPr>
        <w:t>税務署</w:t>
      </w:r>
    </w:p>
    <w:p w14:paraId="3D5B0C2A" w14:textId="77777777" w:rsidR="000B7E08" w:rsidRPr="00A06E26" w:rsidRDefault="000B7E08" w:rsidP="00F31F18">
      <w:pPr>
        <w:rPr>
          <w:rFonts w:asciiTheme="majorHAnsi" w:eastAsiaTheme="majorHAnsi" w:hAnsiTheme="majorHAnsi"/>
          <w:color w:val="4472C4" w:themeColor="accent5"/>
        </w:rPr>
      </w:pPr>
    </w:p>
    <w:p w14:paraId="16E3C060" w14:textId="2EF74B8D" w:rsidR="00094946" w:rsidRPr="00A06E26" w:rsidRDefault="00094946" w:rsidP="002035AF">
      <w:pPr>
        <w:pStyle w:val="a4"/>
        <w:numPr>
          <w:ilvl w:val="0"/>
          <w:numId w:val="4"/>
        </w:numPr>
        <w:ind w:leftChars="0"/>
        <w:rPr>
          <w:rFonts w:asciiTheme="majorHAnsi" w:eastAsiaTheme="majorHAnsi" w:hAnsiTheme="majorHAnsi"/>
        </w:rPr>
      </w:pPr>
      <w:r w:rsidRPr="00A06E26">
        <w:rPr>
          <w:rFonts w:asciiTheme="majorHAnsi" w:eastAsiaTheme="majorHAnsi" w:hAnsiTheme="majorHAnsi" w:hint="eastAsia"/>
        </w:rPr>
        <w:t>アイデンティティ管理システム</w:t>
      </w:r>
    </w:p>
    <w:p w14:paraId="7D148E80" w14:textId="41709BB3" w:rsidR="000B7E08" w:rsidRPr="002A1322" w:rsidRDefault="00AB33BF" w:rsidP="000B7E08">
      <w:pPr>
        <w:rPr>
          <w:color w:val="4472C4" w:themeColor="accent5"/>
        </w:rPr>
      </w:pPr>
      <w:r>
        <w:rPr>
          <w:rFonts w:asciiTheme="majorHAnsi" w:eastAsiaTheme="majorHAnsi" w:hAnsiTheme="majorHAnsi" w:hint="eastAsia"/>
          <w:color w:val="4472C4" w:themeColor="accent5"/>
        </w:rPr>
        <w:t xml:space="preserve">　</w:t>
      </w:r>
      <w:r w:rsidR="000B7E08">
        <w:rPr>
          <w:rFonts w:hint="eastAsia"/>
          <w:color w:val="000000" w:themeColor="text1"/>
        </w:rPr>
        <w:t>本</w:t>
      </w:r>
      <w:r w:rsidR="000B7E08" w:rsidRPr="002A1322">
        <w:rPr>
          <w:rFonts w:hint="eastAsia"/>
          <w:color w:val="000000" w:themeColor="text1"/>
        </w:rPr>
        <w:t>実証プロジェクトにおいては利用できてい</w:t>
      </w:r>
      <w:r w:rsidR="00E0064E">
        <w:rPr>
          <w:rFonts w:hint="eastAsia"/>
          <w:color w:val="000000" w:themeColor="text1"/>
        </w:rPr>
        <w:t>ない</w:t>
      </w:r>
      <w:r w:rsidR="000B7E08" w:rsidRPr="002A1322">
        <w:rPr>
          <w:rFonts w:hint="eastAsia"/>
          <w:color w:val="000000" w:themeColor="text1"/>
        </w:rPr>
        <w:t>が</w:t>
      </w:r>
      <w:r w:rsidR="000B7E08">
        <w:rPr>
          <w:rFonts w:hint="eastAsia"/>
          <w:color w:val="000000" w:themeColor="text1"/>
        </w:rPr>
        <w:t>、「</w:t>
      </w:r>
      <w:r w:rsidR="000B7E08" w:rsidRPr="002A1322">
        <w:rPr>
          <w:rFonts w:hint="eastAsia"/>
          <w:color w:val="000000" w:themeColor="text1"/>
        </w:rPr>
        <w:t>G</w:t>
      </w:r>
      <w:r w:rsidR="000B7E08" w:rsidRPr="002A1322">
        <w:rPr>
          <w:rFonts w:hint="eastAsia"/>
          <w:color w:val="000000" w:themeColor="text1"/>
        </w:rPr>
        <w:t>ビズ</w:t>
      </w:r>
      <w:r w:rsidR="000B7E08" w:rsidRPr="002A1322">
        <w:rPr>
          <w:rFonts w:hint="eastAsia"/>
          <w:color w:val="000000" w:themeColor="text1"/>
        </w:rPr>
        <w:t xml:space="preserve">ID </w:t>
      </w:r>
      <w:r w:rsidR="000B7E08" w:rsidRPr="002A1322">
        <w:rPr>
          <w:rFonts w:hint="eastAsia"/>
          <w:color w:val="000000" w:themeColor="text1"/>
        </w:rPr>
        <w:t>（プライム／メンバー　アカウント）認証連携</w:t>
      </w:r>
      <w:r w:rsidR="000B7E08">
        <w:rPr>
          <w:rFonts w:hint="eastAsia"/>
          <w:color w:val="000000" w:themeColor="text1"/>
        </w:rPr>
        <w:t>」を</w:t>
      </w:r>
      <w:r w:rsidR="000B7E08" w:rsidRPr="002A1322">
        <w:rPr>
          <w:rFonts w:hint="eastAsia"/>
          <w:color w:val="000000" w:themeColor="text1"/>
        </w:rPr>
        <w:t>活用する想定</w:t>
      </w:r>
      <w:r w:rsidR="000B7E08">
        <w:rPr>
          <w:rFonts w:hint="eastAsia"/>
          <w:color w:val="000000" w:themeColor="text1"/>
        </w:rPr>
        <w:t>とする。</w:t>
      </w:r>
    </w:p>
    <w:p w14:paraId="18ABC707" w14:textId="77777777" w:rsidR="000B7E08" w:rsidRPr="002A1322" w:rsidRDefault="000B7E08" w:rsidP="000B7E08">
      <w:pPr>
        <w:rPr>
          <w:color w:val="000000" w:themeColor="text1"/>
        </w:rPr>
      </w:pPr>
      <w:r w:rsidRPr="002A1322">
        <w:rPr>
          <w:rFonts w:hint="eastAsia"/>
          <w:color w:val="000000" w:themeColor="text1"/>
        </w:rPr>
        <w:t>※また、認証連携に付帯して、付加的な事業者アイデンティティ情報の取得元としては、</w:t>
      </w:r>
      <w:r w:rsidRPr="002A1322">
        <w:rPr>
          <w:rFonts w:hint="eastAsia"/>
          <w:color w:val="000000" w:themeColor="text1"/>
        </w:rPr>
        <w:t>G</w:t>
      </w:r>
      <w:r w:rsidRPr="002A1322">
        <w:rPr>
          <w:rFonts w:hint="eastAsia"/>
          <w:color w:val="000000" w:themeColor="text1"/>
        </w:rPr>
        <w:t>ビズ</w:t>
      </w:r>
      <w:r w:rsidRPr="002A1322">
        <w:rPr>
          <w:rFonts w:hint="eastAsia"/>
          <w:color w:val="000000" w:themeColor="text1"/>
        </w:rPr>
        <w:t>ID</w:t>
      </w:r>
      <w:r w:rsidRPr="002A1322">
        <w:rPr>
          <w:rFonts w:hint="eastAsia"/>
          <w:color w:val="000000" w:themeColor="text1"/>
        </w:rPr>
        <w:t>を介しての</w:t>
      </w:r>
      <w:proofErr w:type="spellStart"/>
      <w:r w:rsidRPr="002A1322">
        <w:rPr>
          <w:rFonts w:hint="eastAsia"/>
          <w:color w:val="000000" w:themeColor="text1"/>
        </w:rPr>
        <w:t>gBizINFO</w:t>
      </w:r>
      <w:proofErr w:type="spellEnd"/>
      <w:r w:rsidRPr="002A1322">
        <w:rPr>
          <w:rFonts w:hint="eastAsia"/>
          <w:color w:val="000000" w:themeColor="text1"/>
        </w:rPr>
        <w:t>等を</w:t>
      </w:r>
      <w:r w:rsidRPr="002A1322">
        <w:rPr>
          <w:rFonts w:hint="eastAsia"/>
          <w:color w:val="000000" w:themeColor="text1"/>
        </w:rPr>
        <w:t>IIA(Identity Information Authority)</w:t>
      </w:r>
      <w:r w:rsidRPr="002A1322">
        <w:rPr>
          <w:rFonts w:hint="eastAsia"/>
          <w:color w:val="000000" w:themeColor="text1"/>
        </w:rPr>
        <w:t>としての活用</w:t>
      </w:r>
      <w:r>
        <w:rPr>
          <w:rFonts w:hint="eastAsia"/>
          <w:color w:val="000000" w:themeColor="text1"/>
        </w:rPr>
        <w:t>を</w:t>
      </w:r>
      <w:r w:rsidRPr="002A1322">
        <w:rPr>
          <w:rFonts w:hint="eastAsia"/>
          <w:color w:val="000000" w:themeColor="text1"/>
        </w:rPr>
        <w:t>検討</w:t>
      </w:r>
      <w:r>
        <w:rPr>
          <w:rFonts w:hint="eastAsia"/>
          <w:color w:val="000000" w:themeColor="text1"/>
        </w:rPr>
        <w:t>する</w:t>
      </w:r>
      <w:r w:rsidRPr="002A1322">
        <w:rPr>
          <w:rFonts w:hint="eastAsia"/>
          <w:color w:val="000000" w:themeColor="text1"/>
        </w:rPr>
        <w:t>。</w:t>
      </w:r>
    </w:p>
    <w:p w14:paraId="10FF1B35" w14:textId="77777777" w:rsidR="000B7E08" w:rsidRPr="002A1322" w:rsidRDefault="000B7E08" w:rsidP="000B7E08">
      <w:pPr>
        <w:rPr>
          <w:color w:val="000000" w:themeColor="text1"/>
        </w:rPr>
      </w:pPr>
      <w:r w:rsidRPr="002A1322">
        <w:rPr>
          <w:rFonts w:hint="eastAsia"/>
          <w:color w:val="000000" w:themeColor="text1"/>
        </w:rPr>
        <w:t>※なお、実証プロジェクト時点においては、</w:t>
      </w:r>
      <w:r w:rsidRPr="002A1322">
        <w:rPr>
          <w:rFonts w:hint="eastAsia"/>
          <w:color w:val="000000" w:themeColor="text1"/>
        </w:rPr>
        <w:t>DID</w:t>
      </w:r>
      <w:r w:rsidRPr="002A1322">
        <w:rPr>
          <w:rFonts w:hint="eastAsia"/>
          <w:color w:val="000000" w:themeColor="text1"/>
        </w:rPr>
        <w:t>と</w:t>
      </w:r>
      <w:r w:rsidRPr="002A1322">
        <w:rPr>
          <w:rFonts w:hint="eastAsia"/>
          <w:color w:val="000000" w:themeColor="text1"/>
        </w:rPr>
        <w:t>DNS</w:t>
      </w:r>
      <w:r w:rsidRPr="002A1322">
        <w:rPr>
          <w:rFonts w:hint="eastAsia"/>
          <w:color w:val="000000" w:themeColor="text1"/>
        </w:rPr>
        <w:t>のバインディングが担保されている前提とおいた上で、実証</w:t>
      </w:r>
      <w:r>
        <w:rPr>
          <w:rFonts w:hint="eastAsia"/>
          <w:color w:val="000000" w:themeColor="text1"/>
        </w:rPr>
        <w:t>の</w:t>
      </w:r>
      <w:r w:rsidRPr="002A1322">
        <w:rPr>
          <w:rFonts w:hint="eastAsia"/>
          <w:color w:val="000000" w:themeColor="text1"/>
        </w:rPr>
        <w:t>便宜上、設計</w:t>
      </w:r>
      <w:r>
        <w:rPr>
          <w:rFonts w:hint="eastAsia"/>
          <w:color w:val="000000" w:themeColor="text1"/>
        </w:rPr>
        <w:t>の</w:t>
      </w:r>
      <w:r w:rsidRPr="002A1322">
        <w:rPr>
          <w:rFonts w:hint="eastAsia"/>
          <w:color w:val="000000" w:themeColor="text1"/>
        </w:rPr>
        <w:t>検討</w:t>
      </w:r>
      <w:r>
        <w:rPr>
          <w:rFonts w:hint="eastAsia"/>
          <w:color w:val="000000" w:themeColor="text1"/>
        </w:rPr>
        <w:t>を</w:t>
      </w:r>
      <w:r w:rsidRPr="002A1322">
        <w:rPr>
          <w:rFonts w:hint="eastAsia"/>
          <w:color w:val="000000" w:themeColor="text1"/>
        </w:rPr>
        <w:t>割愛</w:t>
      </w:r>
      <w:r>
        <w:rPr>
          <w:rFonts w:hint="eastAsia"/>
          <w:color w:val="000000" w:themeColor="text1"/>
        </w:rPr>
        <w:t>する</w:t>
      </w:r>
      <w:r w:rsidRPr="002A1322">
        <w:rPr>
          <w:rFonts w:hint="eastAsia"/>
          <w:color w:val="000000" w:themeColor="text1"/>
        </w:rPr>
        <w:t>。</w:t>
      </w:r>
    </w:p>
    <w:p w14:paraId="559032B6" w14:textId="77777777" w:rsidR="000B7E08" w:rsidRPr="00A06E26" w:rsidRDefault="000B7E08" w:rsidP="00F31F18">
      <w:pPr>
        <w:rPr>
          <w:rFonts w:asciiTheme="majorHAnsi" w:eastAsiaTheme="majorHAnsi" w:hAnsiTheme="majorHAnsi"/>
          <w:color w:val="4472C4" w:themeColor="accent5"/>
        </w:rPr>
      </w:pPr>
    </w:p>
    <w:p w14:paraId="4A68FAE6" w14:textId="08833AFC" w:rsidR="0059067B" w:rsidRPr="00A06E26" w:rsidRDefault="0059067B" w:rsidP="002035AF">
      <w:pPr>
        <w:pStyle w:val="a4"/>
        <w:numPr>
          <w:ilvl w:val="0"/>
          <w:numId w:val="4"/>
        </w:numPr>
        <w:ind w:leftChars="0"/>
        <w:rPr>
          <w:rFonts w:asciiTheme="majorHAnsi" w:eastAsiaTheme="majorHAnsi" w:hAnsiTheme="majorHAnsi"/>
        </w:rPr>
      </w:pPr>
      <w:r w:rsidRPr="00A06E26">
        <w:rPr>
          <w:rFonts w:asciiTheme="majorHAnsi" w:eastAsiaTheme="majorHAnsi" w:hAnsiTheme="majorHAnsi" w:hint="eastAsia"/>
        </w:rPr>
        <w:t>アイデンティティグラフ</w:t>
      </w:r>
      <w:r w:rsidR="00E23DDC" w:rsidRPr="00A06E26">
        <w:rPr>
          <w:rFonts w:asciiTheme="majorHAnsi" w:eastAsiaTheme="majorHAnsi" w:hAnsiTheme="majorHAnsi" w:hint="eastAsia"/>
        </w:rPr>
        <w:t>として想定されるものは何か</w:t>
      </w:r>
    </w:p>
    <w:p w14:paraId="14EDED2B" w14:textId="31E3D8A0" w:rsidR="000B7E08" w:rsidRDefault="000B7E08" w:rsidP="000B7E08">
      <w:pPr>
        <w:ind w:firstLineChars="100" w:firstLine="210"/>
        <w:rPr>
          <w:color w:val="000000" w:themeColor="text1"/>
        </w:rPr>
      </w:pPr>
      <w:r>
        <w:rPr>
          <w:rFonts w:hint="eastAsia"/>
          <w:color w:val="000000" w:themeColor="text1"/>
        </w:rPr>
        <w:t>本</w:t>
      </w:r>
      <w:r w:rsidRPr="002A1322">
        <w:rPr>
          <w:rFonts w:hint="eastAsia"/>
          <w:color w:val="000000" w:themeColor="text1"/>
        </w:rPr>
        <w:t>実証プロジェクトにおいて</w:t>
      </w:r>
      <w:r>
        <w:rPr>
          <w:rFonts w:hint="eastAsia"/>
          <w:color w:val="000000" w:themeColor="text1"/>
        </w:rPr>
        <w:t>「</w:t>
      </w:r>
      <w:r w:rsidRPr="002A1322">
        <w:rPr>
          <w:rFonts w:hint="eastAsia"/>
          <w:color w:val="000000" w:themeColor="text1"/>
        </w:rPr>
        <w:t>G</w:t>
      </w:r>
      <w:r w:rsidRPr="002A1322">
        <w:rPr>
          <w:rFonts w:hint="eastAsia"/>
          <w:color w:val="000000" w:themeColor="text1"/>
        </w:rPr>
        <w:t>ビズ</w:t>
      </w:r>
      <w:r w:rsidRPr="002A1322">
        <w:rPr>
          <w:rFonts w:hint="eastAsia"/>
          <w:color w:val="000000" w:themeColor="text1"/>
        </w:rPr>
        <w:t xml:space="preserve">ID </w:t>
      </w:r>
      <w:r w:rsidRPr="002A1322">
        <w:rPr>
          <w:rFonts w:hint="eastAsia"/>
          <w:color w:val="000000" w:themeColor="text1"/>
        </w:rPr>
        <w:t>（プライム／メンバー　アカウント）認証連携</w:t>
      </w:r>
      <w:r>
        <w:rPr>
          <w:rFonts w:hint="eastAsia"/>
          <w:color w:val="000000" w:themeColor="text1"/>
        </w:rPr>
        <w:t>」をアイデンティティ管理システムとして</w:t>
      </w:r>
      <w:r w:rsidRPr="002A1322">
        <w:rPr>
          <w:rFonts w:hint="eastAsia"/>
          <w:color w:val="000000" w:themeColor="text1"/>
        </w:rPr>
        <w:t>利用</w:t>
      </w:r>
      <w:r>
        <w:rPr>
          <w:rFonts w:hint="eastAsia"/>
          <w:color w:val="000000" w:themeColor="text1"/>
        </w:rPr>
        <w:t>していないため、アイデンティティグラフとして本実証プロジェクト時のものと実ビジネスサービスを想定したものとで分けて示す。</w:t>
      </w:r>
      <w:r w:rsidR="00BA2A5B">
        <w:rPr>
          <w:rFonts w:hint="eastAsia"/>
          <w:color w:val="000000" w:themeColor="text1"/>
        </w:rPr>
        <w:t>また、</w:t>
      </w:r>
      <w:r w:rsidR="00BA2A5B" w:rsidRPr="00BA2A5B">
        <w:rPr>
          <w:rFonts w:hint="eastAsia"/>
          <w:color w:val="000000" w:themeColor="text1"/>
        </w:rPr>
        <w:t>アイデンティティと「文書」の関係性の表現を意識した形</w:t>
      </w:r>
      <w:r w:rsidR="00BA2A5B">
        <w:rPr>
          <w:rFonts w:hint="eastAsia"/>
          <w:color w:val="000000" w:themeColor="text1"/>
        </w:rPr>
        <w:t>の記載１と、アイデンティティ間の関係性に焦点をあてた記載２の両</w:t>
      </w:r>
      <w:r w:rsidR="00BA2A5B" w:rsidRPr="00BA2A5B">
        <w:rPr>
          <w:rFonts w:hint="eastAsia"/>
          <w:color w:val="000000" w:themeColor="text1"/>
        </w:rPr>
        <w:t>記する。</w:t>
      </w:r>
    </w:p>
    <w:p w14:paraId="06B04EF6" w14:textId="77777777" w:rsidR="000B7E08" w:rsidRDefault="000B7E08" w:rsidP="000B7E08">
      <w:pPr>
        <w:rPr>
          <w:color w:val="000000" w:themeColor="text1"/>
        </w:rPr>
      </w:pPr>
      <w:r>
        <w:rPr>
          <w:rFonts w:hint="eastAsia"/>
          <w:color w:val="000000" w:themeColor="text1"/>
        </w:rPr>
        <w:t>各アイデンティティグラフを下記に示す。</w:t>
      </w:r>
    </w:p>
    <w:p w14:paraId="34D1D9A8" w14:textId="77777777" w:rsidR="000B7E08" w:rsidRDefault="000B7E08" w:rsidP="000B7E08">
      <w:pPr>
        <w:rPr>
          <w:color w:val="000000" w:themeColor="text1"/>
        </w:rPr>
      </w:pPr>
    </w:p>
    <w:p w14:paraId="7197D4E6" w14:textId="0101D729" w:rsidR="000B7E08" w:rsidRDefault="001A72F1" w:rsidP="002035AF">
      <w:pPr>
        <w:pStyle w:val="a4"/>
        <w:numPr>
          <w:ilvl w:val="0"/>
          <w:numId w:val="22"/>
        </w:numPr>
        <w:ind w:leftChars="0"/>
        <w:rPr>
          <w:color w:val="000000" w:themeColor="text1"/>
        </w:rPr>
      </w:pPr>
      <w:r>
        <w:rPr>
          <w:rFonts w:hint="eastAsia"/>
          <w:color w:val="000000" w:themeColor="text1"/>
        </w:rPr>
        <w:t>１．</w:t>
      </w:r>
      <w:r w:rsidR="000B7E08">
        <w:rPr>
          <w:rFonts w:hint="eastAsia"/>
          <w:color w:val="000000" w:themeColor="text1"/>
        </w:rPr>
        <w:t>本実証プロジェクト時のアイデンティティグラフ</w:t>
      </w:r>
    </w:p>
    <w:p w14:paraId="3EA802F5" w14:textId="77777777" w:rsidR="00FA0B16" w:rsidRPr="00FA0B16" w:rsidRDefault="00FA0B16" w:rsidP="00FA0B16">
      <w:pPr>
        <w:rPr>
          <w:color w:val="000000" w:themeColor="text1"/>
        </w:rPr>
      </w:pPr>
    </w:p>
    <w:p w14:paraId="4E9EA41F" w14:textId="4C1F3875" w:rsidR="00BA2A5B" w:rsidRDefault="00BA2A5B" w:rsidP="00BA2A5B">
      <w:pPr>
        <w:pStyle w:val="a4"/>
        <w:ind w:leftChars="0" w:left="420"/>
        <w:rPr>
          <w:color w:val="000000" w:themeColor="text1"/>
        </w:rPr>
      </w:pPr>
      <w:bookmarkStart w:id="736" w:name="_Hlk126824934"/>
      <w:r>
        <w:rPr>
          <w:rFonts w:hint="eastAsia"/>
          <w:color w:val="000000" w:themeColor="text1"/>
        </w:rPr>
        <w:t>＜記載１＞</w:t>
      </w:r>
      <w:r w:rsidRPr="00BA2A5B">
        <w:rPr>
          <w:rFonts w:hint="eastAsia"/>
          <w:color w:val="000000" w:themeColor="text1"/>
        </w:rPr>
        <w:t>アイデンティティ</w:t>
      </w:r>
      <w:r w:rsidR="000C51BE">
        <w:rPr>
          <w:rFonts w:hint="eastAsia"/>
          <w:color w:val="000000" w:themeColor="text1"/>
        </w:rPr>
        <w:t>間</w:t>
      </w:r>
      <w:r w:rsidRPr="00BA2A5B">
        <w:rPr>
          <w:rFonts w:hint="eastAsia"/>
          <w:color w:val="000000" w:themeColor="text1"/>
        </w:rPr>
        <w:t>の関係性</w:t>
      </w:r>
      <w:r w:rsidR="000C51BE">
        <w:rPr>
          <w:rFonts w:hint="eastAsia"/>
          <w:color w:val="000000" w:themeColor="text1"/>
        </w:rPr>
        <w:t>だけではなく、</w:t>
      </w:r>
      <w:r w:rsidR="000C51BE">
        <w:rPr>
          <w:rFonts w:hint="eastAsia"/>
          <w:color w:val="000000" w:themeColor="text1"/>
        </w:rPr>
        <w:t>VC</w:t>
      </w:r>
      <w:r w:rsidR="000C51BE">
        <w:rPr>
          <w:rFonts w:hint="eastAsia"/>
          <w:color w:val="000000" w:themeColor="text1"/>
        </w:rPr>
        <w:t>との関係性も含めた表現</w:t>
      </w:r>
    </w:p>
    <w:bookmarkEnd w:id="736"/>
    <w:p w14:paraId="346F9E7F" w14:textId="35A3599E" w:rsidR="003C47EE" w:rsidRDefault="000D72DC" w:rsidP="003C47EE">
      <w:pPr>
        <w:rPr>
          <w:color w:val="000000" w:themeColor="text1"/>
        </w:rPr>
      </w:pPr>
      <w:r w:rsidRPr="000D72DC">
        <w:rPr>
          <w:noProof/>
        </w:rPr>
        <w:lastRenderedPageBreak/>
        <w:drawing>
          <wp:inline distT="0" distB="0" distL="0" distR="0" wp14:anchorId="018CF4AA" wp14:editId="4F5C1A38">
            <wp:extent cx="5400040" cy="323786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inline>
        </w:drawing>
      </w:r>
    </w:p>
    <w:p w14:paraId="21038369" w14:textId="4554ED25" w:rsidR="00FA0B16" w:rsidRPr="00A06E26" w:rsidRDefault="00FA0B16" w:rsidP="00FA0B16">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FA0B16">
        <w:t xml:space="preserve"> </w:t>
      </w:r>
      <w:r w:rsidRPr="00FA0B16">
        <w:rPr>
          <w:rFonts w:asciiTheme="majorHAnsi" w:eastAsiaTheme="majorHAnsi" w:hAnsiTheme="majorHAnsi" w:cs="Times New Roman" w:hint="eastAsia"/>
          <w:b/>
          <w:bCs/>
          <w:lang w:val="x-none"/>
        </w:rPr>
        <w:t>本実証プロジェクト時のアイデンティティグラフ</w:t>
      </w:r>
    </w:p>
    <w:p w14:paraId="3EB12E93" w14:textId="77777777" w:rsidR="003C47EE" w:rsidRPr="00FA0B16" w:rsidRDefault="003C47EE" w:rsidP="003C47EE">
      <w:pPr>
        <w:rPr>
          <w:color w:val="000000" w:themeColor="text1"/>
          <w:lang w:val="x-none"/>
        </w:rPr>
      </w:pPr>
    </w:p>
    <w:p w14:paraId="7A305A34" w14:textId="77777777" w:rsidR="000B7E08" w:rsidRPr="002A1322" w:rsidRDefault="000B7E08" w:rsidP="000B7E08">
      <w:pPr>
        <w:rPr>
          <w:color w:val="000000" w:themeColor="text1"/>
        </w:rPr>
      </w:pPr>
    </w:p>
    <w:p w14:paraId="2C017BF8" w14:textId="06DFC095" w:rsidR="000B7E08" w:rsidRDefault="001A72F1" w:rsidP="002035AF">
      <w:pPr>
        <w:pStyle w:val="a4"/>
        <w:numPr>
          <w:ilvl w:val="0"/>
          <w:numId w:val="22"/>
        </w:numPr>
        <w:ind w:leftChars="0"/>
        <w:rPr>
          <w:color w:val="000000" w:themeColor="text1"/>
        </w:rPr>
      </w:pPr>
      <w:r>
        <w:rPr>
          <w:rFonts w:hint="eastAsia"/>
          <w:color w:val="000000" w:themeColor="text1"/>
        </w:rPr>
        <w:t>２．</w:t>
      </w:r>
      <w:r w:rsidR="000B7E08">
        <w:rPr>
          <w:rFonts w:hint="eastAsia"/>
          <w:color w:val="000000" w:themeColor="text1"/>
        </w:rPr>
        <w:t>実ビジネスサービス想定時のアイデンティティグラフ</w:t>
      </w:r>
    </w:p>
    <w:p w14:paraId="50EBC1FC" w14:textId="77777777" w:rsidR="00FA0B16" w:rsidRDefault="00FA0B16" w:rsidP="002035AF">
      <w:pPr>
        <w:pStyle w:val="a4"/>
        <w:numPr>
          <w:ilvl w:val="0"/>
          <w:numId w:val="22"/>
        </w:numPr>
        <w:ind w:leftChars="0"/>
        <w:rPr>
          <w:color w:val="000000" w:themeColor="text1"/>
        </w:rPr>
      </w:pPr>
    </w:p>
    <w:p w14:paraId="7E485254" w14:textId="764D8F18" w:rsidR="001A72F1" w:rsidRDefault="001A72F1" w:rsidP="001A72F1">
      <w:pPr>
        <w:pStyle w:val="a4"/>
        <w:ind w:leftChars="0" w:left="420"/>
        <w:rPr>
          <w:color w:val="000000" w:themeColor="text1"/>
        </w:rPr>
      </w:pPr>
      <w:r w:rsidRPr="001A72F1">
        <w:rPr>
          <w:rFonts w:hint="eastAsia"/>
          <w:color w:val="000000" w:themeColor="text1"/>
        </w:rPr>
        <w:t>＜記載１＞</w:t>
      </w:r>
      <w:r w:rsidR="000C51BE" w:rsidRPr="00BA2A5B">
        <w:rPr>
          <w:rFonts w:hint="eastAsia"/>
          <w:color w:val="000000" w:themeColor="text1"/>
        </w:rPr>
        <w:t>アイデンティティ</w:t>
      </w:r>
      <w:r w:rsidR="000C51BE">
        <w:rPr>
          <w:rFonts w:hint="eastAsia"/>
          <w:color w:val="000000" w:themeColor="text1"/>
        </w:rPr>
        <w:t>間</w:t>
      </w:r>
      <w:r w:rsidR="000C51BE" w:rsidRPr="00BA2A5B">
        <w:rPr>
          <w:rFonts w:hint="eastAsia"/>
          <w:color w:val="000000" w:themeColor="text1"/>
        </w:rPr>
        <w:t>の関係性</w:t>
      </w:r>
      <w:r w:rsidR="000C51BE">
        <w:rPr>
          <w:rFonts w:hint="eastAsia"/>
          <w:color w:val="000000" w:themeColor="text1"/>
        </w:rPr>
        <w:t>だけではなく、</w:t>
      </w:r>
      <w:r w:rsidR="000C51BE">
        <w:rPr>
          <w:rFonts w:hint="eastAsia"/>
          <w:color w:val="000000" w:themeColor="text1"/>
        </w:rPr>
        <w:t>VC</w:t>
      </w:r>
      <w:r w:rsidR="000C51BE">
        <w:rPr>
          <w:rFonts w:hint="eastAsia"/>
          <w:color w:val="000000" w:themeColor="text1"/>
        </w:rPr>
        <w:t>との関係性も含めた表現</w:t>
      </w:r>
    </w:p>
    <w:p w14:paraId="00B6FB9F" w14:textId="77777777" w:rsidR="00FA0B16" w:rsidRDefault="00FA0B16" w:rsidP="001A72F1">
      <w:pPr>
        <w:pStyle w:val="a4"/>
        <w:ind w:leftChars="0" w:left="420"/>
        <w:rPr>
          <w:color w:val="000000" w:themeColor="text1"/>
        </w:rPr>
      </w:pPr>
    </w:p>
    <w:p w14:paraId="514667F9" w14:textId="6C1146D2" w:rsidR="001A72F1" w:rsidRPr="001A72F1" w:rsidRDefault="000D72DC" w:rsidP="001A72F1">
      <w:pPr>
        <w:rPr>
          <w:color w:val="000000" w:themeColor="text1"/>
        </w:rPr>
      </w:pPr>
      <w:r w:rsidRPr="000D72DC">
        <w:rPr>
          <w:rFonts w:hint="eastAsia"/>
          <w:noProof/>
        </w:rPr>
        <w:drawing>
          <wp:inline distT="0" distB="0" distL="0" distR="0" wp14:anchorId="37A073F0" wp14:editId="2C7D3BB1">
            <wp:extent cx="5400040" cy="303276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032760"/>
                    </a:xfrm>
                    <a:prstGeom prst="rect">
                      <a:avLst/>
                    </a:prstGeom>
                    <a:noFill/>
                    <a:ln>
                      <a:noFill/>
                    </a:ln>
                  </pic:spPr>
                </pic:pic>
              </a:graphicData>
            </a:graphic>
          </wp:inline>
        </w:drawing>
      </w:r>
    </w:p>
    <w:p w14:paraId="2B1D0B68" w14:textId="617AF1B3" w:rsidR="00FA0B16" w:rsidRPr="00A06E26" w:rsidRDefault="00FA0B16" w:rsidP="00FA0B16">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lastRenderedPageBreak/>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FA0B16">
        <w:rPr>
          <w:rFonts w:asciiTheme="majorHAnsi" w:eastAsiaTheme="majorHAnsi" w:hAnsiTheme="majorHAnsi" w:cs="Times New Roman" w:hint="eastAsia"/>
          <w:b/>
          <w:bCs/>
          <w:lang w:val="x-none"/>
        </w:rPr>
        <w:t>実ビジネスサービス想定時のアイデンティティグラフ</w:t>
      </w:r>
      <w:r>
        <w:rPr>
          <w:rFonts w:asciiTheme="majorHAnsi" w:eastAsiaTheme="majorHAnsi" w:hAnsiTheme="majorHAnsi" w:cs="Times New Roman" w:hint="eastAsia"/>
          <w:b/>
          <w:bCs/>
          <w:lang w:val="x-none"/>
        </w:rPr>
        <w:t>＜記載１＞</w:t>
      </w:r>
    </w:p>
    <w:p w14:paraId="6EFE4153" w14:textId="77777777" w:rsidR="00FA0B16" w:rsidRDefault="00FA0B16" w:rsidP="001A72F1">
      <w:pPr>
        <w:pStyle w:val="a4"/>
        <w:ind w:leftChars="0" w:left="420"/>
        <w:rPr>
          <w:color w:val="000000" w:themeColor="text1"/>
        </w:rPr>
      </w:pPr>
    </w:p>
    <w:p w14:paraId="5B6AEA95" w14:textId="1DF6DC0F" w:rsidR="001A72F1" w:rsidRDefault="001A72F1" w:rsidP="001A72F1">
      <w:pPr>
        <w:pStyle w:val="a4"/>
        <w:ind w:leftChars="0" w:left="420"/>
        <w:rPr>
          <w:color w:val="000000" w:themeColor="text1"/>
        </w:rPr>
      </w:pPr>
      <w:r>
        <w:rPr>
          <w:rFonts w:hint="eastAsia"/>
          <w:color w:val="000000" w:themeColor="text1"/>
        </w:rPr>
        <w:t>＜記載２＞</w:t>
      </w:r>
      <w:r w:rsidR="000C51BE">
        <w:rPr>
          <w:rFonts w:hint="eastAsia"/>
          <w:color w:val="000000" w:themeColor="text1"/>
        </w:rPr>
        <w:t>主に</w:t>
      </w:r>
      <w:r w:rsidRPr="001A72F1">
        <w:rPr>
          <w:rFonts w:hint="eastAsia"/>
          <w:color w:val="000000" w:themeColor="text1"/>
        </w:rPr>
        <w:t>アイデンティティ</w:t>
      </w:r>
      <w:r w:rsidR="000C51BE">
        <w:rPr>
          <w:rFonts w:hint="eastAsia"/>
          <w:color w:val="000000" w:themeColor="text1"/>
        </w:rPr>
        <w:t>間の</w:t>
      </w:r>
      <w:r w:rsidRPr="001A72F1">
        <w:rPr>
          <w:rFonts w:hint="eastAsia"/>
          <w:color w:val="000000" w:themeColor="text1"/>
        </w:rPr>
        <w:t>関係性に焦点を</w:t>
      </w:r>
      <w:r w:rsidR="000C51BE">
        <w:rPr>
          <w:rFonts w:hint="eastAsia"/>
          <w:color w:val="000000" w:themeColor="text1"/>
        </w:rPr>
        <w:t>おいた表現</w:t>
      </w:r>
      <w:r>
        <w:rPr>
          <w:rFonts w:hint="eastAsia"/>
          <w:color w:val="000000" w:themeColor="text1"/>
        </w:rPr>
        <w:t>。</w:t>
      </w:r>
    </w:p>
    <w:p w14:paraId="0046679D" w14:textId="0464404C" w:rsidR="00FA0B16" w:rsidRPr="00F71766" w:rsidDel="00990380" w:rsidRDefault="00FA0B16">
      <w:pPr>
        <w:rPr>
          <w:del w:id="737" w:author="岡本　俊一" w:date="2023-03-22T13:05:00Z"/>
          <w:color w:val="000000" w:themeColor="text1"/>
          <w:rPrChange w:id="738" w:author="岡本　俊一" w:date="2023-03-22T13:05:00Z">
            <w:rPr>
              <w:del w:id="739" w:author="岡本　俊一" w:date="2023-03-22T13:05:00Z"/>
            </w:rPr>
          </w:rPrChange>
        </w:rPr>
        <w:pPrChange w:id="740" w:author="岡本　俊一" w:date="2023-03-22T13:05:00Z">
          <w:pPr>
            <w:pStyle w:val="a4"/>
            <w:ind w:leftChars="0" w:left="420"/>
          </w:pPr>
        </w:pPrChange>
      </w:pPr>
    </w:p>
    <w:p w14:paraId="4FFDB554" w14:textId="0D7D45CD" w:rsidR="000B7E08" w:rsidRDefault="00E93A6C" w:rsidP="00551E62">
      <w:pPr>
        <w:rPr>
          <w:color w:val="000000" w:themeColor="text1"/>
        </w:rPr>
      </w:pPr>
      <w:commentRangeStart w:id="741"/>
      <w:commentRangeStart w:id="742"/>
      <w:commentRangeStart w:id="743"/>
      <w:ins w:id="744" w:author="岡本　俊一" w:date="2023-03-22T13:03:00Z">
        <w:r w:rsidRPr="00E93A6C">
          <w:rPr>
            <w:noProof/>
          </w:rPr>
          <w:drawing>
            <wp:inline distT="0" distB="0" distL="0" distR="0" wp14:anchorId="5B988EBC" wp14:editId="28DE592A">
              <wp:extent cx="5400040" cy="3045460"/>
              <wp:effectExtent l="0" t="0" r="0" b="254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045460"/>
                      </a:xfrm>
                      <a:prstGeom prst="rect">
                        <a:avLst/>
                      </a:prstGeom>
                      <a:noFill/>
                      <a:ln>
                        <a:noFill/>
                      </a:ln>
                    </pic:spPr>
                  </pic:pic>
                </a:graphicData>
              </a:graphic>
            </wp:inline>
          </w:drawing>
        </w:r>
      </w:ins>
      <w:del w:id="745" w:author="岡本　俊一" w:date="2023-03-22T13:02:00Z">
        <w:r w:rsidR="000D72DC" w:rsidRPr="000D72DC" w:rsidDel="00354BCE">
          <w:rPr>
            <w:rFonts w:hint="eastAsia"/>
            <w:noProof/>
          </w:rPr>
          <w:drawing>
            <wp:inline distT="0" distB="0" distL="0" distR="0" wp14:anchorId="59B57E97" wp14:editId="55B82A67">
              <wp:extent cx="5400040" cy="30384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del>
      <w:commentRangeEnd w:id="741"/>
      <w:r w:rsidR="00C846D9">
        <w:rPr>
          <w:rStyle w:val="ac"/>
        </w:rPr>
        <w:commentReference w:id="741"/>
      </w:r>
      <w:commentRangeEnd w:id="742"/>
      <w:r w:rsidR="00EB1691">
        <w:rPr>
          <w:rStyle w:val="ac"/>
        </w:rPr>
        <w:commentReference w:id="742"/>
      </w:r>
      <w:commentRangeEnd w:id="743"/>
      <w:r w:rsidR="00E725FB">
        <w:rPr>
          <w:rStyle w:val="ac"/>
        </w:rPr>
        <w:commentReference w:id="743"/>
      </w:r>
    </w:p>
    <w:p w14:paraId="09E9B07A" w14:textId="57204944" w:rsidR="00990380" w:rsidRDefault="00990380" w:rsidP="00990380">
      <w:pPr>
        <w:adjustRightInd w:val="0"/>
        <w:snapToGrid w:val="0"/>
        <w:rPr>
          <w:ins w:id="746" w:author="岡本　俊一" w:date="2023-03-22T13:06:00Z"/>
          <w:rFonts w:asciiTheme="majorHAnsi" w:eastAsiaTheme="majorHAnsi" w:hAnsiTheme="majorHAnsi" w:cs="Times New Roman"/>
          <w:b/>
          <w:bCs/>
          <w:lang w:val="x-none" w:eastAsia="x-none"/>
        </w:rPr>
      </w:pPr>
    </w:p>
    <w:p w14:paraId="29088CC9" w14:textId="77777777" w:rsidR="00990380" w:rsidRDefault="00990380">
      <w:pPr>
        <w:adjustRightInd w:val="0"/>
        <w:snapToGrid w:val="0"/>
        <w:rPr>
          <w:ins w:id="747" w:author="岡本　俊一" w:date="2023-03-22T13:06:00Z"/>
          <w:rFonts w:asciiTheme="majorHAnsi" w:eastAsiaTheme="majorHAnsi" w:hAnsiTheme="majorHAnsi" w:cs="Times New Roman"/>
          <w:b/>
          <w:bCs/>
          <w:lang w:val="x-none" w:eastAsia="x-none"/>
        </w:rPr>
        <w:pPrChange w:id="748" w:author="岡本　俊一" w:date="2023-03-22T13:06:00Z">
          <w:pPr>
            <w:adjustRightInd w:val="0"/>
            <w:snapToGrid w:val="0"/>
            <w:jc w:val="center"/>
          </w:pPr>
        </w:pPrChange>
      </w:pPr>
    </w:p>
    <w:p w14:paraId="71419A85" w14:textId="72F7078D" w:rsidR="00FA0B16" w:rsidRPr="00A06E26" w:rsidRDefault="00FA0B16" w:rsidP="00FA0B16">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FA0B16">
        <w:rPr>
          <w:rFonts w:asciiTheme="majorHAnsi" w:eastAsiaTheme="majorHAnsi" w:hAnsiTheme="majorHAnsi" w:cs="Times New Roman" w:hint="eastAsia"/>
          <w:b/>
          <w:bCs/>
          <w:lang w:val="x-none"/>
        </w:rPr>
        <w:t>実ビジネスサービス想定時のアイデンティティグラフ＜記載</w:t>
      </w:r>
      <w:r>
        <w:rPr>
          <w:rFonts w:asciiTheme="majorHAnsi" w:eastAsiaTheme="majorHAnsi" w:hAnsiTheme="majorHAnsi" w:cs="Times New Roman" w:hint="eastAsia"/>
          <w:b/>
          <w:bCs/>
          <w:lang w:val="x-none"/>
        </w:rPr>
        <w:t>２</w:t>
      </w:r>
      <w:r w:rsidRPr="00FA0B16">
        <w:rPr>
          <w:rFonts w:asciiTheme="majorHAnsi" w:eastAsiaTheme="majorHAnsi" w:hAnsiTheme="majorHAnsi" w:cs="Times New Roman" w:hint="eastAsia"/>
          <w:b/>
          <w:bCs/>
          <w:lang w:val="x-none"/>
        </w:rPr>
        <w:t>＞</w:t>
      </w:r>
    </w:p>
    <w:p w14:paraId="1DFFA837" w14:textId="77777777" w:rsidR="000B7E08" w:rsidRPr="00FA0B16" w:rsidRDefault="000B7E08" w:rsidP="00F31F18">
      <w:pPr>
        <w:rPr>
          <w:rFonts w:asciiTheme="majorHAnsi" w:eastAsiaTheme="majorHAnsi" w:hAnsiTheme="majorHAnsi"/>
          <w:color w:val="4472C4" w:themeColor="accent5"/>
          <w:lang w:val="x-none"/>
        </w:rPr>
      </w:pPr>
    </w:p>
    <w:p w14:paraId="5F8A4C81" w14:textId="16842E12"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749" w:name="_Toc128560529"/>
      <w:r w:rsidRPr="00A06E26">
        <w:rPr>
          <w:rFonts w:hint="eastAsia"/>
        </w:rPr>
        <w:t>ノード</w:t>
      </w:r>
      <w:bookmarkEnd w:id="749"/>
    </w:p>
    <w:p w14:paraId="520C2CFA" w14:textId="1047D34C" w:rsidR="00094946" w:rsidRPr="00A06E26" w:rsidRDefault="00094946" w:rsidP="002035AF">
      <w:pPr>
        <w:pStyle w:val="a4"/>
        <w:numPr>
          <w:ilvl w:val="0"/>
          <w:numId w:val="5"/>
        </w:numPr>
        <w:ind w:leftChars="0"/>
        <w:rPr>
          <w:rFonts w:asciiTheme="majorHAnsi" w:eastAsiaTheme="majorHAnsi" w:hAnsiTheme="majorHAnsi"/>
        </w:rPr>
      </w:pPr>
      <w:del w:id="750" w:author="宮島　一樹" w:date="2023-03-23T18:50:00Z">
        <w:r w:rsidRPr="00A06E26" w:rsidDel="007C5875">
          <w:rPr>
            <w:rFonts w:asciiTheme="majorHAnsi" w:eastAsiaTheme="majorHAnsi" w:hAnsiTheme="majorHAnsi" w:hint="eastAsia"/>
          </w:rPr>
          <w:delText>Wallet</w:delText>
        </w:r>
      </w:del>
      <w:ins w:id="751" w:author="宮島　一樹" w:date="2023-03-23T18:50:00Z">
        <w:r w:rsidR="007C5875">
          <w:rPr>
            <w:rFonts w:asciiTheme="majorHAnsi" w:eastAsiaTheme="majorHAnsi" w:hAnsiTheme="majorHAnsi" w:hint="eastAsia"/>
          </w:rPr>
          <w:t>Wallet</w:t>
        </w:r>
      </w:ins>
      <w:r w:rsidRPr="00A06E26">
        <w:rPr>
          <w:rFonts w:asciiTheme="majorHAnsi" w:eastAsiaTheme="majorHAnsi" w:hAnsiTheme="majorHAnsi" w:hint="eastAsia"/>
        </w:rPr>
        <w:t>の使用有無</w:t>
      </w:r>
    </w:p>
    <w:p w14:paraId="4A886C78" w14:textId="695EC046" w:rsidR="009C01A3" w:rsidRPr="004A7D16" w:rsidRDefault="004A7D16" w:rsidP="008F1230">
      <w:pPr>
        <w:ind w:firstLineChars="200" w:firstLine="420"/>
        <w:rPr>
          <w:rFonts w:asciiTheme="majorHAnsi" w:eastAsiaTheme="majorHAnsi" w:hAnsiTheme="majorHAnsi"/>
          <w:color w:val="000000" w:themeColor="text1"/>
        </w:rPr>
      </w:pPr>
      <w:commentRangeStart w:id="752"/>
      <w:r w:rsidRPr="004A7D16">
        <w:rPr>
          <w:rFonts w:asciiTheme="majorHAnsi" w:eastAsiaTheme="majorHAnsi" w:hAnsiTheme="majorHAnsi" w:hint="eastAsia"/>
          <w:color w:val="000000" w:themeColor="text1"/>
        </w:rPr>
        <w:t>公開鍵の基盤として、</w:t>
      </w:r>
      <w:r w:rsidR="00607B45">
        <w:rPr>
          <w:rFonts w:asciiTheme="majorHAnsi" w:eastAsiaTheme="majorHAnsi" w:hAnsiTheme="majorHAnsi" w:hint="eastAsia"/>
          <w:color w:val="000000" w:themeColor="text1"/>
        </w:rPr>
        <w:t>M</w:t>
      </w:r>
      <w:r w:rsidR="00607B45">
        <w:rPr>
          <w:rFonts w:asciiTheme="majorHAnsi" w:eastAsiaTheme="majorHAnsi" w:hAnsiTheme="majorHAnsi"/>
          <w:color w:val="000000" w:themeColor="text1"/>
        </w:rPr>
        <w:t>icrosoft</w:t>
      </w:r>
      <w:r w:rsidR="00607B45">
        <w:rPr>
          <w:rFonts w:asciiTheme="majorHAnsi" w:eastAsiaTheme="majorHAnsi" w:hAnsiTheme="majorHAnsi" w:hint="eastAsia"/>
          <w:color w:val="000000" w:themeColor="text1"/>
        </w:rPr>
        <w:t>社</w:t>
      </w:r>
      <w:r w:rsidRPr="004A7D16">
        <w:rPr>
          <w:rFonts w:asciiTheme="majorHAnsi" w:eastAsiaTheme="majorHAnsi" w:hAnsiTheme="majorHAnsi" w:hint="eastAsia"/>
          <w:color w:val="000000" w:themeColor="text1"/>
        </w:rPr>
        <w:t>が公開しているION</w:t>
      </w:r>
      <w:r w:rsidR="00555DDF">
        <w:rPr>
          <w:rFonts w:asciiTheme="majorHAnsi" w:eastAsiaTheme="majorHAnsi" w:hAnsiTheme="majorHAnsi" w:hint="eastAsia"/>
          <w:color w:val="000000" w:themeColor="text1"/>
        </w:rPr>
        <w:t>（I</w:t>
      </w:r>
      <w:r w:rsidR="00555DDF">
        <w:rPr>
          <w:rFonts w:asciiTheme="majorHAnsi" w:eastAsiaTheme="majorHAnsi" w:hAnsiTheme="majorHAnsi"/>
          <w:color w:val="000000" w:themeColor="text1"/>
        </w:rPr>
        <w:t>dentity Overlay Network</w:t>
      </w:r>
      <w:r w:rsidR="00555DDF">
        <w:rPr>
          <w:rFonts w:asciiTheme="majorHAnsi" w:eastAsiaTheme="majorHAnsi" w:hAnsiTheme="majorHAnsi" w:hint="eastAsia"/>
          <w:color w:val="000000" w:themeColor="text1"/>
        </w:rPr>
        <w:t>）</w:t>
      </w:r>
      <w:r w:rsidRPr="004A7D16">
        <w:rPr>
          <w:rFonts w:asciiTheme="majorHAnsi" w:eastAsiaTheme="majorHAnsi" w:hAnsiTheme="majorHAnsi" w:hint="eastAsia"/>
          <w:color w:val="000000" w:themeColor="text1"/>
        </w:rPr>
        <w:t>を採用</w:t>
      </w:r>
      <w:r w:rsidR="00AB33BF">
        <w:rPr>
          <w:rFonts w:asciiTheme="majorHAnsi" w:eastAsiaTheme="majorHAnsi" w:hAnsiTheme="majorHAnsi" w:hint="eastAsia"/>
          <w:color w:val="000000" w:themeColor="text1"/>
        </w:rPr>
        <w:t>している</w:t>
      </w:r>
      <w:r w:rsidRPr="004A7D16">
        <w:rPr>
          <w:rFonts w:asciiTheme="majorHAnsi" w:eastAsiaTheme="majorHAnsi" w:hAnsiTheme="majorHAnsi" w:hint="eastAsia"/>
          <w:color w:val="000000" w:themeColor="text1"/>
        </w:rPr>
        <w:t>。</w:t>
      </w:r>
      <w:commentRangeEnd w:id="752"/>
      <w:r w:rsidR="00B766BE">
        <w:rPr>
          <w:rStyle w:val="ac"/>
        </w:rPr>
        <w:commentReference w:id="752"/>
      </w:r>
    </w:p>
    <w:p w14:paraId="4E6A6959" w14:textId="77777777" w:rsidR="000B7E08" w:rsidRPr="00A06E26" w:rsidRDefault="000B7E08" w:rsidP="00F31F18">
      <w:pPr>
        <w:rPr>
          <w:rFonts w:asciiTheme="majorHAnsi" w:eastAsiaTheme="majorHAnsi" w:hAnsiTheme="majorHAnsi"/>
          <w:color w:val="4472C4" w:themeColor="accent5"/>
        </w:rPr>
      </w:pPr>
    </w:p>
    <w:p w14:paraId="13028C06" w14:textId="6D0B36A1" w:rsidR="00094946" w:rsidRPr="00A06E26" w:rsidRDefault="00094946" w:rsidP="002035AF">
      <w:pPr>
        <w:pStyle w:val="a4"/>
        <w:numPr>
          <w:ilvl w:val="0"/>
          <w:numId w:val="5"/>
        </w:numPr>
        <w:ind w:leftChars="0"/>
        <w:rPr>
          <w:rFonts w:asciiTheme="majorHAnsi" w:eastAsiaTheme="majorHAnsi" w:hAnsiTheme="majorHAnsi"/>
        </w:rPr>
      </w:pPr>
      <w:r w:rsidRPr="00A06E26">
        <w:rPr>
          <w:rFonts w:asciiTheme="majorHAnsi" w:eastAsiaTheme="majorHAnsi" w:hAnsiTheme="majorHAnsi" w:hint="eastAsia"/>
        </w:rPr>
        <w:t>合意形成がされているか、されている場合その手段</w:t>
      </w:r>
    </w:p>
    <w:p w14:paraId="623BBC4B" w14:textId="3E646B12" w:rsidR="00094946" w:rsidRPr="00D57563" w:rsidRDefault="00D57563" w:rsidP="00F31F18">
      <w:pPr>
        <w:rPr>
          <w:rFonts w:asciiTheme="majorHAnsi" w:eastAsiaTheme="majorHAnsi" w:hAnsiTheme="majorHAnsi"/>
        </w:rPr>
      </w:pPr>
      <w:r w:rsidRPr="00D57563">
        <w:rPr>
          <w:rFonts w:asciiTheme="majorHAnsi" w:eastAsiaTheme="majorHAnsi" w:hAnsiTheme="majorHAnsi" w:hint="eastAsia"/>
        </w:rPr>
        <w:t xml:space="preserve">　</w:t>
      </w:r>
      <w:r w:rsidR="008F1230">
        <w:rPr>
          <w:rFonts w:asciiTheme="majorHAnsi" w:eastAsiaTheme="majorHAnsi" w:hAnsiTheme="majorHAnsi" w:hint="eastAsia"/>
        </w:rPr>
        <w:t xml:space="preserve">　</w:t>
      </w:r>
      <w:r w:rsidR="00F2369D" w:rsidRPr="00F2369D">
        <w:rPr>
          <w:rFonts w:asciiTheme="majorHAnsi" w:eastAsiaTheme="majorHAnsi" w:hAnsiTheme="majorHAnsi" w:hint="eastAsia"/>
        </w:rPr>
        <w:t>提示先の確認などを以て合意とみなしているため、明確に形成できる合意事項がない</w:t>
      </w:r>
      <w:r w:rsidR="00F2369D">
        <w:rPr>
          <w:rFonts w:asciiTheme="majorHAnsi" w:eastAsiaTheme="majorHAnsi" w:hAnsiTheme="majorHAnsi" w:hint="eastAsia"/>
        </w:rPr>
        <w:t>。</w:t>
      </w:r>
    </w:p>
    <w:p w14:paraId="700E434D" w14:textId="77777777" w:rsidR="00D57563" w:rsidRPr="00A06E26" w:rsidRDefault="00D57563" w:rsidP="00F31F18">
      <w:pPr>
        <w:rPr>
          <w:rFonts w:asciiTheme="majorHAnsi" w:eastAsiaTheme="majorHAnsi" w:hAnsiTheme="majorHAnsi"/>
          <w:color w:val="4472C4" w:themeColor="accent5"/>
        </w:rPr>
      </w:pPr>
    </w:p>
    <w:p w14:paraId="2B4EAE47" w14:textId="2916649D" w:rsidR="00094946" w:rsidRPr="00A06E26" w:rsidRDefault="00094946" w:rsidP="002035AF">
      <w:pPr>
        <w:pStyle w:val="a4"/>
        <w:numPr>
          <w:ilvl w:val="0"/>
          <w:numId w:val="5"/>
        </w:numPr>
        <w:ind w:leftChars="0"/>
        <w:rPr>
          <w:rFonts w:asciiTheme="majorHAnsi" w:eastAsiaTheme="majorHAnsi" w:hAnsiTheme="majorHAnsi"/>
        </w:rPr>
      </w:pPr>
      <w:r w:rsidRPr="00A06E26">
        <w:rPr>
          <w:rFonts w:asciiTheme="majorHAnsi" w:eastAsiaTheme="majorHAnsi" w:hAnsiTheme="majorHAnsi" w:hint="eastAsia"/>
        </w:rPr>
        <w:t>データのやり取りの記録場所</w:t>
      </w:r>
    </w:p>
    <w:p w14:paraId="0D03F69D" w14:textId="77777777" w:rsidR="008F1230" w:rsidRPr="008F1230" w:rsidRDefault="008F1230" w:rsidP="002035AF">
      <w:pPr>
        <w:pStyle w:val="a4"/>
        <w:numPr>
          <w:ilvl w:val="0"/>
          <w:numId w:val="6"/>
        </w:numPr>
        <w:ind w:leftChars="203" w:left="850" w:hangingChars="202" w:hanging="424"/>
        <w:rPr>
          <w:rFonts w:asciiTheme="majorHAnsi" w:eastAsiaTheme="majorHAnsi" w:hAnsiTheme="majorHAnsi"/>
        </w:rPr>
      </w:pPr>
      <w:r w:rsidRPr="008F1230">
        <w:rPr>
          <w:rFonts w:asciiTheme="majorHAnsi" w:eastAsiaTheme="majorHAnsi" w:hAnsiTheme="majorHAnsi" w:hint="eastAsia"/>
        </w:rPr>
        <w:t>法人用</w:t>
      </w:r>
      <w:r w:rsidRPr="008F1230">
        <w:rPr>
          <w:rFonts w:hint="eastAsia"/>
          <w:color w:val="000000" w:themeColor="text1"/>
        </w:rPr>
        <w:t>ウォレット</w:t>
      </w:r>
      <w:r w:rsidRPr="008F1230">
        <w:rPr>
          <w:rFonts w:asciiTheme="majorHAnsi" w:eastAsiaTheme="majorHAnsi" w:hAnsiTheme="majorHAnsi" w:hint="eastAsia"/>
        </w:rPr>
        <w:t xml:space="preserve"> </w:t>
      </w:r>
    </w:p>
    <w:p w14:paraId="6C18A82B" w14:textId="7CD221AA" w:rsidR="008F1230" w:rsidRPr="008F1230" w:rsidRDefault="008F1230" w:rsidP="008F1230">
      <w:pPr>
        <w:rPr>
          <w:rFonts w:asciiTheme="majorHAnsi" w:eastAsiaTheme="majorHAnsi" w:hAnsiTheme="majorHAnsi"/>
        </w:rPr>
      </w:pPr>
      <w:r w:rsidRPr="008F1230">
        <w:rPr>
          <w:rFonts w:asciiTheme="majorHAnsi" w:eastAsiaTheme="majorHAnsi" w:hAnsiTheme="majorHAnsi" w:hint="eastAsia"/>
        </w:rPr>
        <w:t xml:space="preserve"> </w:t>
      </w:r>
      <w:r>
        <w:rPr>
          <w:rFonts w:asciiTheme="majorHAnsi" w:eastAsiaTheme="majorHAnsi" w:hAnsiTheme="majorHAnsi" w:hint="eastAsia"/>
        </w:rPr>
        <w:t xml:space="preserve">　　　　　</w:t>
      </w:r>
      <w:r w:rsidRPr="008F1230">
        <w:rPr>
          <w:rFonts w:asciiTheme="majorHAnsi" w:eastAsiaTheme="majorHAnsi" w:hAnsiTheme="majorHAnsi" w:hint="eastAsia"/>
        </w:rPr>
        <w:t xml:space="preserve">- VCの受け取り、提示 </w:t>
      </w:r>
    </w:p>
    <w:p w14:paraId="08F8703C" w14:textId="77777777" w:rsidR="008F1230" w:rsidRPr="008F1230" w:rsidRDefault="008F1230" w:rsidP="002035AF">
      <w:pPr>
        <w:pStyle w:val="a4"/>
        <w:numPr>
          <w:ilvl w:val="0"/>
          <w:numId w:val="6"/>
        </w:numPr>
        <w:ind w:leftChars="203" w:left="850" w:hangingChars="202" w:hanging="424"/>
        <w:rPr>
          <w:rFonts w:asciiTheme="majorHAnsi" w:eastAsiaTheme="majorHAnsi" w:hAnsiTheme="majorHAnsi"/>
        </w:rPr>
      </w:pPr>
      <w:r w:rsidRPr="008F1230">
        <w:rPr>
          <w:rFonts w:asciiTheme="majorHAnsi" w:eastAsiaTheme="majorHAnsi" w:hAnsiTheme="majorHAnsi" w:hint="eastAsia"/>
        </w:rPr>
        <w:t>個人用</w:t>
      </w:r>
      <w:r w:rsidRPr="008F1230">
        <w:rPr>
          <w:rFonts w:hint="eastAsia"/>
          <w:color w:val="000000" w:themeColor="text1"/>
        </w:rPr>
        <w:t>ウォレット</w:t>
      </w:r>
      <w:r w:rsidRPr="008F1230">
        <w:rPr>
          <w:rFonts w:asciiTheme="majorHAnsi" w:eastAsiaTheme="majorHAnsi" w:hAnsiTheme="majorHAnsi" w:hint="eastAsia"/>
        </w:rPr>
        <w:t xml:space="preserve"> </w:t>
      </w:r>
    </w:p>
    <w:p w14:paraId="3DF675F4" w14:textId="15F9D4E6" w:rsidR="008F1230" w:rsidRPr="008F1230" w:rsidRDefault="008F1230" w:rsidP="008F1230">
      <w:pPr>
        <w:rPr>
          <w:rFonts w:asciiTheme="majorHAnsi" w:eastAsiaTheme="majorHAnsi" w:hAnsiTheme="majorHAnsi"/>
        </w:rPr>
      </w:pPr>
      <w:r w:rsidRPr="008F1230">
        <w:rPr>
          <w:rFonts w:asciiTheme="majorHAnsi" w:eastAsiaTheme="majorHAnsi" w:hAnsiTheme="majorHAnsi" w:hint="eastAsia"/>
        </w:rPr>
        <w:t xml:space="preserve"> </w:t>
      </w:r>
      <w:r>
        <w:rPr>
          <w:rFonts w:asciiTheme="majorHAnsi" w:eastAsiaTheme="majorHAnsi" w:hAnsiTheme="majorHAnsi" w:hint="eastAsia"/>
        </w:rPr>
        <w:t xml:space="preserve">　　　　　</w:t>
      </w:r>
      <w:r w:rsidRPr="008F1230">
        <w:rPr>
          <w:rFonts w:asciiTheme="majorHAnsi" w:eastAsiaTheme="majorHAnsi" w:hAnsiTheme="majorHAnsi" w:hint="eastAsia"/>
        </w:rPr>
        <w:t xml:space="preserve">- VCの受け取り、提示 </w:t>
      </w:r>
    </w:p>
    <w:p w14:paraId="3317E869" w14:textId="77777777" w:rsidR="008F1230" w:rsidRPr="008F1230" w:rsidRDefault="008F1230" w:rsidP="002035AF">
      <w:pPr>
        <w:pStyle w:val="a4"/>
        <w:numPr>
          <w:ilvl w:val="0"/>
          <w:numId w:val="6"/>
        </w:numPr>
        <w:ind w:leftChars="203" w:left="850" w:hangingChars="202" w:hanging="424"/>
        <w:rPr>
          <w:rFonts w:asciiTheme="majorHAnsi" w:eastAsiaTheme="majorHAnsi" w:hAnsiTheme="majorHAnsi"/>
        </w:rPr>
      </w:pPr>
      <w:r w:rsidRPr="008F1230">
        <w:rPr>
          <w:rFonts w:asciiTheme="majorHAnsi" w:eastAsiaTheme="majorHAnsi" w:hAnsiTheme="majorHAnsi" w:hint="eastAsia"/>
        </w:rPr>
        <w:t xml:space="preserve">VC発行基盤（Microsoft Azure） </w:t>
      </w:r>
    </w:p>
    <w:p w14:paraId="373BC4A9" w14:textId="1A86BF45" w:rsidR="008F1230" w:rsidRPr="008F1230" w:rsidRDefault="008F1230" w:rsidP="008F1230">
      <w:pPr>
        <w:rPr>
          <w:rFonts w:asciiTheme="majorHAnsi" w:eastAsiaTheme="majorHAnsi" w:hAnsiTheme="majorHAnsi"/>
        </w:rPr>
      </w:pPr>
      <w:r w:rsidRPr="008F1230">
        <w:rPr>
          <w:rFonts w:asciiTheme="majorHAnsi" w:eastAsiaTheme="majorHAnsi" w:hAnsiTheme="majorHAnsi" w:hint="eastAsia"/>
        </w:rPr>
        <w:lastRenderedPageBreak/>
        <w:t xml:space="preserve"> </w:t>
      </w:r>
      <w:r>
        <w:rPr>
          <w:rFonts w:asciiTheme="majorHAnsi" w:eastAsiaTheme="majorHAnsi" w:hAnsiTheme="majorHAnsi" w:hint="eastAsia"/>
        </w:rPr>
        <w:t xml:space="preserve">　　　　　</w:t>
      </w:r>
      <w:r w:rsidRPr="008F1230">
        <w:rPr>
          <w:rFonts w:asciiTheme="majorHAnsi" w:eastAsiaTheme="majorHAnsi" w:hAnsiTheme="majorHAnsi" w:hint="eastAsia"/>
        </w:rPr>
        <w:t>- VCの発行</w:t>
      </w:r>
    </w:p>
    <w:p w14:paraId="0AF449EF" w14:textId="77777777" w:rsidR="008F1230" w:rsidRPr="008F1230" w:rsidRDefault="008F1230" w:rsidP="008F1230">
      <w:pPr>
        <w:rPr>
          <w:rFonts w:asciiTheme="majorHAnsi" w:eastAsiaTheme="majorHAnsi" w:hAnsiTheme="majorHAnsi"/>
        </w:rPr>
      </w:pPr>
    </w:p>
    <w:p w14:paraId="3D1130ED" w14:textId="77777777" w:rsidR="008F1230" w:rsidRP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データ：VCの発行・検証プロセスにおけるトランザクション情報</w:t>
      </w:r>
    </w:p>
    <w:p w14:paraId="578EC1A6" w14:textId="77777777" w:rsidR="008F1230" w:rsidRP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記録先：VC発行基盤 [Microsoft Azure]</w:t>
      </w:r>
    </w:p>
    <w:p w14:paraId="1AA7D712" w14:textId="77777777" w:rsidR="008F1230" w:rsidRPr="008F1230" w:rsidRDefault="008F1230" w:rsidP="008F1230">
      <w:pPr>
        <w:rPr>
          <w:rFonts w:asciiTheme="majorHAnsi" w:eastAsiaTheme="majorHAnsi" w:hAnsiTheme="majorHAnsi"/>
        </w:rPr>
      </w:pPr>
    </w:p>
    <w:p w14:paraId="33F2983E" w14:textId="77777777" w:rsidR="008F1230" w:rsidRP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データ：発行されたVCの利用履歴（発行元および検証先）</w:t>
      </w:r>
    </w:p>
    <w:p w14:paraId="198199D1" w14:textId="7CC76008" w:rsid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記録先：法人用ウォレット, 個人用ウォレット</w:t>
      </w:r>
    </w:p>
    <w:p w14:paraId="57FE29EA" w14:textId="77777777" w:rsidR="008F1230" w:rsidRPr="00A06E26" w:rsidRDefault="008F1230" w:rsidP="00F31F18">
      <w:pPr>
        <w:rPr>
          <w:rFonts w:asciiTheme="majorHAnsi" w:eastAsiaTheme="majorHAnsi" w:hAnsiTheme="majorHAnsi"/>
        </w:rPr>
      </w:pPr>
    </w:p>
    <w:p w14:paraId="3FFE95FE" w14:textId="52A9E19D"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753" w:name="_Toc128560530"/>
      <w:commentRangeStart w:id="754"/>
      <w:r w:rsidRPr="00A06E26">
        <w:rPr>
          <w:rFonts w:hint="eastAsia"/>
        </w:rPr>
        <w:t>メッセージ</w:t>
      </w:r>
      <w:bookmarkEnd w:id="753"/>
      <w:commentRangeEnd w:id="754"/>
      <w:r w:rsidR="00B766BE">
        <w:rPr>
          <w:rStyle w:val="ac"/>
          <w:rFonts w:ascii="Century" w:eastAsiaTheme="minorEastAsia" w:hAnsi="Century" w:cs="Century"/>
        </w:rPr>
        <w:commentReference w:id="754"/>
      </w:r>
    </w:p>
    <w:p w14:paraId="4FB53583" w14:textId="3B7FA31F" w:rsidR="00094946" w:rsidRPr="00A06E26" w:rsidRDefault="00094946" w:rsidP="002035AF">
      <w:pPr>
        <w:pStyle w:val="a4"/>
        <w:numPr>
          <w:ilvl w:val="0"/>
          <w:numId w:val="7"/>
        </w:numPr>
        <w:ind w:leftChars="0"/>
        <w:rPr>
          <w:rFonts w:asciiTheme="majorHAnsi" w:eastAsiaTheme="majorHAnsi" w:hAnsiTheme="majorHAnsi"/>
        </w:rPr>
      </w:pPr>
      <w:r w:rsidRPr="00A06E26">
        <w:rPr>
          <w:rFonts w:asciiTheme="majorHAnsi" w:eastAsiaTheme="majorHAnsi" w:hAnsiTheme="majorHAnsi" w:hint="eastAsia"/>
        </w:rPr>
        <w:t>コネクションオリエンテッドかメッセージオリエンテッドか</w:t>
      </w:r>
    </w:p>
    <w:p w14:paraId="0A67ABEA" w14:textId="67FCAA4E" w:rsidR="00FB4CAF" w:rsidRDefault="002962CB" w:rsidP="002962CB">
      <w:pPr>
        <w:pStyle w:val="a4"/>
        <w:ind w:leftChars="0" w:left="420" w:firstLineChars="100" w:firstLine="210"/>
        <w:rPr>
          <w:ins w:id="755" w:author="岡本　俊一" w:date="2023-03-17T17:21:00Z"/>
          <w:rFonts w:asciiTheme="majorHAnsi" w:eastAsiaTheme="majorHAnsi" w:hAnsiTheme="majorHAnsi"/>
          <w:color w:val="000000" w:themeColor="text1"/>
        </w:rPr>
      </w:pPr>
      <w:r w:rsidRPr="002962CB">
        <w:rPr>
          <w:rFonts w:asciiTheme="majorHAnsi" w:eastAsiaTheme="majorHAnsi" w:hAnsiTheme="majorHAnsi" w:hint="eastAsia"/>
          <w:color w:val="000000" w:themeColor="text1"/>
        </w:rPr>
        <w:t>本システムにおいては、ノード間データ連携（VC連携）についてはOpenID　for VCを活用して連携している。VC連携以外のデータ連携が存在しておらず、メッセージオリエンテッドな疎結合なアーキテクチャのみで本システムを実装している。（実ビジネスサービス展開時においては、例えば外部アイデンティティ管理システム連携などに際して、OpenID　Connectなどの活用も発生しうるとは想定される）</w:t>
      </w:r>
    </w:p>
    <w:p w14:paraId="631E6413" w14:textId="1AE72C2A" w:rsidR="001853F6" w:rsidRDefault="001853F6" w:rsidP="002962CB">
      <w:pPr>
        <w:pStyle w:val="a4"/>
        <w:ind w:leftChars="0" w:left="420" w:firstLineChars="100" w:firstLine="210"/>
        <w:rPr>
          <w:ins w:id="756" w:author="岡本　俊一" w:date="2023-03-17T17:22:00Z"/>
          <w:rFonts w:asciiTheme="majorHAnsi" w:eastAsiaTheme="majorHAnsi" w:hAnsiTheme="majorHAnsi"/>
          <w:color w:val="000000" w:themeColor="text1"/>
        </w:rPr>
      </w:pPr>
      <w:ins w:id="757" w:author="岡本　俊一" w:date="2023-03-17T17:21:00Z">
        <w:r w:rsidRPr="001853F6">
          <w:rPr>
            <w:rFonts w:asciiTheme="majorHAnsi" w:eastAsiaTheme="majorHAnsi" w:hAnsiTheme="majorHAnsi" w:hint="eastAsia"/>
            <w:color w:val="000000" w:themeColor="text1"/>
          </w:rPr>
          <w:t>また、W3Cデータモデル準拠のVCを前提にしている為、VCのデジタル署名モデルに関わるメッセージ自体もメッセージオリエンテッドとなる。</w:t>
        </w:r>
      </w:ins>
    </w:p>
    <w:p w14:paraId="3196012E" w14:textId="77777777" w:rsidR="001853F6" w:rsidRPr="002962CB" w:rsidDel="001853F6" w:rsidRDefault="001853F6">
      <w:pPr>
        <w:pStyle w:val="a4"/>
        <w:ind w:leftChars="0"/>
        <w:rPr>
          <w:del w:id="758" w:author="岡本　俊一" w:date="2023-03-17T17:22:00Z"/>
          <w:rFonts w:asciiTheme="majorHAnsi" w:eastAsiaTheme="majorHAnsi" w:hAnsiTheme="majorHAnsi"/>
          <w:color w:val="000000" w:themeColor="text1"/>
        </w:rPr>
        <w:pPrChange w:id="759" w:author="岡本　俊一" w:date="2023-03-17T17:22:00Z">
          <w:pPr>
            <w:pStyle w:val="a4"/>
            <w:ind w:leftChars="0" w:left="420" w:firstLineChars="100" w:firstLine="210"/>
          </w:pPr>
        </w:pPrChange>
      </w:pPr>
    </w:p>
    <w:p w14:paraId="40D042EA" w14:textId="77777777" w:rsidR="001853F6" w:rsidRPr="001853F6" w:rsidRDefault="001853F6">
      <w:pPr>
        <w:pStyle w:val="a4"/>
        <w:rPr>
          <w:ins w:id="760" w:author="岡本　俊一" w:date="2023-03-17T17:22:00Z"/>
          <w:rFonts w:asciiTheme="majorHAnsi" w:eastAsiaTheme="majorHAnsi" w:hAnsiTheme="majorHAnsi"/>
          <w:color w:val="4472C4" w:themeColor="accent5"/>
        </w:rPr>
        <w:pPrChange w:id="761" w:author="岡本　俊一" w:date="2023-03-17T17:22:00Z">
          <w:pPr>
            <w:pStyle w:val="a4"/>
            <w:ind w:firstLineChars="100" w:firstLine="210"/>
          </w:pPr>
        </w:pPrChange>
      </w:pPr>
      <w:ins w:id="762" w:author="岡本　俊一" w:date="2023-03-17T17:22:00Z">
        <w:r w:rsidRPr="001853F6">
          <w:rPr>
            <w:rFonts w:asciiTheme="majorHAnsi" w:eastAsiaTheme="majorHAnsi" w:hAnsiTheme="majorHAnsi" w:hint="eastAsia"/>
            <w:color w:val="4472C4" w:themeColor="accent5"/>
          </w:rPr>
          <w:t>＜トランスポートにおけるメッセージオリエンテッド＞</w:t>
        </w:r>
      </w:ins>
    </w:p>
    <w:p w14:paraId="10A3D32B" w14:textId="77777777" w:rsidR="001853F6" w:rsidRPr="001853F6" w:rsidRDefault="001853F6" w:rsidP="001853F6">
      <w:pPr>
        <w:pStyle w:val="a4"/>
        <w:ind w:firstLineChars="100" w:firstLine="210"/>
        <w:rPr>
          <w:ins w:id="763" w:author="岡本　俊一" w:date="2023-03-17T17:22:00Z"/>
          <w:rFonts w:asciiTheme="majorHAnsi" w:eastAsiaTheme="majorHAnsi" w:hAnsiTheme="majorHAnsi"/>
          <w:color w:val="4472C4" w:themeColor="accent5"/>
        </w:rPr>
      </w:pPr>
      <w:ins w:id="764" w:author="岡本　俊一" w:date="2023-03-17T17:22:00Z">
        <w:r w:rsidRPr="001853F6">
          <w:rPr>
            <w:rFonts w:asciiTheme="majorHAnsi" w:eastAsiaTheme="majorHAnsi" w:hAnsiTheme="majorHAnsi" w:hint="eastAsia"/>
            <w:color w:val="4472C4" w:themeColor="accent5"/>
          </w:rPr>
          <w:t>- 証明書の取得[リクエスト+レスポンス]</w:t>
        </w:r>
      </w:ins>
    </w:p>
    <w:p w14:paraId="77E8C906" w14:textId="77777777" w:rsidR="001853F6" w:rsidRPr="001853F6" w:rsidRDefault="001853F6" w:rsidP="001853F6">
      <w:pPr>
        <w:pStyle w:val="a4"/>
        <w:ind w:firstLineChars="100" w:firstLine="210"/>
        <w:rPr>
          <w:ins w:id="765" w:author="岡本　俊一" w:date="2023-03-17T17:22:00Z"/>
          <w:rFonts w:asciiTheme="majorHAnsi" w:eastAsiaTheme="majorHAnsi" w:hAnsiTheme="majorHAnsi"/>
          <w:color w:val="4472C4" w:themeColor="accent5"/>
        </w:rPr>
      </w:pPr>
      <w:ins w:id="766" w:author="岡本　俊一" w:date="2023-03-17T17:22:00Z">
        <w:r w:rsidRPr="001853F6">
          <w:rPr>
            <w:rFonts w:asciiTheme="majorHAnsi" w:eastAsiaTheme="majorHAnsi" w:hAnsiTheme="majorHAnsi" w:hint="eastAsia"/>
            <w:color w:val="4472C4" w:themeColor="accent5"/>
          </w:rPr>
          <w:t>- 事業者VCを提示[リクエスト+レスポンス]</w:t>
        </w:r>
      </w:ins>
    </w:p>
    <w:p w14:paraId="3874D20F" w14:textId="77777777" w:rsidR="001853F6" w:rsidRPr="001853F6" w:rsidRDefault="001853F6" w:rsidP="001853F6">
      <w:pPr>
        <w:pStyle w:val="a4"/>
        <w:ind w:firstLineChars="100" w:firstLine="210"/>
        <w:rPr>
          <w:ins w:id="767" w:author="岡本　俊一" w:date="2023-03-17T17:22:00Z"/>
          <w:rFonts w:asciiTheme="majorHAnsi" w:eastAsiaTheme="majorHAnsi" w:hAnsiTheme="majorHAnsi"/>
          <w:color w:val="4472C4" w:themeColor="accent5"/>
        </w:rPr>
      </w:pPr>
      <w:ins w:id="768" w:author="岡本　俊一" w:date="2023-03-17T17:22:00Z">
        <w:r w:rsidRPr="001853F6">
          <w:rPr>
            <w:rFonts w:asciiTheme="majorHAnsi" w:eastAsiaTheme="majorHAnsi" w:hAnsiTheme="majorHAnsi" w:hint="eastAsia"/>
            <w:color w:val="4472C4" w:themeColor="accent5"/>
          </w:rPr>
          <w:t>- SW利用VCを発行[リクエスト+レスポンス]</w:t>
        </w:r>
      </w:ins>
    </w:p>
    <w:p w14:paraId="74AB4C0F" w14:textId="77777777" w:rsidR="001853F6" w:rsidRPr="001853F6" w:rsidRDefault="001853F6" w:rsidP="001853F6">
      <w:pPr>
        <w:pStyle w:val="a4"/>
        <w:ind w:firstLineChars="100" w:firstLine="210"/>
        <w:rPr>
          <w:ins w:id="769" w:author="岡本　俊一" w:date="2023-03-17T17:22:00Z"/>
          <w:rFonts w:asciiTheme="majorHAnsi" w:eastAsiaTheme="majorHAnsi" w:hAnsiTheme="majorHAnsi"/>
          <w:color w:val="4472C4" w:themeColor="accent5"/>
        </w:rPr>
      </w:pPr>
      <w:ins w:id="770" w:author="岡本　俊一" w:date="2023-03-17T17:22:00Z">
        <w:r w:rsidRPr="001853F6">
          <w:rPr>
            <w:rFonts w:asciiTheme="majorHAnsi" w:eastAsiaTheme="majorHAnsi" w:hAnsiTheme="majorHAnsi" w:hint="eastAsia"/>
            <w:color w:val="4472C4" w:themeColor="accent5"/>
          </w:rPr>
          <w:t>- SW利用VCを提示の上工業会証明書VCを発行 [リクエスト+レスポンス]</w:t>
        </w:r>
      </w:ins>
    </w:p>
    <w:p w14:paraId="7FBB340E" w14:textId="77777777" w:rsidR="001853F6" w:rsidRDefault="001853F6" w:rsidP="001853F6">
      <w:pPr>
        <w:pStyle w:val="a4"/>
        <w:ind w:firstLineChars="100" w:firstLine="210"/>
        <w:rPr>
          <w:ins w:id="771" w:author="岡本　俊一" w:date="2023-03-17T17:23:00Z"/>
          <w:rFonts w:asciiTheme="majorHAnsi" w:eastAsiaTheme="majorHAnsi" w:hAnsiTheme="majorHAnsi"/>
          <w:color w:val="4472C4" w:themeColor="accent5"/>
        </w:rPr>
      </w:pPr>
      <w:ins w:id="772" w:author="岡本　俊一" w:date="2023-03-17T17:22:00Z">
        <w:r w:rsidRPr="001853F6">
          <w:rPr>
            <w:rFonts w:asciiTheme="majorHAnsi" w:eastAsiaTheme="majorHAnsi" w:hAnsiTheme="majorHAnsi" w:hint="eastAsia"/>
            <w:color w:val="4472C4" w:themeColor="accent5"/>
          </w:rPr>
          <w:t xml:space="preserve">- SW利用VC、工業会証明書VCを提示の上計画認定VCを発行 </w:t>
        </w:r>
      </w:ins>
    </w:p>
    <w:p w14:paraId="6A91C7A5" w14:textId="0791CEE7" w:rsidR="001853F6" w:rsidRPr="001853F6" w:rsidRDefault="001853F6">
      <w:pPr>
        <w:pStyle w:val="a4"/>
        <w:ind w:firstLineChars="200" w:firstLine="420"/>
        <w:rPr>
          <w:ins w:id="773" w:author="岡本　俊一" w:date="2023-03-17T17:22:00Z"/>
          <w:rFonts w:asciiTheme="majorHAnsi" w:eastAsiaTheme="majorHAnsi" w:hAnsiTheme="majorHAnsi"/>
          <w:color w:val="4472C4" w:themeColor="accent5"/>
        </w:rPr>
        <w:pPrChange w:id="774" w:author="岡本　俊一" w:date="2023-03-17T17:23:00Z">
          <w:pPr>
            <w:pStyle w:val="a4"/>
            <w:ind w:firstLineChars="100" w:firstLine="210"/>
          </w:pPr>
        </w:pPrChange>
      </w:pPr>
      <w:ins w:id="775" w:author="岡本　俊一" w:date="2023-03-17T17:22:00Z">
        <w:r w:rsidRPr="001853F6">
          <w:rPr>
            <w:rFonts w:asciiTheme="majorHAnsi" w:eastAsiaTheme="majorHAnsi" w:hAnsiTheme="majorHAnsi" w:hint="eastAsia"/>
            <w:color w:val="4472C4" w:themeColor="accent5"/>
          </w:rPr>
          <w:t>[リクエスト+レスポンス]</w:t>
        </w:r>
      </w:ins>
    </w:p>
    <w:p w14:paraId="75A4E9DE" w14:textId="77777777" w:rsidR="001853F6" w:rsidRPr="001853F6" w:rsidRDefault="001853F6" w:rsidP="001853F6">
      <w:pPr>
        <w:pStyle w:val="a4"/>
        <w:ind w:firstLineChars="100" w:firstLine="210"/>
        <w:rPr>
          <w:ins w:id="776" w:author="岡本　俊一" w:date="2023-03-17T17:22:00Z"/>
          <w:rFonts w:asciiTheme="majorHAnsi" w:eastAsiaTheme="majorHAnsi" w:hAnsiTheme="majorHAnsi"/>
          <w:color w:val="4472C4" w:themeColor="accent5"/>
        </w:rPr>
      </w:pPr>
      <w:ins w:id="777" w:author="岡本　俊一" w:date="2023-03-17T17:22:00Z">
        <w:r w:rsidRPr="001853F6">
          <w:rPr>
            <w:rFonts w:asciiTheme="majorHAnsi" w:eastAsiaTheme="majorHAnsi" w:hAnsiTheme="majorHAnsi" w:hint="eastAsia"/>
            <w:color w:val="4472C4" w:themeColor="accent5"/>
          </w:rPr>
          <w:t>- SW利用VC、工業会証明書VC、計画認定VCを提示 [リクエスト+レスポンス]</w:t>
        </w:r>
      </w:ins>
    </w:p>
    <w:p w14:paraId="52ACDD30" w14:textId="77777777" w:rsidR="001853F6" w:rsidRPr="001853F6" w:rsidRDefault="001853F6" w:rsidP="001853F6">
      <w:pPr>
        <w:pStyle w:val="a4"/>
        <w:ind w:firstLineChars="100" w:firstLine="210"/>
        <w:rPr>
          <w:ins w:id="778" w:author="岡本　俊一" w:date="2023-03-17T17:22:00Z"/>
          <w:rFonts w:asciiTheme="majorHAnsi" w:eastAsiaTheme="majorHAnsi" w:hAnsiTheme="majorHAnsi"/>
          <w:color w:val="4472C4" w:themeColor="accent5"/>
        </w:rPr>
      </w:pPr>
      <w:ins w:id="779" w:author="岡本　俊一" w:date="2023-03-17T17:22:00Z">
        <w:r w:rsidRPr="001853F6">
          <w:rPr>
            <w:rFonts w:asciiTheme="majorHAnsi" w:eastAsiaTheme="majorHAnsi" w:hAnsiTheme="majorHAnsi" w:hint="eastAsia"/>
            <w:color w:val="4472C4" w:themeColor="accent5"/>
          </w:rPr>
          <w:t>＜VCのデジタル署名検証等におけるメッセージオリエンテッド＞</w:t>
        </w:r>
      </w:ins>
    </w:p>
    <w:p w14:paraId="017BF38D" w14:textId="4CAE57DF" w:rsidR="00B37E3A" w:rsidDel="001853F6" w:rsidRDefault="001853F6">
      <w:pPr>
        <w:pStyle w:val="a4"/>
        <w:ind w:leftChars="0" w:left="850" w:firstLineChars="100" w:firstLine="210"/>
        <w:rPr>
          <w:del w:id="780" w:author="岡本　俊一" w:date="2023-03-17T17:22:00Z"/>
          <w:rFonts w:asciiTheme="majorHAnsi" w:eastAsiaTheme="majorHAnsi" w:hAnsiTheme="majorHAnsi"/>
          <w:color w:val="4472C4" w:themeColor="accent5"/>
        </w:rPr>
        <w:pPrChange w:id="781" w:author="岡本　俊一" w:date="2023-03-20T17:25:00Z">
          <w:pPr>
            <w:pStyle w:val="a4"/>
            <w:ind w:leftChars="0" w:left="420"/>
          </w:pPr>
        </w:pPrChange>
      </w:pPr>
      <w:ins w:id="782" w:author="岡本　俊一" w:date="2023-03-17T17:22:00Z">
        <w:r w:rsidRPr="001853F6">
          <w:rPr>
            <w:rFonts w:asciiTheme="majorHAnsi" w:eastAsiaTheme="majorHAnsi" w:hAnsiTheme="majorHAnsi" w:hint="eastAsia"/>
            <w:color w:val="4472C4" w:themeColor="accent5"/>
          </w:rPr>
          <w:t>- VCのデジタル署名の検証による署名自身、署名者の検証</w:t>
        </w:r>
      </w:ins>
    </w:p>
    <w:p w14:paraId="26B2D4FE" w14:textId="7978B5E9" w:rsidR="000B7E08" w:rsidRPr="004A401B" w:rsidDel="001853F6" w:rsidRDefault="000B7E08">
      <w:pPr>
        <w:pStyle w:val="a4"/>
        <w:ind w:leftChars="0" w:left="850" w:firstLineChars="100" w:firstLine="210"/>
        <w:rPr>
          <w:del w:id="783" w:author="岡本　俊一" w:date="2023-03-17T17:22:00Z"/>
          <w:color w:val="000000" w:themeColor="text1"/>
        </w:rPr>
        <w:pPrChange w:id="784" w:author="岡本　俊一" w:date="2023-03-20T17:25:00Z">
          <w:pPr>
            <w:pStyle w:val="a4"/>
            <w:numPr>
              <w:numId w:val="6"/>
            </w:numPr>
            <w:ind w:leftChars="203" w:left="850" w:hangingChars="202" w:hanging="424"/>
          </w:pPr>
        </w:pPrChange>
      </w:pPr>
      <w:del w:id="785" w:author="岡本　俊一" w:date="2023-03-17T17:22:00Z">
        <w:r w:rsidRPr="004A401B" w:rsidDel="001853F6">
          <w:rPr>
            <w:rFonts w:hint="eastAsia"/>
            <w:color w:val="000000" w:themeColor="text1"/>
          </w:rPr>
          <w:delText>証明書の取得</w:delText>
        </w:r>
        <w:r w:rsidRPr="004A401B" w:rsidDel="001853F6">
          <w:rPr>
            <w:rFonts w:hint="eastAsia"/>
            <w:color w:val="000000" w:themeColor="text1"/>
          </w:rPr>
          <w:delText>[</w:delText>
        </w:r>
        <w:r w:rsidRPr="004A401B" w:rsidDel="001853F6">
          <w:rPr>
            <w:rFonts w:hint="eastAsia"/>
            <w:color w:val="000000" w:themeColor="text1"/>
          </w:rPr>
          <w:delText>リクエスト</w:delText>
        </w:r>
        <w:r w:rsidRPr="004A401B" w:rsidDel="001853F6">
          <w:rPr>
            <w:rFonts w:hint="eastAsia"/>
            <w:color w:val="000000" w:themeColor="text1"/>
          </w:rPr>
          <w:delText>+</w:delText>
        </w:r>
        <w:r w:rsidRPr="004A401B" w:rsidDel="001853F6">
          <w:rPr>
            <w:rFonts w:hint="eastAsia"/>
            <w:color w:val="000000" w:themeColor="text1"/>
          </w:rPr>
          <w:delText>レスポンス</w:delText>
        </w:r>
        <w:r w:rsidRPr="004A401B" w:rsidDel="001853F6">
          <w:rPr>
            <w:rFonts w:hint="eastAsia"/>
            <w:color w:val="000000" w:themeColor="text1"/>
          </w:rPr>
          <w:delText>]</w:delText>
        </w:r>
      </w:del>
    </w:p>
    <w:p w14:paraId="35A1D90F" w14:textId="3A7621EB" w:rsidR="000B7E08" w:rsidRPr="004A401B" w:rsidDel="001853F6" w:rsidRDefault="000B7E08">
      <w:pPr>
        <w:pStyle w:val="a4"/>
        <w:ind w:leftChars="0" w:left="850" w:firstLineChars="100" w:firstLine="210"/>
        <w:rPr>
          <w:del w:id="786" w:author="岡本　俊一" w:date="2023-03-17T17:22:00Z"/>
          <w:color w:val="000000" w:themeColor="text1"/>
        </w:rPr>
        <w:pPrChange w:id="787" w:author="岡本　俊一" w:date="2023-03-20T17:25:00Z">
          <w:pPr>
            <w:pStyle w:val="a4"/>
            <w:numPr>
              <w:numId w:val="6"/>
            </w:numPr>
            <w:ind w:leftChars="203" w:left="850" w:hangingChars="202" w:hanging="424"/>
          </w:pPr>
        </w:pPrChange>
      </w:pPr>
      <w:del w:id="788" w:author="岡本　俊一" w:date="2023-03-17T17:22:00Z">
        <w:r w:rsidRPr="004A401B" w:rsidDel="001853F6">
          <w:rPr>
            <w:rFonts w:hint="eastAsia"/>
            <w:color w:val="000000" w:themeColor="text1"/>
          </w:rPr>
          <w:delText>事業者</w:delText>
        </w:r>
        <w:r w:rsidRPr="004A401B" w:rsidDel="001853F6">
          <w:rPr>
            <w:rFonts w:hint="eastAsia"/>
            <w:color w:val="000000" w:themeColor="text1"/>
          </w:rPr>
          <w:delText>VC</w:delText>
        </w:r>
        <w:r w:rsidRPr="004A401B" w:rsidDel="001853F6">
          <w:rPr>
            <w:rFonts w:hint="eastAsia"/>
            <w:color w:val="000000" w:themeColor="text1"/>
          </w:rPr>
          <w:delText>を提示</w:delText>
        </w:r>
        <w:r w:rsidRPr="004A401B" w:rsidDel="001853F6">
          <w:rPr>
            <w:rFonts w:hint="eastAsia"/>
            <w:color w:val="000000" w:themeColor="text1"/>
          </w:rPr>
          <w:delText>[</w:delText>
        </w:r>
        <w:r w:rsidRPr="004A401B" w:rsidDel="001853F6">
          <w:rPr>
            <w:rFonts w:hint="eastAsia"/>
            <w:color w:val="000000" w:themeColor="text1"/>
          </w:rPr>
          <w:delText>リクエスト</w:delText>
        </w:r>
        <w:r w:rsidRPr="004A401B" w:rsidDel="001853F6">
          <w:rPr>
            <w:rFonts w:hint="eastAsia"/>
            <w:color w:val="000000" w:themeColor="text1"/>
          </w:rPr>
          <w:delText>+</w:delText>
        </w:r>
        <w:r w:rsidRPr="004A401B" w:rsidDel="001853F6">
          <w:rPr>
            <w:rFonts w:hint="eastAsia"/>
            <w:color w:val="000000" w:themeColor="text1"/>
          </w:rPr>
          <w:delText>レスポンス</w:delText>
        </w:r>
        <w:r w:rsidRPr="004A401B" w:rsidDel="001853F6">
          <w:rPr>
            <w:rFonts w:hint="eastAsia"/>
            <w:color w:val="000000" w:themeColor="text1"/>
          </w:rPr>
          <w:delText>]</w:delText>
        </w:r>
      </w:del>
    </w:p>
    <w:p w14:paraId="1D10E48D" w14:textId="03C75227" w:rsidR="000B7E08" w:rsidRPr="004A401B" w:rsidDel="001853F6" w:rsidRDefault="000B7E08">
      <w:pPr>
        <w:pStyle w:val="a4"/>
        <w:ind w:leftChars="0" w:left="850" w:firstLineChars="100" w:firstLine="210"/>
        <w:rPr>
          <w:del w:id="789" w:author="岡本　俊一" w:date="2023-03-17T17:22:00Z"/>
          <w:color w:val="000000" w:themeColor="text1"/>
        </w:rPr>
        <w:pPrChange w:id="790" w:author="岡本　俊一" w:date="2023-03-20T17:25:00Z">
          <w:pPr>
            <w:pStyle w:val="a4"/>
            <w:numPr>
              <w:numId w:val="6"/>
            </w:numPr>
            <w:ind w:leftChars="203" w:left="850" w:hangingChars="202" w:hanging="424"/>
          </w:pPr>
        </w:pPrChange>
      </w:pPr>
      <w:del w:id="791" w:author="岡本　俊一" w:date="2023-03-17T17:22:00Z">
        <w:r w:rsidRPr="004A401B" w:rsidDel="001853F6">
          <w:rPr>
            <w:rFonts w:hint="eastAsia"/>
            <w:color w:val="000000" w:themeColor="text1"/>
          </w:rPr>
          <w:delText>SW</w:delText>
        </w:r>
        <w:r w:rsidRPr="004A401B" w:rsidDel="001853F6">
          <w:rPr>
            <w:rFonts w:hint="eastAsia"/>
            <w:color w:val="000000" w:themeColor="text1"/>
          </w:rPr>
          <w:delText>利用</w:delText>
        </w:r>
        <w:r w:rsidRPr="004A401B" w:rsidDel="001853F6">
          <w:rPr>
            <w:rFonts w:hint="eastAsia"/>
            <w:color w:val="000000" w:themeColor="text1"/>
          </w:rPr>
          <w:delText>VC</w:delText>
        </w:r>
        <w:r w:rsidRPr="004A401B" w:rsidDel="001853F6">
          <w:rPr>
            <w:rFonts w:hint="eastAsia"/>
            <w:color w:val="000000" w:themeColor="text1"/>
          </w:rPr>
          <w:delText>を発行</w:delText>
        </w:r>
        <w:r w:rsidRPr="004A401B" w:rsidDel="001853F6">
          <w:rPr>
            <w:rFonts w:hint="eastAsia"/>
            <w:color w:val="000000" w:themeColor="text1"/>
          </w:rPr>
          <w:delText>[</w:delText>
        </w:r>
        <w:r w:rsidRPr="004A401B" w:rsidDel="001853F6">
          <w:rPr>
            <w:rFonts w:hint="eastAsia"/>
            <w:color w:val="000000" w:themeColor="text1"/>
          </w:rPr>
          <w:delText>リクエスト</w:delText>
        </w:r>
        <w:r w:rsidRPr="004A401B" w:rsidDel="001853F6">
          <w:rPr>
            <w:rFonts w:hint="eastAsia"/>
            <w:color w:val="000000" w:themeColor="text1"/>
          </w:rPr>
          <w:delText>+</w:delText>
        </w:r>
        <w:r w:rsidRPr="004A401B" w:rsidDel="001853F6">
          <w:rPr>
            <w:rFonts w:hint="eastAsia"/>
            <w:color w:val="000000" w:themeColor="text1"/>
          </w:rPr>
          <w:delText>レスポンス</w:delText>
        </w:r>
        <w:r w:rsidRPr="004A401B" w:rsidDel="001853F6">
          <w:rPr>
            <w:rFonts w:hint="eastAsia"/>
            <w:color w:val="000000" w:themeColor="text1"/>
          </w:rPr>
          <w:delText>]</w:delText>
        </w:r>
      </w:del>
    </w:p>
    <w:p w14:paraId="2C1CAF5E" w14:textId="396AFBBA" w:rsidR="000B7E08" w:rsidRPr="004A401B" w:rsidDel="001853F6" w:rsidRDefault="000B7E08">
      <w:pPr>
        <w:pStyle w:val="a4"/>
        <w:ind w:leftChars="0" w:left="850" w:firstLineChars="100" w:firstLine="210"/>
        <w:rPr>
          <w:del w:id="792" w:author="岡本　俊一" w:date="2023-03-17T17:22:00Z"/>
          <w:color w:val="000000" w:themeColor="text1"/>
        </w:rPr>
        <w:pPrChange w:id="793" w:author="岡本　俊一" w:date="2023-03-20T17:25:00Z">
          <w:pPr>
            <w:pStyle w:val="a4"/>
            <w:numPr>
              <w:numId w:val="6"/>
            </w:numPr>
            <w:ind w:leftChars="203" w:left="850" w:hangingChars="202" w:hanging="424"/>
          </w:pPr>
        </w:pPrChange>
      </w:pPr>
      <w:del w:id="794" w:author="岡本　俊一" w:date="2023-03-17T17:22:00Z">
        <w:r w:rsidRPr="004A401B" w:rsidDel="001853F6">
          <w:rPr>
            <w:rFonts w:hint="eastAsia"/>
            <w:color w:val="000000" w:themeColor="text1"/>
          </w:rPr>
          <w:delText>SW</w:delText>
        </w:r>
        <w:r w:rsidRPr="004A401B" w:rsidDel="001853F6">
          <w:rPr>
            <w:rFonts w:hint="eastAsia"/>
            <w:color w:val="000000" w:themeColor="text1"/>
          </w:rPr>
          <w:delText>利用</w:delText>
        </w:r>
        <w:r w:rsidRPr="004A401B" w:rsidDel="001853F6">
          <w:rPr>
            <w:rFonts w:hint="eastAsia"/>
            <w:color w:val="000000" w:themeColor="text1"/>
          </w:rPr>
          <w:delText>VC</w:delText>
        </w:r>
        <w:r w:rsidRPr="004A401B" w:rsidDel="001853F6">
          <w:rPr>
            <w:rFonts w:hint="eastAsia"/>
            <w:color w:val="000000" w:themeColor="text1"/>
          </w:rPr>
          <w:delText>を提示の上工業会証明書</w:delText>
        </w:r>
        <w:r w:rsidRPr="004A401B" w:rsidDel="001853F6">
          <w:rPr>
            <w:rFonts w:hint="eastAsia"/>
            <w:color w:val="000000" w:themeColor="text1"/>
          </w:rPr>
          <w:delText>VC</w:delText>
        </w:r>
        <w:r w:rsidRPr="004A401B" w:rsidDel="001853F6">
          <w:rPr>
            <w:rFonts w:hint="eastAsia"/>
            <w:color w:val="000000" w:themeColor="text1"/>
          </w:rPr>
          <w:delText>を発行</w:delText>
        </w:r>
        <w:r w:rsidRPr="004A401B" w:rsidDel="001853F6">
          <w:rPr>
            <w:rFonts w:hint="eastAsia"/>
            <w:color w:val="000000" w:themeColor="text1"/>
          </w:rPr>
          <w:delText xml:space="preserve"> [</w:delText>
        </w:r>
        <w:r w:rsidRPr="004A401B" w:rsidDel="001853F6">
          <w:rPr>
            <w:rFonts w:hint="eastAsia"/>
            <w:color w:val="000000" w:themeColor="text1"/>
          </w:rPr>
          <w:delText>リクエスト</w:delText>
        </w:r>
        <w:r w:rsidRPr="004A401B" w:rsidDel="001853F6">
          <w:rPr>
            <w:rFonts w:hint="eastAsia"/>
            <w:color w:val="000000" w:themeColor="text1"/>
          </w:rPr>
          <w:delText>+</w:delText>
        </w:r>
        <w:r w:rsidRPr="004A401B" w:rsidDel="001853F6">
          <w:rPr>
            <w:rFonts w:hint="eastAsia"/>
            <w:color w:val="000000" w:themeColor="text1"/>
          </w:rPr>
          <w:delText>レスポンス</w:delText>
        </w:r>
        <w:r w:rsidRPr="004A401B" w:rsidDel="001853F6">
          <w:rPr>
            <w:rFonts w:hint="eastAsia"/>
            <w:color w:val="000000" w:themeColor="text1"/>
          </w:rPr>
          <w:delText>]</w:delText>
        </w:r>
      </w:del>
    </w:p>
    <w:p w14:paraId="63808130" w14:textId="6E29FA7D" w:rsidR="000B7E08" w:rsidRPr="004A401B" w:rsidDel="001853F6" w:rsidRDefault="000B7E08">
      <w:pPr>
        <w:pStyle w:val="a4"/>
        <w:ind w:leftChars="0" w:left="850" w:firstLineChars="100" w:firstLine="210"/>
        <w:rPr>
          <w:del w:id="795" w:author="岡本　俊一" w:date="2023-03-17T17:22:00Z"/>
          <w:color w:val="000000" w:themeColor="text1"/>
        </w:rPr>
        <w:pPrChange w:id="796" w:author="岡本　俊一" w:date="2023-03-20T17:25:00Z">
          <w:pPr>
            <w:pStyle w:val="a4"/>
            <w:numPr>
              <w:numId w:val="6"/>
            </w:numPr>
            <w:ind w:leftChars="203" w:left="850" w:hangingChars="202" w:hanging="424"/>
          </w:pPr>
        </w:pPrChange>
      </w:pPr>
      <w:del w:id="797" w:author="岡本　俊一" w:date="2023-03-17T17:22:00Z">
        <w:r w:rsidRPr="004A401B" w:rsidDel="001853F6">
          <w:rPr>
            <w:rFonts w:hint="eastAsia"/>
            <w:color w:val="000000" w:themeColor="text1"/>
          </w:rPr>
          <w:delText>SW</w:delText>
        </w:r>
        <w:r w:rsidRPr="004A401B" w:rsidDel="001853F6">
          <w:rPr>
            <w:rFonts w:hint="eastAsia"/>
            <w:color w:val="000000" w:themeColor="text1"/>
          </w:rPr>
          <w:delText>利用</w:delText>
        </w:r>
        <w:r w:rsidRPr="004A401B" w:rsidDel="001853F6">
          <w:rPr>
            <w:rFonts w:hint="eastAsia"/>
            <w:color w:val="000000" w:themeColor="text1"/>
          </w:rPr>
          <w:delText>VC</w:delText>
        </w:r>
        <w:r w:rsidRPr="004A401B" w:rsidDel="001853F6">
          <w:rPr>
            <w:rFonts w:hint="eastAsia"/>
            <w:color w:val="000000" w:themeColor="text1"/>
          </w:rPr>
          <w:delText>、工業会証明書</w:delText>
        </w:r>
        <w:r w:rsidRPr="004A401B" w:rsidDel="001853F6">
          <w:rPr>
            <w:rFonts w:hint="eastAsia"/>
            <w:color w:val="000000" w:themeColor="text1"/>
          </w:rPr>
          <w:delText>VC</w:delText>
        </w:r>
        <w:r w:rsidRPr="004A401B" w:rsidDel="001853F6">
          <w:rPr>
            <w:rFonts w:hint="eastAsia"/>
            <w:color w:val="000000" w:themeColor="text1"/>
          </w:rPr>
          <w:delText>を提示の上計画認定</w:delText>
        </w:r>
        <w:r w:rsidRPr="004A401B" w:rsidDel="001853F6">
          <w:rPr>
            <w:rFonts w:hint="eastAsia"/>
            <w:color w:val="000000" w:themeColor="text1"/>
          </w:rPr>
          <w:delText>VC</w:delText>
        </w:r>
        <w:r w:rsidRPr="004A401B" w:rsidDel="001853F6">
          <w:rPr>
            <w:rFonts w:hint="eastAsia"/>
            <w:color w:val="000000" w:themeColor="text1"/>
          </w:rPr>
          <w:delText>を発行</w:delText>
        </w:r>
        <w:r w:rsidRPr="004A401B" w:rsidDel="001853F6">
          <w:rPr>
            <w:rFonts w:hint="eastAsia"/>
            <w:color w:val="000000" w:themeColor="text1"/>
          </w:rPr>
          <w:delText xml:space="preserve"> [</w:delText>
        </w:r>
        <w:r w:rsidRPr="004A401B" w:rsidDel="001853F6">
          <w:rPr>
            <w:rFonts w:hint="eastAsia"/>
            <w:color w:val="000000" w:themeColor="text1"/>
          </w:rPr>
          <w:delText>リクエスト</w:delText>
        </w:r>
        <w:r w:rsidRPr="004A401B" w:rsidDel="001853F6">
          <w:rPr>
            <w:rFonts w:hint="eastAsia"/>
            <w:color w:val="000000" w:themeColor="text1"/>
          </w:rPr>
          <w:delText>+</w:delText>
        </w:r>
        <w:r w:rsidRPr="004A401B" w:rsidDel="001853F6">
          <w:rPr>
            <w:rFonts w:hint="eastAsia"/>
            <w:color w:val="000000" w:themeColor="text1"/>
          </w:rPr>
          <w:delText>レスポンス</w:delText>
        </w:r>
        <w:r w:rsidRPr="004A401B" w:rsidDel="001853F6">
          <w:rPr>
            <w:rFonts w:hint="eastAsia"/>
            <w:color w:val="000000" w:themeColor="text1"/>
          </w:rPr>
          <w:delText>]</w:delText>
        </w:r>
      </w:del>
    </w:p>
    <w:p w14:paraId="53E8F8AF" w14:textId="669D6FA0" w:rsidR="000B7E08" w:rsidRPr="004A401B" w:rsidRDefault="000B7E08">
      <w:pPr>
        <w:pStyle w:val="a4"/>
        <w:ind w:leftChars="0" w:left="850" w:firstLineChars="100" w:firstLine="210"/>
        <w:rPr>
          <w:color w:val="000000" w:themeColor="text1"/>
        </w:rPr>
        <w:pPrChange w:id="798" w:author="岡本　俊一" w:date="2023-03-20T17:25:00Z">
          <w:pPr>
            <w:pStyle w:val="a4"/>
            <w:numPr>
              <w:numId w:val="6"/>
            </w:numPr>
            <w:ind w:leftChars="203" w:left="850" w:hangingChars="202" w:hanging="424"/>
          </w:pPr>
        </w:pPrChange>
      </w:pPr>
      <w:del w:id="799" w:author="岡本　俊一" w:date="2023-03-17T17:22:00Z">
        <w:r w:rsidRPr="004A401B" w:rsidDel="001853F6">
          <w:rPr>
            <w:rFonts w:hint="eastAsia"/>
            <w:color w:val="000000" w:themeColor="text1"/>
          </w:rPr>
          <w:delText>SW</w:delText>
        </w:r>
        <w:r w:rsidRPr="004A401B" w:rsidDel="001853F6">
          <w:rPr>
            <w:rFonts w:hint="eastAsia"/>
            <w:color w:val="000000" w:themeColor="text1"/>
          </w:rPr>
          <w:delText>利用</w:delText>
        </w:r>
        <w:r w:rsidRPr="004A401B" w:rsidDel="001853F6">
          <w:rPr>
            <w:rFonts w:hint="eastAsia"/>
            <w:color w:val="000000" w:themeColor="text1"/>
          </w:rPr>
          <w:delText>VC</w:delText>
        </w:r>
        <w:r w:rsidRPr="004A401B" w:rsidDel="001853F6">
          <w:rPr>
            <w:rFonts w:hint="eastAsia"/>
            <w:color w:val="000000" w:themeColor="text1"/>
          </w:rPr>
          <w:delText>、工業会証明書</w:delText>
        </w:r>
        <w:r w:rsidRPr="004A401B" w:rsidDel="001853F6">
          <w:rPr>
            <w:rFonts w:hint="eastAsia"/>
            <w:color w:val="000000" w:themeColor="text1"/>
          </w:rPr>
          <w:delText>VC</w:delText>
        </w:r>
        <w:r w:rsidRPr="004A401B" w:rsidDel="001853F6">
          <w:rPr>
            <w:rFonts w:hint="eastAsia"/>
            <w:color w:val="000000" w:themeColor="text1"/>
          </w:rPr>
          <w:delText>、計画認定</w:delText>
        </w:r>
        <w:r w:rsidRPr="004A401B" w:rsidDel="001853F6">
          <w:rPr>
            <w:rFonts w:hint="eastAsia"/>
            <w:color w:val="000000" w:themeColor="text1"/>
          </w:rPr>
          <w:delText>VC</w:delText>
        </w:r>
        <w:r w:rsidRPr="004A401B" w:rsidDel="001853F6">
          <w:rPr>
            <w:rFonts w:hint="eastAsia"/>
            <w:color w:val="000000" w:themeColor="text1"/>
          </w:rPr>
          <w:delText>を提示</w:delText>
        </w:r>
        <w:r w:rsidRPr="004A401B" w:rsidDel="001853F6">
          <w:rPr>
            <w:rFonts w:hint="eastAsia"/>
            <w:color w:val="000000" w:themeColor="text1"/>
          </w:rPr>
          <w:delText xml:space="preserve"> [</w:delText>
        </w:r>
        <w:r w:rsidRPr="004A401B" w:rsidDel="001853F6">
          <w:rPr>
            <w:rFonts w:hint="eastAsia"/>
            <w:color w:val="000000" w:themeColor="text1"/>
          </w:rPr>
          <w:delText>リクエスト</w:delText>
        </w:r>
        <w:r w:rsidRPr="004A401B" w:rsidDel="001853F6">
          <w:rPr>
            <w:rFonts w:hint="eastAsia"/>
            <w:color w:val="000000" w:themeColor="text1"/>
          </w:rPr>
          <w:delText>+</w:delText>
        </w:r>
        <w:r w:rsidRPr="004A401B" w:rsidDel="001853F6">
          <w:rPr>
            <w:rFonts w:hint="eastAsia"/>
            <w:color w:val="000000" w:themeColor="text1"/>
          </w:rPr>
          <w:delText>レスポンス</w:delText>
        </w:r>
        <w:r w:rsidRPr="004A401B" w:rsidDel="001853F6">
          <w:rPr>
            <w:rFonts w:hint="eastAsia"/>
            <w:color w:val="000000" w:themeColor="text1"/>
          </w:rPr>
          <w:delText>]</w:delText>
        </w:r>
      </w:del>
    </w:p>
    <w:p w14:paraId="31C326C3" w14:textId="77777777" w:rsidR="000B7E08" w:rsidRPr="00A06E26" w:rsidRDefault="000B7E08" w:rsidP="00F31F18">
      <w:pPr>
        <w:pStyle w:val="a4"/>
        <w:ind w:leftChars="0" w:left="420"/>
        <w:rPr>
          <w:rFonts w:asciiTheme="majorHAnsi" w:eastAsiaTheme="majorHAnsi" w:hAnsiTheme="majorHAnsi"/>
          <w:color w:val="4472C4" w:themeColor="accent5"/>
        </w:rPr>
      </w:pPr>
      <w:bookmarkStart w:id="800" w:name="_Hlk127361520"/>
    </w:p>
    <w:p w14:paraId="11867DD5" w14:textId="63B0F8E6"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01" w:name="_Toc128560531"/>
      <w:r w:rsidRPr="00A06E26">
        <w:rPr>
          <w:rFonts w:hint="eastAsia"/>
        </w:rPr>
        <w:t>トランザクション</w:t>
      </w:r>
      <w:bookmarkEnd w:id="801"/>
    </w:p>
    <w:p w14:paraId="70056D12" w14:textId="6A5C318A" w:rsidR="00FB4CAF" w:rsidRPr="00A06E26" w:rsidRDefault="00FB4CAF" w:rsidP="002035AF">
      <w:pPr>
        <w:pStyle w:val="a4"/>
        <w:numPr>
          <w:ilvl w:val="0"/>
          <w:numId w:val="8"/>
        </w:numPr>
        <w:ind w:leftChars="0"/>
        <w:rPr>
          <w:rFonts w:asciiTheme="majorHAnsi" w:eastAsiaTheme="majorHAnsi" w:hAnsiTheme="majorHAnsi"/>
        </w:rPr>
      </w:pPr>
      <w:r w:rsidRPr="00A06E26">
        <w:rPr>
          <w:rFonts w:asciiTheme="majorHAnsi" w:eastAsiaTheme="majorHAnsi" w:hAnsiTheme="majorHAnsi" w:hint="eastAsia"/>
        </w:rPr>
        <w:t>データのやり取りの記録・検証はできるか</w:t>
      </w:r>
    </w:p>
    <w:p w14:paraId="7D657850" w14:textId="77777777" w:rsidR="000B7E08" w:rsidRDefault="000B7E08" w:rsidP="002035AF">
      <w:pPr>
        <w:pStyle w:val="a4"/>
        <w:numPr>
          <w:ilvl w:val="0"/>
          <w:numId w:val="6"/>
        </w:numPr>
        <w:ind w:leftChars="203" w:left="850" w:hangingChars="202" w:hanging="424"/>
      </w:pPr>
      <w:r w:rsidRPr="00041629">
        <w:rPr>
          <w:rFonts w:hint="eastAsia"/>
        </w:rPr>
        <w:t>全ての</w:t>
      </w:r>
      <w:r w:rsidRPr="00041629">
        <w:t>[</w:t>
      </w:r>
      <w:r w:rsidRPr="00041629">
        <w:rPr>
          <w:rFonts w:hint="eastAsia"/>
        </w:rPr>
        <w:t>リクエスト＋レスポンス</w:t>
      </w:r>
      <w:r w:rsidRPr="00041629">
        <w:t>]</w:t>
      </w:r>
      <w:r w:rsidRPr="00041629">
        <w:rPr>
          <w:rFonts w:hint="eastAsia"/>
        </w:rPr>
        <w:t>はトランザクションたり得ます</w:t>
      </w:r>
    </w:p>
    <w:bookmarkEnd w:id="800"/>
    <w:p w14:paraId="68A856CD" w14:textId="031DBB4A" w:rsidR="000B7E08" w:rsidRDefault="000B7E08" w:rsidP="00F31F18">
      <w:pPr>
        <w:pStyle w:val="a4"/>
        <w:ind w:leftChars="0" w:left="420"/>
        <w:rPr>
          <w:rFonts w:asciiTheme="majorHAnsi" w:eastAsiaTheme="majorHAnsi" w:hAnsiTheme="majorHAnsi"/>
          <w:color w:val="4472C4" w:themeColor="accent5"/>
        </w:rPr>
      </w:pPr>
    </w:p>
    <w:p w14:paraId="4C6C7BB2" w14:textId="3D55EE80" w:rsidR="00B65121" w:rsidRPr="00A06E26" w:rsidRDefault="00B65121" w:rsidP="002035AF">
      <w:pPr>
        <w:pStyle w:val="a4"/>
        <w:numPr>
          <w:ilvl w:val="0"/>
          <w:numId w:val="8"/>
        </w:numPr>
        <w:ind w:leftChars="0"/>
        <w:rPr>
          <w:rFonts w:asciiTheme="majorHAnsi" w:eastAsiaTheme="majorHAnsi" w:hAnsiTheme="majorHAnsi"/>
        </w:rPr>
      </w:pPr>
      <w:r w:rsidRPr="00A06E26">
        <w:rPr>
          <w:rFonts w:asciiTheme="majorHAnsi" w:eastAsiaTheme="majorHAnsi" w:hAnsiTheme="majorHAnsi" w:hint="eastAsia"/>
        </w:rPr>
        <w:t>データのやり取りの</w:t>
      </w:r>
      <w:r>
        <w:rPr>
          <w:rFonts w:asciiTheme="majorHAnsi" w:eastAsiaTheme="majorHAnsi" w:hAnsiTheme="majorHAnsi" w:hint="eastAsia"/>
        </w:rPr>
        <w:t>検証はできるか</w:t>
      </w:r>
    </w:p>
    <w:p w14:paraId="78D23892" w14:textId="77777777" w:rsidR="00B65121" w:rsidRDefault="00B65121" w:rsidP="002035AF">
      <w:pPr>
        <w:pStyle w:val="a4"/>
        <w:numPr>
          <w:ilvl w:val="0"/>
          <w:numId w:val="6"/>
        </w:numPr>
        <w:ind w:leftChars="203" w:left="850" w:hangingChars="202" w:hanging="424"/>
      </w:pPr>
      <w:r w:rsidRPr="00041629">
        <w:rPr>
          <w:rFonts w:hint="eastAsia"/>
        </w:rPr>
        <w:lastRenderedPageBreak/>
        <w:t>全ての</w:t>
      </w:r>
      <w:r w:rsidRPr="00041629">
        <w:t>[</w:t>
      </w:r>
      <w:r w:rsidRPr="00041629">
        <w:rPr>
          <w:rFonts w:hint="eastAsia"/>
        </w:rPr>
        <w:t>リクエスト＋レスポンス</w:t>
      </w:r>
      <w:r w:rsidRPr="00041629">
        <w:t>]</w:t>
      </w:r>
      <w:r w:rsidRPr="00041629">
        <w:rPr>
          <w:rFonts w:hint="eastAsia"/>
        </w:rPr>
        <w:t>はトランザクションたり得ます</w:t>
      </w:r>
    </w:p>
    <w:p w14:paraId="2C65AF40" w14:textId="77777777" w:rsidR="000A3053" w:rsidRPr="00A06E26" w:rsidRDefault="000A3053" w:rsidP="00F31F18">
      <w:pPr>
        <w:pStyle w:val="a4"/>
        <w:ind w:leftChars="0" w:left="420"/>
        <w:rPr>
          <w:rFonts w:asciiTheme="majorHAnsi" w:eastAsiaTheme="majorHAnsi" w:hAnsiTheme="majorHAnsi"/>
          <w:color w:val="4472C4" w:themeColor="accent5"/>
        </w:rPr>
      </w:pPr>
    </w:p>
    <w:p w14:paraId="3B8373F0" w14:textId="6E8EE636"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02" w:name="_Toc128560532"/>
      <w:r w:rsidRPr="00A06E26">
        <w:rPr>
          <w:rFonts w:hint="eastAsia"/>
        </w:rPr>
        <w:t>トランスポート</w:t>
      </w:r>
      <w:bookmarkStart w:id="803" w:name="_Hlk126240052"/>
      <w:bookmarkEnd w:id="802"/>
    </w:p>
    <w:p w14:paraId="5AB4C60A" w14:textId="2B08A90C" w:rsidR="00FB4CAF" w:rsidRPr="00A06E26" w:rsidRDefault="00FB4CAF" w:rsidP="002035AF">
      <w:pPr>
        <w:pStyle w:val="a4"/>
        <w:numPr>
          <w:ilvl w:val="0"/>
          <w:numId w:val="9"/>
        </w:numPr>
        <w:ind w:leftChars="0"/>
        <w:rPr>
          <w:rFonts w:asciiTheme="majorHAnsi" w:eastAsiaTheme="majorHAnsi" w:hAnsiTheme="majorHAnsi"/>
        </w:rPr>
      </w:pPr>
      <w:r w:rsidRPr="00A06E26">
        <w:rPr>
          <w:rFonts w:asciiTheme="majorHAnsi" w:eastAsiaTheme="majorHAnsi" w:hAnsiTheme="majorHAnsi" w:hint="eastAsia"/>
        </w:rPr>
        <w:t>トランスポートのプロトコル</w:t>
      </w:r>
    </w:p>
    <w:bookmarkEnd w:id="803"/>
    <w:p w14:paraId="637F43B8" w14:textId="1BBD86A6" w:rsidR="000B7E08" w:rsidRPr="00E33D96" w:rsidRDefault="001853F6" w:rsidP="002035AF">
      <w:pPr>
        <w:pStyle w:val="a4"/>
        <w:numPr>
          <w:ilvl w:val="0"/>
          <w:numId w:val="6"/>
        </w:numPr>
        <w:ind w:leftChars="203" w:left="850" w:hangingChars="202" w:hanging="424"/>
      </w:pPr>
      <w:ins w:id="804" w:author="岡本　俊一" w:date="2023-03-17T17:24:00Z">
        <w:r>
          <w:rPr>
            <w:rFonts w:hint="eastAsia"/>
          </w:rPr>
          <w:t>ノ</w:t>
        </w:r>
      </w:ins>
      <w:commentRangeStart w:id="805"/>
      <w:del w:id="806" w:author="岡本　俊一" w:date="2023-03-17T17:24:00Z">
        <w:r w:rsidR="000B7E08" w:rsidRPr="00E33D96" w:rsidDel="001853F6">
          <w:delText>Azure</w:delText>
        </w:r>
        <w:r w:rsidR="000B7E08" w:rsidRPr="00E33D96" w:rsidDel="001853F6">
          <w:rPr>
            <w:rFonts w:hint="eastAsia"/>
          </w:rPr>
          <w:delText>基盤の機能を利用</w:delText>
        </w:r>
        <w:commentRangeEnd w:id="805"/>
        <w:r w:rsidR="00B766BE" w:rsidDel="001853F6">
          <w:rPr>
            <w:rStyle w:val="ac"/>
          </w:rPr>
          <w:commentReference w:id="805"/>
        </w:r>
      </w:del>
      <w:ins w:id="807" w:author="岡本　俊一" w:date="2023-03-17T17:24:00Z">
        <w:r w:rsidRPr="001853F6">
          <w:rPr>
            <w:rFonts w:hint="eastAsia"/>
          </w:rPr>
          <w:t>ード間データ連携（</w:t>
        </w:r>
        <w:r w:rsidRPr="001853F6">
          <w:rPr>
            <w:rFonts w:hint="eastAsia"/>
          </w:rPr>
          <w:t>VC</w:t>
        </w:r>
        <w:r w:rsidRPr="001853F6">
          <w:rPr>
            <w:rFonts w:hint="eastAsia"/>
          </w:rPr>
          <w:t>連携）については</w:t>
        </w:r>
        <w:r w:rsidRPr="001853F6">
          <w:rPr>
            <w:rFonts w:hint="eastAsia"/>
          </w:rPr>
          <w:t>OpenID</w:t>
        </w:r>
        <w:r w:rsidRPr="001853F6">
          <w:rPr>
            <w:rFonts w:hint="eastAsia"/>
          </w:rPr>
          <w:t xml:space="preserve">　</w:t>
        </w:r>
        <w:r w:rsidRPr="001853F6">
          <w:rPr>
            <w:rFonts w:hint="eastAsia"/>
          </w:rPr>
          <w:t>for VC</w:t>
        </w:r>
        <w:r w:rsidRPr="001853F6">
          <w:rPr>
            <w:rFonts w:hint="eastAsia"/>
          </w:rPr>
          <w:t>を活用して連携している。</w:t>
        </w:r>
        <w:r w:rsidRPr="001853F6">
          <w:rPr>
            <w:rFonts w:hint="eastAsia"/>
          </w:rPr>
          <w:t>OpenID</w:t>
        </w:r>
        <w:r w:rsidRPr="001853F6">
          <w:rPr>
            <w:rFonts w:hint="eastAsia"/>
          </w:rPr>
          <w:t xml:space="preserve">　</w:t>
        </w:r>
        <w:r w:rsidRPr="001853F6">
          <w:rPr>
            <w:rFonts w:hint="eastAsia"/>
          </w:rPr>
          <w:t>for VC</w:t>
        </w:r>
        <w:r w:rsidRPr="001853F6">
          <w:rPr>
            <w:rFonts w:hint="eastAsia"/>
          </w:rPr>
          <w:t>実装上は、</w:t>
        </w:r>
        <w:r w:rsidRPr="001853F6">
          <w:rPr>
            <w:rFonts w:hint="eastAsia"/>
          </w:rPr>
          <w:t>Azure</w:t>
        </w:r>
        <w:r w:rsidRPr="001853F6">
          <w:rPr>
            <w:rFonts w:hint="eastAsia"/>
          </w:rPr>
          <w:t>基盤の機能を利用</w:t>
        </w:r>
        <w:r w:rsidRPr="001853F6">
          <w:rPr>
            <w:rFonts w:hint="eastAsia"/>
          </w:rPr>
          <w:t xml:space="preserve"> </w:t>
        </w:r>
        <w:r w:rsidRPr="001853F6">
          <w:rPr>
            <w:rFonts w:hint="eastAsia"/>
          </w:rPr>
          <w:t>。</w:t>
        </w:r>
      </w:ins>
    </w:p>
    <w:p w14:paraId="012AAE59" w14:textId="77777777" w:rsidR="000B7E08" w:rsidRPr="00A06E26" w:rsidRDefault="000B7E08" w:rsidP="00F31F18">
      <w:pPr>
        <w:rPr>
          <w:rFonts w:asciiTheme="majorHAnsi" w:eastAsiaTheme="majorHAnsi" w:hAnsiTheme="majorHAnsi"/>
        </w:rPr>
      </w:pPr>
    </w:p>
    <w:p w14:paraId="529C2915" w14:textId="1365D262"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08" w:name="_Toc128560533"/>
      <w:r w:rsidRPr="00A06E26">
        <w:rPr>
          <w:rFonts w:hint="eastAsia"/>
        </w:rPr>
        <w:t>その他</w:t>
      </w:r>
      <w:bookmarkEnd w:id="808"/>
    </w:p>
    <w:p w14:paraId="65D18486" w14:textId="283EDDB0" w:rsidR="00094946" w:rsidRPr="000B7E08" w:rsidRDefault="000B7E08" w:rsidP="00B65121">
      <w:pPr>
        <w:ind w:firstLineChars="100" w:firstLine="210"/>
        <w:rPr>
          <w:rFonts w:asciiTheme="majorHAnsi" w:eastAsiaTheme="majorHAnsi" w:hAnsiTheme="majorHAnsi"/>
          <w:color w:val="000000" w:themeColor="text1"/>
        </w:rPr>
      </w:pPr>
      <w:r w:rsidRPr="000B7E08">
        <w:rPr>
          <w:rFonts w:asciiTheme="majorHAnsi" w:eastAsiaTheme="majorHAnsi" w:hAnsiTheme="majorHAnsi" w:hint="eastAsia"/>
          <w:color w:val="000000" w:themeColor="text1"/>
        </w:rPr>
        <w:t>特になし。</w:t>
      </w:r>
    </w:p>
    <w:p w14:paraId="5EB33720" w14:textId="41AB345E" w:rsidR="00F170EC" w:rsidRDefault="00F170EC" w:rsidP="002E60EC">
      <w:pPr>
        <w:rPr>
          <w:rFonts w:asciiTheme="majorHAnsi" w:eastAsiaTheme="majorHAnsi" w:hAnsiTheme="majorHAnsi"/>
        </w:rPr>
      </w:pPr>
    </w:p>
    <w:p w14:paraId="6004C380" w14:textId="31CCFF09" w:rsidR="00551E62" w:rsidRDefault="00551E62" w:rsidP="002E60EC">
      <w:pPr>
        <w:rPr>
          <w:rFonts w:asciiTheme="majorHAnsi" w:eastAsiaTheme="majorHAnsi" w:hAnsiTheme="majorHAnsi"/>
        </w:rPr>
      </w:pPr>
    </w:p>
    <w:p w14:paraId="2060C793" w14:textId="689682CF" w:rsidR="00551E62" w:rsidRDefault="00551E62" w:rsidP="002E60EC">
      <w:pPr>
        <w:rPr>
          <w:rFonts w:asciiTheme="majorHAnsi" w:eastAsiaTheme="majorHAnsi" w:hAnsiTheme="majorHAnsi"/>
        </w:rPr>
      </w:pPr>
    </w:p>
    <w:p w14:paraId="71252A1F" w14:textId="12B1B6C5" w:rsidR="00551E62" w:rsidRDefault="00551E62" w:rsidP="002E60EC">
      <w:pPr>
        <w:rPr>
          <w:rFonts w:asciiTheme="majorHAnsi" w:eastAsiaTheme="majorHAnsi" w:hAnsiTheme="majorHAnsi"/>
        </w:rPr>
      </w:pPr>
    </w:p>
    <w:p w14:paraId="46BD69C6" w14:textId="1E77D995" w:rsidR="00551E62" w:rsidRDefault="00551E62" w:rsidP="002E60EC">
      <w:pPr>
        <w:rPr>
          <w:rFonts w:asciiTheme="majorHAnsi" w:eastAsiaTheme="majorHAnsi" w:hAnsiTheme="majorHAnsi"/>
        </w:rPr>
      </w:pPr>
    </w:p>
    <w:p w14:paraId="76E2FDCC" w14:textId="703568F5" w:rsidR="00551E62" w:rsidRDefault="00551E62" w:rsidP="002E60EC">
      <w:pPr>
        <w:rPr>
          <w:rFonts w:asciiTheme="majorHAnsi" w:eastAsiaTheme="majorHAnsi" w:hAnsiTheme="majorHAnsi"/>
        </w:rPr>
      </w:pPr>
    </w:p>
    <w:p w14:paraId="4C0884D3" w14:textId="1E5072C7" w:rsidR="00551E62" w:rsidRDefault="00551E62" w:rsidP="002E60EC">
      <w:pPr>
        <w:rPr>
          <w:rFonts w:asciiTheme="majorHAnsi" w:eastAsiaTheme="majorHAnsi" w:hAnsiTheme="majorHAnsi"/>
        </w:rPr>
      </w:pPr>
    </w:p>
    <w:p w14:paraId="0F4FF4CB" w14:textId="4E66D008" w:rsidR="00551E62" w:rsidRDefault="00551E62" w:rsidP="002E60EC">
      <w:pPr>
        <w:rPr>
          <w:rFonts w:asciiTheme="majorHAnsi" w:eastAsiaTheme="majorHAnsi" w:hAnsiTheme="majorHAnsi"/>
        </w:rPr>
      </w:pPr>
    </w:p>
    <w:p w14:paraId="5947AF54" w14:textId="5E63359D" w:rsidR="00551E62" w:rsidRDefault="00551E62" w:rsidP="002E60EC">
      <w:pPr>
        <w:rPr>
          <w:rFonts w:asciiTheme="majorHAnsi" w:eastAsiaTheme="majorHAnsi" w:hAnsiTheme="majorHAnsi"/>
        </w:rPr>
      </w:pPr>
    </w:p>
    <w:p w14:paraId="1F0CC325" w14:textId="73DE7F00" w:rsidR="00551E62" w:rsidRDefault="00551E62" w:rsidP="002E60EC">
      <w:pPr>
        <w:rPr>
          <w:rFonts w:asciiTheme="majorHAnsi" w:eastAsiaTheme="majorHAnsi" w:hAnsiTheme="majorHAnsi"/>
        </w:rPr>
      </w:pPr>
    </w:p>
    <w:p w14:paraId="39BB1E68" w14:textId="3963E888" w:rsidR="00551E62" w:rsidRDefault="00551E62" w:rsidP="002E60EC">
      <w:pPr>
        <w:rPr>
          <w:rFonts w:asciiTheme="majorHAnsi" w:eastAsiaTheme="majorHAnsi" w:hAnsiTheme="majorHAnsi"/>
        </w:rPr>
      </w:pPr>
    </w:p>
    <w:p w14:paraId="48DC70BD" w14:textId="77777777" w:rsidR="00551E62" w:rsidRPr="00A06E26" w:rsidRDefault="00551E62" w:rsidP="002E60EC">
      <w:pPr>
        <w:rPr>
          <w:rFonts w:asciiTheme="majorHAnsi" w:eastAsiaTheme="majorHAnsi" w:hAnsiTheme="majorHAnsi"/>
        </w:rPr>
      </w:pPr>
    </w:p>
    <w:p w14:paraId="6A681C15" w14:textId="664461AC" w:rsidR="00041C8C" w:rsidRPr="00A06E26" w:rsidRDefault="009B4C13" w:rsidP="002035AF">
      <w:pPr>
        <w:pStyle w:val="2"/>
      </w:pPr>
      <w:bookmarkStart w:id="809" w:name="_Toc128560534"/>
      <w:r w:rsidRPr="00A06E26">
        <w:rPr>
          <w:rFonts w:hint="eastAsia"/>
        </w:rPr>
        <w:t>本実証で企画・開発したシステムの概要</w:t>
      </w:r>
      <w:bookmarkEnd w:id="809"/>
    </w:p>
    <w:p w14:paraId="7A59956C" w14:textId="2E2E2D1C" w:rsidR="00A71219"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10" w:name="_Toc123723529"/>
      <w:bookmarkStart w:id="811" w:name="_Toc128560535"/>
      <w:bookmarkEnd w:id="810"/>
      <w:r w:rsidRPr="00A06E26">
        <w:rPr>
          <w:rFonts w:hint="eastAsia"/>
        </w:rPr>
        <w:t>業務フロー</w:t>
      </w:r>
      <w:bookmarkStart w:id="812" w:name="_Hlk127903717"/>
      <w:bookmarkEnd w:id="811"/>
    </w:p>
    <w:p w14:paraId="2FA6568E" w14:textId="2F8B202B" w:rsidR="00226884" w:rsidRPr="00A06E26" w:rsidRDefault="00226884" w:rsidP="002035AF">
      <w:pPr>
        <w:pStyle w:val="a4"/>
        <w:numPr>
          <w:ilvl w:val="0"/>
          <w:numId w:val="17"/>
        </w:numPr>
        <w:ind w:leftChars="0"/>
        <w:rPr>
          <w:rFonts w:asciiTheme="majorHAnsi" w:eastAsiaTheme="majorHAnsi" w:hAnsiTheme="majorHAnsi"/>
        </w:rPr>
      </w:pPr>
      <w:r w:rsidRPr="00226884">
        <w:rPr>
          <w:rFonts w:asciiTheme="majorHAnsi" w:eastAsiaTheme="majorHAnsi" w:hAnsiTheme="majorHAnsi" w:hint="eastAsia"/>
        </w:rPr>
        <w:t>中小事業者における税務申告機能のフロー</w:t>
      </w:r>
    </w:p>
    <w:bookmarkEnd w:id="812"/>
    <w:p w14:paraId="3E734399" w14:textId="2E81C6DB" w:rsidR="00AB33BF" w:rsidRDefault="004B3758" w:rsidP="004B3758">
      <w:pPr>
        <w:ind w:firstLineChars="100" w:firstLine="210"/>
        <w:rPr>
          <w:rFonts w:asciiTheme="majorHAnsi" w:eastAsiaTheme="majorEastAsia" w:hAnsiTheme="majorHAnsi"/>
          <w:color w:val="000000" w:themeColor="text1"/>
        </w:rPr>
      </w:pPr>
      <w:r w:rsidRPr="34869454">
        <w:rPr>
          <w:rFonts w:asciiTheme="majorHAnsi" w:eastAsiaTheme="majorEastAsia" w:hAnsiTheme="majorHAnsi"/>
          <w:color w:val="000000" w:themeColor="text1"/>
        </w:rPr>
        <w:t>本システムは中小事業者が証明書の管理と証明書の取得および提示が可能な</w:t>
      </w:r>
      <w:del w:id="813" w:author="宮島　一樹" w:date="2023-03-23T18:50:00Z">
        <w:r w:rsidRPr="34869454" w:rsidDel="007C5875">
          <w:rPr>
            <w:rFonts w:asciiTheme="majorHAnsi" w:eastAsiaTheme="majorEastAsia" w:hAnsiTheme="majorHAnsi"/>
            <w:color w:val="000000" w:themeColor="text1"/>
          </w:rPr>
          <w:delText>Wallet</w:delText>
        </w:r>
      </w:del>
      <w:ins w:id="814" w:author="宮島　一樹" w:date="2023-03-23T18:50:00Z">
        <w:r w:rsidR="007C5875">
          <w:rPr>
            <w:rFonts w:asciiTheme="majorHAnsi" w:eastAsiaTheme="majorEastAsia" w:hAnsiTheme="majorHAnsi"/>
            <w:color w:val="000000" w:themeColor="text1"/>
          </w:rPr>
          <w:t>Wallet</w:t>
        </w:r>
      </w:ins>
      <w:r w:rsidRPr="34869454">
        <w:rPr>
          <w:rFonts w:asciiTheme="majorHAnsi" w:eastAsiaTheme="majorEastAsia" w:hAnsiTheme="majorHAnsi"/>
          <w:color w:val="000000" w:themeColor="text1"/>
        </w:rPr>
        <w:t>アプリケーションを開発した。</w:t>
      </w:r>
    </w:p>
    <w:p w14:paraId="054CADA8" w14:textId="12552E06" w:rsidR="004B3758" w:rsidRDefault="004B3758" w:rsidP="004B3758">
      <w:pPr>
        <w:ind w:firstLineChars="100" w:firstLine="21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中小事業者の税務申告機能のフローを</w:t>
      </w:r>
      <w:r w:rsidR="00AB33BF">
        <w:rPr>
          <w:rFonts w:asciiTheme="majorHAnsi" w:eastAsiaTheme="majorEastAsia" w:hAnsiTheme="majorHAnsi" w:hint="eastAsia"/>
          <w:color w:val="000000" w:themeColor="text1"/>
        </w:rPr>
        <w:t>以下に</w:t>
      </w:r>
      <w:r w:rsidRPr="34869454">
        <w:rPr>
          <w:rFonts w:asciiTheme="majorHAnsi" w:eastAsiaTheme="majorEastAsia" w:hAnsiTheme="majorHAnsi"/>
          <w:color w:val="000000" w:themeColor="text1"/>
        </w:rPr>
        <w:t>示す。</w:t>
      </w:r>
    </w:p>
    <w:p w14:paraId="7E7A2F2A" w14:textId="6C2B4FDD" w:rsidR="004B3758" w:rsidRPr="0049411C" w:rsidRDefault="004B3758" w:rsidP="0049411C">
      <w:pPr>
        <w:jc w:val="center"/>
      </w:pPr>
      <w:r>
        <w:rPr>
          <w:noProof/>
        </w:rPr>
        <w:lastRenderedPageBreak/>
        <w:drawing>
          <wp:inline distT="0" distB="0" distL="0" distR="0" wp14:anchorId="307068A7" wp14:editId="7CAAC025">
            <wp:extent cx="4724400" cy="2352359"/>
            <wp:effectExtent l="0" t="0" r="0" b="0"/>
            <wp:docPr id="1427594536" name="図 142759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34114" cy="2357196"/>
                    </a:xfrm>
                    <a:prstGeom prst="rect">
                      <a:avLst/>
                    </a:prstGeom>
                  </pic:spPr>
                </pic:pic>
              </a:graphicData>
            </a:graphic>
          </wp:inline>
        </w:drawing>
      </w:r>
    </w:p>
    <w:p w14:paraId="603186E3" w14:textId="1714C78B" w:rsidR="007B78A3" w:rsidRPr="00A06E26" w:rsidRDefault="0049411C" w:rsidP="0049411C">
      <w:pPr>
        <w:jc w:val="center"/>
        <w:rPr>
          <w:rFonts w:asciiTheme="majorHAnsi" w:eastAsiaTheme="majorHAnsi" w:hAnsiTheme="majorHAnsi"/>
        </w:rPr>
      </w:pPr>
      <w:bookmarkStart w:id="815" w:name="_Hlk127362759"/>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49411C">
        <w:rPr>
          <w:rFonts w:asciiTheme="majorHAnsi" w:eastAsiaTheme="majorHAnsi" w:hAnsiTheme="majorHAnsi" w:cs="Times New Roman" w:hint="eastAsia"/>
          <w:b/>
          <w:bCs/>
          <w:lang w:val="x-none"/>
        </w:rPr>
        <w:t>中小事業者における税務申告機能のフロー</w:t>
      </w:r>
    </w:p>
    <w:bookmarkEnd w:id="815"/>
    <w:p w14:paraId="7FCAB7C8" w14:textId="5F6AE058"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16" w:name="_Toc128560536"/>
      <w:r w:rsidRPr="00A06E26">
        <w:rPr>
          <w:rFonts w:hint="eastAsia"/>
        </w:rPr>
        <w:t>ユースケース図</w:t>
      </w:r>
      <w:bookmarkEnd w:id="816"/>
    </w:p>
    <w:p w14:paraId="531BC34B" w14:textId="68005EFC" w:rsidR="004A7D16" w:rsidRDefault="00AB33BF" w:rsidP="00AB33BF">
      <w:pPr>
        <w:ind w:firstLineChars="100" w:firstLine="210"/>
        <w:rPr>
          <w:rFonts w:asciiTheme="majorHAnsi" w:eastAsiaTheme="majorHAnsi" w:hAnsiTheme="majorHAnsi"/>
        </w:rPr>
      </w:pPr>
      <w:r>
        <w:rPr>
          <w:rFonts w:asciiTheme="majorHAnsi" w:eastAsiaTheme="majorHAnsi" w:hAnsiTheme="majorHAnsi" w:hint="eastAsia"/>
        </w:rPr>
        <w:t>本システムの</w:t>
      </w:r>
      <w:r w:rsidR="00415214">
        <w:rPr>
          <w:rFonts w:asciiTheme="majorHAnsi" w:eastAsiaTheme="majorHAnsi" w:hAnsiTheme="majorHAnsi" w:hint="eastAsia"/>
        </w:rPr>
        <w:t>ユースケース図を以下に</w:t>
      </w:r>
      <w:r>
        <w:rPr>
          <w:rFonts w:asciiTheme="majorHAnsi" w:eastAsiaTheme="majorHAnsi" w:hAnsiTheme="majorHAnsi" w:hint="eastAsia"/>
        </w:rPr>
        <w:t>示す</w:t>
      </w:r>
      <w:r w:rsidR="00415214">
        <w:rPr>
          <w:rFonts w:asciiTheme="majorHAnsi" w:eastAsiaTheme="majorHAnsi" w:hAnsiTheme="majorHAnsi" w:hint="eastAsia"/>
        </w:rPr>
        <w:t>。</w:t>
      </w:r>
    </w:p>
    <w:p w14:paraId="64E42A83" w14:textId="4C0AF6B3" w:rsidR="00415214" w:rsidRDefault="00415214" w:rsidP="001E5565">
      <w:pPr>
        <w:rPr>
          <w:rFonts w:asciiTheme="majorHAnsi" w:eastAsiaTheme="majorHAnsi" w:hAnsiTheme="majorHAnsi"/>
        </w:rPr>
      </w:pPr>
      <w:r>
        <w:rPr>
          <w:rFonts w:asciiTheme="majorHAnsi" w:eastAsiaTheme="majorHAnsi" w:hAnsiTheme="majorHAnsi"/>
          <w:noProof/>
        </w:rPr>
        <w:drawing>
          <wp:anchor distT="0" distB="0" distL="114300" distR="114300" simplePos="0" relativeHeight="251661312" behindDoc="0" locked="0" layoutInCell="1" allowOverlap="1" wp14:anchorId="4DD17EB9" wp14:editId="6076F425">
            <wp:simplePos x="0" y="0"/>
            <wp:positionH relativeFrom="column">
              <wp:posOffset>177165</wp:posOffset>
            </wp:positionH>
            <wp:positionV relativeFrom="paragraph">
              <wp:posOffset>80645</wp:posOffset>
            </wp:positionV>
            <wp:extent cx="4526201" cy="2628900"/>
            <wp:effectExtent l="0" t="0" r="8255"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2779" cy="26443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0AC2D" w14:textId="7219A165" w:rsidR="00415214" w:rsidRDefault="00415214" w:rsidP="001E5565">
      <w:pPr>
        <w:rPr>
          <w:rFonts w:asciiTheme="majorHAnsi" w:eastAsiaTheme="majorHAnsi" w:hAnsiTheme="majorHAnsi"/>
        </w:rPr>
      </w:pPr>
    </w:p>
    <w:p w14:paraId="230060EC" w14:textId="274210D6" w:rsidR="00415214" w:rsidRDefault="00415214" w:rsidP="001E5565">
      <w:pPr>
        <w:rPr>
          <w:rFonts w:asciiTheme="majorHAnsi" w:eastAsiaTheme="majorHAnsi" w:hAnsiTheme="majorHAnsi"/>
        </w:rPr>
      </w:pPr>
    </w:p>
    <w:p w14:paraId="4D048093" w14:textId="4EF64A0D" w:rsidR="00415214" w:rsidRDefault="00415214" w:rsidP="001E5565">
      <w:pPr>
        <w:rPr>
          <w:rFonts w:asciiTheme="majorHAnsi" w:eastAsiaTheme="majorHAnsi" w:hAnsiTheme="majorHAnsi"/>
        </w:rPr>
      </w:pPr>
    </w:p>
    <w:p w14:paraId="2D1CAD0B" w14:textId="636E8340" w:rsidR="00415214" w:rsidRDefault="00415214" w:rsidP="001E5565">
      <w:pPr>
        <w:rPr>
          <w:rFonts w:asciiTheme="majorHAnsi" w:eastAsiaTheme="majorHAnsi" w:hAnsiTheme="majorHAnsi"/>
        </w:rPr>
      </w:pPr>
    </w:p>
    <w:p w14:paraId="3B99F430" w14:textId="3E501D2B" w:rsidR="00415214" w:rsidRDefault="00415214" w:rsidP="001E5565">
      <w:pPr>
        <w:rPr>
          <w:rFonts w:asciiTheme="majorHAnsi" w:eastAsiaTheme="majorHAnsi" w:hAnsiTheme="majorHAnsi"/>
        </w:rPr>
      </w:pPr>
    </w:p>
    <w:p w14:paraId="6CDD9EC3" w14:textId="4CE3FB0C" w:rsidR="00415214" w:rsidRDefault="00415214" w:rsidP="001E5565">
      <w:pPr>
        <w:rPr>
          <w:rFonts w:asciiTheme="majorHAnsi" w:eastAsiaTheme="majorHAnsi" w:hAnsiTheme="majorHAnsi"/>
        </w:rPr>
      </w:pPr>
    </w:p>
    <w:p w14:paraId="6122E05C" w14:textId="55093C50" w:rsidR="00415214" w:rsidRDefault="00415214" w:rsidP="001E5565">
      <w:pPr>
        <w:rPr>
          <w:rFonts w:asciiTheme="majorHAnsi" w:eastAsiaTheme="majorHAnsi" w:hAnsiTheme="majorHAnsi"/>
        </w:rPr>
      </w:pPr>
    </w:p>
    <w:p w14:paraId="5E5BBA47" w14:textId="0006213F" w:rsidR="00415214" w:rsidRDefault="00415214" w:rsidP="001E5565">
      <w:pPr>
        <w:rPr>
          <w:rFonts w:asciiTheme="majorHAnsi" w:eastAsiaTheme="majorHAnsi" w:hAnsiTheme="majorHAnsi"/>
        </w:rPr>
      </w:pPr>
    </w:p>
    <w:p w14:paraId="06360D23" w14:textId="76ACACF2" w:rsidR="00415214" w:rsidRDefault="00415214" w:rsidP="001E5565">
      <w:pPr>
        <w:rPr>
          <w:rFonts w:asciiTheme="majorHAnsi" w:eastAsiaTheme="majorHAnsi" w:hAnsiTheme="majorHAnsi"/>
        </w:rPr>
      </w:pPr>
    </w:p>
    <w:p w14:paraId="5973B3FA" w14:textId="77777777" w:rsidR="00551E62" w:rsidRDefault="00551E62" w:rsidP="001E5565">
      <w:pPr>
        <w:rPr>
          <w:rFonts w:asciiTheme="majorHAnsi" w:eastAsiaTheme="majorHAnsi" w:hAnsiTheme="majorHAnsi"/>
        </w:rPr>
      </w:pPr>
    </w:p>
    <w:p w14:paraId="6FAED381" w14:textId="3B56E8AF" w:rsidR="00415214" w:rsidRDefault="00415214" w:rsidP="001E5565">
      <w:pPr>
        <w:rPr>
          <w:rFonts w:asciiTheme="majorHAnsi" w:eastAsiaTheme="majorHAnsi" w:hAnsiTheme="majorHAnsi"/>
        </w:rPr>
      </w:pPr>
    </w:p>
    <w:p w14:paraId="6E907B98" w14:textId="7EBF36B7" w:rsidR="00415214" w:rsidRPr="00A06E26" w:rsidRDefault="00415214" w:rsidP="00415214">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ユースケース図</w:t>
      </w:r>
    </w:p>
    <w:p w14:paraId="272BBC46" w14:textId="5B66837E"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17" w:name="_Toc128560537"/>
      <w:r w:rsidRPr="00A06E26">
        <w:rPr>
          <w:rFonts w:hint="eastAsia"/>
        </w:rPr>
        <w:t>操作画面（UI）</w:t>
      </w:r>
      <w:bookmarkEnd w:id="817"/>
    </w:p>
    <w:p w14:paraId="573D6B73" w14:textId="50E1482D" w:rsidR="00B9293F" w:rsidRPr="00A06E26" w:rsidRDefault="00500BBB" w:rsidP="000117F9">
      <w:pPr>
        <w:rPr>
          <w:rFonts w:asciiTheme="majorHAnsi" w:eastAsiaTheme="majorHAnsi" w:hAnsiTheme="majorHAnsi"/>
        </w:rPr>
      </w:pPr>
      <w:r w:rsidRPr="00A06E26">
        <w:rPr>
          <w:rFonts w:asciiTheme="majorHAnsi" w:eastAsiaTheme="majorHAnsi" w:hAnsiTheme="majorHAnsi" w:hint="eastAsia"/>
        </w:rPr>
        <w:t xml:space="preserve">　操作画面については</w:t>
      </w:r>
      <w:r w:rsidR="000117F9">
        <w:rPr>
          <w:rFonts w:asciiTheme="majorHAnsi" w:eastAsiaTheme="majorHAnsi" w:hAnsiTheme="majorHAnsi" w:hint="eastAsia"/>
        </w:rPr>
        <w:t>「</w:t>
      </w:r>
      <w:r w:rsidRPr="00A06E26">
        <w:rPr>
          <w:rFonts w:asciiTheme="majorHAnsi" w:eastAsiaTheme="majorHAnsi" w:hAnsiTheme="majorHAnsi" w:hint="eastAsia"/>
        </w:rPr>
        <w:t>成果報告書概要版</w:t>
      </w:r>
      <w:r w:rsidR="000117F9">
        <w:rPr>
          <w:rFonts w:asciiTheme="majorHAnsi" w:eastAsiaTheme="majorHAnsi" w:hAnsiTheme="majorHAnsi" w:hint="eastAsia"/>
        </w:rPr>
        <w:t>」</w:t>
      </w:r>
      <w:r w:rsidRPr="00A06E26">
        <w:rPr>
          <w:rFonts w:asciiTheme="majorHAnsi" w:eastAsiaTheme="majorHAnsi" w:hAnsiTheme="majorHAnsi" w:hint="eastAsia"/>
        </w:rPr>
        <w:t>にて記載</w:t>
      </w:r>
      <w:r w:rsidR="007151F4" w:rsidRPr="00A06E26">
        <w:rPr>
          <w:rFonts w:asciiTheme="majorHAnsi" w:eastAsiaTheme="majorHAnsi" w:hAnsiTheme="majorHAnsi" w:hint="eastAsia"/>
        </w:rPr>
        <w:t>する</w:t>
      </w:r>
      <w:r w:rsidR="00B9293F" w:rsidRPr="00A06E26">
        <w:rPr>
          <w:rFonts w:asciiTheme="majorHAnsi" w:eastAsiaTheme="majorHAnsi" w:hAnsiTheme="majorHAnsi" w:hint="eastAsia"/>
        </w:rPr>
        <w:t>。</w:t>
      </w:r>
    </w:p>
    <w:p w14:paraId="6B2DD358" w14:textId="77777777" w:rsidR="00FD314C" w:rsidRPr="00EA55C3" w:rsidRDefault="00FD314C" w:rsidP="001E5565">
      <w:pPr>
        <w:rPr>
          <w:rFonts w:asciiTheme="majorHAnsi" w:eastAsiaTheme="majorHAnsi" w:hAnsiTheme="majorHAnsi"/>
        </w:rPr>
      </w:pPr>
    </w:p>
    <w:p w14:paraId="689D42AE" w14:textId="2288B202"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bookmarkStart w:id="818" w:name="_Hlk125466574"/>
      <w:r w:rsidRPr="00A06E26">
        <w:rPr>
          <w:rFonts w:hint="eastAsia"/>
        </w:rPr>
        <w:lastRenderedPageBreak/>
        <w:t xml:space="preserve"> </w:t>
      </w:r>
      <w:bookmarkStart w:id="819" w:name="_Toc128560538"/>
      <w:r w:rsidRPr="00A06E26">
        <w:rPr>
          <w:rFonts w:hint="eastAsia"/>
        </w:rPr>
        <w:t>機能一覧/非機能一覧</w:t>
      </w:r>
      <w:bookmarkEnd w:id="819"/>
    </w:p>
    <w:bookmarkEnd w:id="818"/>
    <w:p w14:paraId="6F45DF85" w14:textId="29B28C81" w:rsidR="007B78A3" w:rsidRPr="00A06E26" w:rsidRDefault="007B78A3" w:rsidP="00557344">
      <w:pPr>
        <w:rPr>
          <w:rFonts w:asciiTheme="majorHAnsi" w:eastAsiaTheme="majorHAnsi" w:hAnsiTheme="majorHAnsi"/>
          <w:color w:val="000000" w:themeColor="text1"/>
        </w:rPr>
      </w:pPr>
      <w:r w:rsidRPr="00A06E26">
        <w:rPr>
          <w:rFonts w:asciiTheme="majorHAnsi" w:eastAsiaTheme="majorHAnsi" w:hAnsiTheme="majorHAnsi" w:hint="eastAsia"/>
          <w:color w:val="000000" w:themeColor="text1"/>
        </w:rPr>
        <w:t>3.4.4.</w:t>
      </w:r>
      <w:r w:rsidRPr="00A06E26">
        <w:rPr>
          <w:rFonts w:asciiTheme="majorHAnsi" w:eastAsiaTheme="majorHAnsi" w:hAnsiTheme="majorHAnsi"/>
          <w:color w:val="000000" w:themeColor="text1"/>
        </w:rPr>
        <w:t>1</w:t>
      </w:r>
      <w:r w:rsidRPr="00A06E26">
        <w:rPr>
          <w:rFonts w:asciiTheme="majorHAnsi" w:eastAsiaTheme="majorHAnsi" w:hAnsiTheme="majorHAnsi" w:hint="eastAsia"/>
          <w:color w:val="000000" w:themeColor="text1"/>
        </w:rPr>
        <w:tab/>
        <w:t xml:space="preserve"> 機能</w:t>
      </w:r>
      <w:r w:rsidR="00841ACC">
        <w:rPr>
          <w:rFonts w:asciiTheme="majorHAnsi" w:eastAsiaTheme="majorHAnsi" w:hAnsiTheme="majorHAnsi" w:hint="eastAsia"/>
          <w:color w:val="000000" w:themeColor="text1"/>
        </w:rPr>
        <w:t>一覧</w:t>
      </w:r>
    </w:p>
    <w:p w14:paraId="3FF0F43E" w14:textId="77777777" w:rsidR="00E33F38" w:rsidRDefault="00E33F38" w:rsidP="00E33F38">
      <w:pPr>
        <w:rPr>
          <w:rFonts w:ascii="Meiryo UI" w:eastAsia="Meiryo UI" w:hAnsi="Meiryo UI"/>
        </w:rPr>
      </w:pPr>
      <w:r>
        <w:rPr>
          <w:rFonts w:ascii="Meiryo UI" w:eastAsia="Meiryo UI" w:hAnsi="Meiryo UI" w:hint="eastAsia"/>
        </w:rPr>
        <w:t xml:space="preserve">　機能一覧としては、大きく２つに分類される。</w:t>
      </w:r>
    </w:p>
    <w:p w14:paraId="19D6B7E2" w14:textId="43B68009" w:rsidR="00E33F38" w:rsidRDefault="00E33F38" w:rsidP="00E33F38">
      <w:pPr>
        <w:rPr>
          <w:rFonts w:ascii="Meiryo UI" w:eastAsia="Meiryo UI" w:hAnsi="Meiryo UI"/>
        </w:rPr>
      </w:pPr>
      <w:r>
        <w:rPr>
          <w:rFonts w:ascii="Meiryo UI" w:eastAsia="Meiryo UI" w:hAnsi="Meiryo UI" w:hint="eastAsia"/>
        </w:rPr>
        <w:t xml:space="preserve">　　・</w:t>
      </w:r>
      <w:del w:id="820" w:author="宮島　一樹" w:date="2023-03-23T18:50:00Z">
        <w:r w:rsidDel="007C5875">
          <w:rPr>
            <w:rFonts w:ascii="Meiryo UI" w:eastAsia="Meiryo UI" w:hAnsi="Meiryo UI" w:hint="eastAsia"/>
          </w:rPr>
          <w:delText>Wallet</w:delText>
        </w:r>
      </w:del>
      <w:ins w:id="821" w:author="宮島　一樹" w:date="2023-03-23T18:50:00Z">
        <w:r w:rsidR="007C5875">
          <w:rPr>
            <w:rFonts w:ascii="Meiryo UI" w:eastAsia="Meiryo UI" w:hAnsi="Meiryo UI" w:hint="eastAsia"/>
          </w:rPr>
          <w:t>Wallet</w:t>
        </w:r>
      </w:ins>
      <w:r>
        <w:rPr>
          <w:rFonts w:ascii="Meiryo UI" w:eastAsia="Meiryo UI" w:hAnsi="Meiryo UI" w:hint="eastAsia"/>
        </w:rPr>
        <w:t>アプリケーション</w:t>
      </w:r>
    </w:p>
    <w:p w14:paraId="5D5905E8" w14:textId="77777777" w:rsidR="00E33F38" w:rsidRDefault="00E33F38" w:rsidP="00E33F38">
      <w:pPr>
        <w:rPr>
          <w:rFonts w:ascii="Meiryo UI" w:eastAsia="Meiryo UI" w:hAnsi="Meiryo UI"/>
        </w:rPr>
      </w:pPr>
      <w:r>
        <w:rPr>
          <w:rFonts w:ascii="Meiryo UI" w:eastAsia="Meiryo UI" w:hAnsi="Meiryo UI" w:hint="eastAsia"/>
        </w:rPr>
        <w:t xml:space="preserve">　　・証明書発行アプリケーション及び証明書検証アプリケーション</w:t>
      </w:r>
    </w:p>
    <w:p w14:paraId="3B4486F3" w14:textId="77777777" w:rsidR="00E33F38" w:rsidRDefault="00E33F38" w:rsidP="00E33F38">
      <w:pPr>
        <w:rPr>
          <w:rFonts w:ascii="Meiryo UI" w:eastAsia="Meiryo UI" w:hAnsi="Meiryo UI"/>
        </w:rPr>
      </w:pPr>
    </w:p>
    <w:p w14:paraId="4EF9E0CF" w14:textId="4E36B8B4" w:rsidR="00E33F38" w:rsidRDefault="00E33F38" w:rsidP="00E33F38">
      <w:pPr>
        <w:rPr>
          <w:rFonts w:ascii="Meiryo UI" w:eastAsia="Meiryo UI" w:hAnsi="Meiryo UI"/>
        </w:rPr>
      </w:pPr>
      <w:r>
        <w:rPr>
          <w:rFonts w:ascii="Meiryo UI" w:eastAsia="Meiryo UI" w:hAnsi="Meiryo UI" w:hint="eastAsia"/>
        </w:rPr>
        <w:t xml:space="preserve">　それぞれに有する機能を下記に示す。</w:t>
      </w:r>
    </w:p>
    <w:p w14:paraId="2458A7EF" w14:textId="77777777" w:rsidR="00841ACC" w:rsidRDefault="00841ACC" w:rsidP="00E33F38">
      <w:pPr>
        <w:rPr>
          <w:rFonts w:ascii="Meiryo UI" w:eastAsia="Meiryo UI" w:hAnsi="Meiryo UI"/>
        </w:rPr>
      </w:pPr>
    </w:p>
    <w:p w14:paraId="3863D117" w14:textId="4B5AAB81" w:rsidR="00841ACC" w:rsidRDefault="00E33F38" w:rsidP="002035AF">
      <w:pPr>
        <w:pStyle w:val="a4"/>
        <w:numPr>
          <w:ilvl w:val="0"/>
          <w:numId w:val="18"/>
        </w:numPr>
        <w:ind w:leftChars="0"/>
        <w:rPr>
          <w:rFonts w:ascii="Meiryo UI" w:eastAsia="Meiryo UI" w:hAnsi="Meiryo UI"/>
        </w:rPr>
      </w:pPr>
      <w:del w:id="822" w:author="宮島　一樹" w:date="2023-03-23T18:50:00Z">
        <w:r w:rsidDel="007C5875">
          <w:rPr>
            <w:rFonts w:ascii="Meiryo UI" w:eastAsia="Meiryo UI" w:hAnsi="Meiryo UI" w:hint="eastAsia"/>
          </w:rPr>
          <w:delText>W</w:delText>
        </w:r>
        <w:r w:rsidDel="007C5875">
          <w:rPr>
            <w:rFonts w:ascii="Meiryo UI" w:eastAsia="Meiryo UI" w:hAnsi="Meiryo UI"/>
          </w:rPr>
          <w:delText>allet</w:delText>
        </w:r>
      </w:del>
      <w:ins w:id="823" w:author="宮島　一樹" w:date="2023-03-23T18:50:00Z">
        <w:r w:rsidR="007C5875">
          <w:rPr>
            <w:rFonts w:ascii="Meiryo UI" w:eastAsia="Meiryo UI" w:hAnsi="Meiryo UI" w:hint="eastAsia"/>
          </w:rPr>
          <w:t>Wallet</w:t>
        </w:r>
      </w:ins>
      <w:r>
        <w:rPr>
          <w:rFonts w:ascii="Meiryo UI" w:eastAsia="Meiryo UI" w:hAnsi="Meiryo UI" w:hint="eastAsia"/>
        </w:rPr>
        <w:t>アプリケーション</w:t>
      </w:r>
      <w:bookmarkStart w:id="824" w:name="_Hlk127361710"/>
    </w:p>
    <w:p w14:paraId="1F5C18CE" w14:textId="77777777" w:rsidR="00BD1A3F" w:rsidRPr="00BD1A3F" w:rsidRDefault="00BD1A3F" w:rsidP="00BD1A3F">
      <w:pPr>
        <w:pStyle w:val="a4"/>
        <w:ind w:leftChars="0" w:left="420"/>
        <w:rPr>
          <w:rFonts w:ascii="Meiryo UI" w:eastAsia="Meiryo UI" w:hAnsi="Meiryo UI"/>
        </w:rPr>
      </w:pPr>
    </w:p>
    <w:p w14:paraId="41810A02" w14:textId="707247EE" w:rsidR="00841ACC" w:rsidRPr="00841ACC" w:rsidRDefault="00841ACC" w:rsidP="00841ACC">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機能一覧（</w:t>
      </w:r>
      <w:commentRangeStart w:id="825"/>
      <w:del w:id="826" w:author="宮島　一樹" w:date="2023-03-23T18:50:00Z">
        <w:r w:rsidRPr="00A06E26" w:rsidDel="007C5875">
          <w:rPr>
            <w:rFonts w:asciiTheme="majorHAnsi" w:eastAsiaTheme="majorHAnsi" w:hAnsiTheme="majorHAnsi" w:cs="Times New Roman" w:hint="eastAsia"/>
            <w:b/>
            <w:bCs/>
            <w:lang w:val="x-none"/>
          </w:rPr>
          <w:delText>w</w:delText>
        </w:r>
        <w:r w:rsidRPr="00A06E26" w:rsidDel="007C5875">
          <w:rPr>
            <w:rFonts w:asciiTheme="majorHAnsi" w:eastAsiaTheme="majorHAnsi" w:hAnsiTheme="majorHAnsi" w:cs="Times New Roman"/>
            <w:b/>
            <w:bCs/>
            <w:lang w:val="x-none"/>
          </w:rPr>
          <w:delText>allet</w:delText>
        </w:r>
      </w:del>
      <w:commentRangeEnd w:id="825"/>
      <w:proofErr w:type="spellStart"/>
      <w:ins w:id="827" w:author="宮島　一樹" w:date="2023-03-23T18:50:00Z">
        <w:r w:rsidR="007C5875">
          <w:rPr>
            <w:rFonts w:asciiTheme="majorHAnsi" w:eastAsiaTheme="majorHAnsi" w:hAnsiTheme="majorHAnsi" w:cs="Times New Roman" w:hint="eastAsia"/>
            <w:b/>
            <w:bCs/>
            <w:lang w:val="x-none"/>
          </w:rPr>
          <w:t>Wallet</w:t>
        </w:r>
      </w:ins>
      <w:r w:rsidR="00B766BE">
        <w:rPr>
          <w:rStyle w:val="ac"/>
        </w:rPr>
        <w:commentReference w:id="825"/>
      </w:r>
      <w:r w:rsidRPr="00A06E26">
        <w:rPr>
          <w:rFonts w:asciiTheme="majorHAnsi" w:eastAsiaTheme="majorHAnsi" w:hAnsiTheme="majorHAnsi" w:cs="Times New Roman" w:hint="eastAsia"/>
          <w:b/>
          <w:bCs/>
          <w:lang w:val="x-none"/>
        </w:rPr>
        <w:t>アプリケーション</w:t>
      </w:r>
      <w:proofErr w:type="spellEnd"/>
      <w:r w:rsidRPr="00A06E26">
        <w:rPr>
          <w:rFonts w:asciiTheme="majorHAnsi" w:eastAsiaTheme="majorHAnsi" w:hAnsiTheme="majorHAnsi" w:cs="Times New Roman" w:hint="eastAsia"/>
          <w:b/>
          <w:bCs/>
          <w:lang w:val="x-none"/>
        </w:rPr>
        <w:t>）</w:t>
      </w:r>
    </w:p>
    <w:tbl>
      <w:tblPr>
        <w:tblStyle w:val="ab"/>
        <w:tblW w:w="8505" w:type="dxa"/>
        <w:jc w:val="center"/>
        <w:tblLook w:val="0420" w:firstRow="1" w:lastRow="0" w:firstColumn="0" w:lastColumn="0" w:noHBand="0" w:noVBand="1"/>
      </w:tblPr>
      <w:tblGrid>
        <w:gridCol w:w="1413"/>
        <w:gridCol w:w="2126"/>
        <w:gridCol w:w="4966"/>
      </w:tblGrid>
      <w:tr w:rsidR="00E33F38" w:rsidRPr="00723202" w14:paraId="62ACC363" w14:textId="77777777" w:rsidTr="005F3CD4">
        <w:trPr>
          <w:trHeight w:val="360"/>
          <w:jc w:val="center"/>
        </w:trPr>
        <w:tc>
          <w:tcPr>
            <w:tcW w:w="1413" w:type="dxa"/>
            <w:shd w:val="clear" w:color="auto" w:fill="D5DCE4" w:themeFill="text2" w:themeFillTint="33"/>
          </w:tcPr>
          <w:bookmarkEnd w:id="824"/>
          <w:p w14:paraId="18AC3FB0" w14:textId="77777777" w:rsidR="00E33F38" w:rsidRPr="00723202" w:rsidRDefault="00E33F38" w:rsidP="005F3CD4">
            <w:pPr>
              <w:widowControl/>
              <w:jc w:val="left"/>
              <w:rPr>
                <w:rFonts w:asciiTheme="majorHAnsi" w:eastAsiaTheme="majorHAnsi" w:hAnsiTheme="majorHAnsi" w:cs="Arial"/>
                <w:b/>
                <w:bCs/>
                <w:kern w:val="24"/>
                <w:sz w:val="20"/>
                <w:szCs w:val="28"/>
              </w:rPr>
            </w:pPr>
            <w:r w:rsidRPr="00723202">
              <w:rPr>
                <w:rFonts w:asciiTheme="majorHAnsi" w:eastAsiaTheme="majorHAnsi" w:hAnsiTheme="majorHAnsi" w:cs="Arial" w:hint="eastAsia"/>
                <w:b/>
                <w:bCs/>
                <w:kern w:val="24"/>
                <w:sz w:val="20"/>
                <w:szCs w:val="28"/>
              </w:rPr>
              <w:t>機能/非機能</w:t>
            </w:r>
          </w:p>
        </w:tc>
        <w:tc>
          <w:tcPr>
            <w:tcW w:w="2126" w:type="dxa"/>
            <w:shd w:val="clear" w:color="auto" w:fill="D5DCE4" w:themeFill="text2" w:themeFillTint="33"/>
            <w:hideMark/>
          </w:tcPr>
          <w:p w14:paraId="2314075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機能名</w:t>
            </w:r>
          </w:p>
        </w:tc>
        <w:tc>
          <w:tcPr>
            <w:tcW w:w="4966" w:type="dxa"/>
            <w:shd w:val="clear" w:color="auto" w:fill="D5DCE4" w:themeFill="text2" w:themeFillTint="33"/>
            <w:hideMark/>
          </w:tcPr>
          <w:p w14:paraId="526AB4F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機能概要</w:t>
            </w:r>
          </w:p>
        </w:tc>
      </w:tr>
      <w:tr w:rsidR="00E33F38" w:rsidRPr="00723202" w14:paraId="765FDB80" w14:textId="77777777" w:rsidTr="005F3CD4">
        <w:trPr>
          <w:trHeight w:val="360"/>
          <w:jc w:val="center"/>
        </w:trPr>
        <w:tc>
          <w:tcPr>
            <w:tcW w:w="1413" w:type="dxa"/>
          </w:tcPr>
          <w:p w14:paraId="18D0A98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180342A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証明書の取得</w:t>
            </w:r>
          </w:p>
        </w:tc>
        <w:tc>
          <w:tcPr>
            <w:tcW w:w="4966" w:type="dxa"/>
          </w:tcPr>
          <w:p w14:paraId="501FFDFE" w14:textId="1782DD5A"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証明書発行サイトから</w:t>
            </w:r>
            <w:del w:id="828" w:author="宮島　一樹" w:date="2023-03-23T18:50:00Z">
              <w:r w:rsidRPr="00723202" w:rsidDel="007C5875">
                <w:rPr>
                  <w:rFonts w:asciiTheme="majorHAnsi" w:eastAsiaTheme="majorHAnsi" w:hAnsiTheme="majorHAnsi" w:cs="Arial" w:hint="eastAsia"/>
                  <w:sz w:val="20"/>
                  <w:szCs w:val="36"/>
                </w:rPr>
                <w:delText>wallet</w:delText>
              </w:r>
            </w:del>
            <w:ins w:id="829" w:author="宮島　一樹" w:date="2023-03-23T18:50:00Z">
              <w:r w:rsidR="007C5875">
                <w:rPr>
                  <w:rFonts w:asciiTheme="majorHAnsi" w:eastAsiaTheme="majorHAnsi" w:hAnsiTheme="majorHAnsi" w:cs="Arial" w:hint="eastAsia"/>
                  <w:sz w:val="20"/>
                  <w:szCs w:val="36"/>
                </w:rPr>
                <w:t>Wallet</w:t>
              </w:r>
            </w:ins>
            <w:r w:rsidRPr="00723202">
              <w:rPr>
                <w:rFonts w:asciiTheme="majorHAnsi" w:eastAsiaTheme="majorHAnsi" w:hAnsiTheme="majorHAnsi" w:cs="Arial" w:hint="eastAsia"/>
                <w:sz w:val="20"/>
                <w:szCs w:val="36"/>
              </w:rPr>
              <w:t>アプリケーションに遷移し、証明書発行の処理を行う。</w:t>
            </w:r>
            <w:del w:id="830" w:author="宮島　一樹" w:date="2023-03-23T18:50:00Z">
              <w:r w:rsidRPr="00723202" w:rsidDel="007C5875">
                <w:rPr>
                  <w:rFonts w:asciiTheme="majorHAnsi" w:eastAsiaTheme="majorHAnsi" w:hAnsiTheme="majorHAnsi" w:cs="Arial" w:hint="eastAsia"/>
                  <w:sz w:val="20"/>
                  <w:szCs w:val="36"/>
                </w:rPr>
                <w:delText>wallet</w:delText>
              </w:r>
            </w:del>
            <w:ins w:id="831" w:author="宮島　一樹" w:date="2023-03-23T18:50:00Z">
              <w:r w:rsidR="007C5875">
                <w:rPr>
                  <w:rFonts w:asciiTheme="majorHAnsi" w:eastAsiaTheme="majorHAnsi" w:hAnsiTheme="majorHAnsi" w:cs="Arial" w:hint="eastAsia"/>
                  <w:sz w:val="20"/>
                  <w:szCs w:val="36"/>
                </w:rPr>
                <w:t>Wallet</w:t>
              </w:r>
            </w:ins>
            <w:r w:rsidRPr="00723202">
              <w:rPr>
                <w:rFonts w:asciiTheme="majorHAnsi" w:eastAsiaTheme="majorHAnsi" w:hAnsiTheme="majorHAnsi" w:cs="Arial" w:hint="eastAsia"/>
                <w:sz w:val="20"/>
                <w:szCs w:val="36"/>
              </w:rPr>
              <w:t>アプリケーションはユーザーに取得する証明書に同意を求める。同意を得ると内部の秘密鍵を使って署名を行い、そのデータを証明書の発行を証明書発行サイトにリクエストすることで証明書を取得する。証明書の発行フローはOpenID for Verifiable Credential Issuanceに準ずる。</w:t>
            </w:r>
          </w:p>
        </w:tc>
      </w:tr>
      <w:tr w:rsidR="00E33F38" w:rsidRPr="00723202" w14:paraId="3F8B617C" w14:textId="77777777" w:rsidTr="005F3CD4">
        <w:trPr>
          <w:trHeight w:val="360"/>
          <w:jc w:val="center"/>
        </w:trPr>
        <w:tc>
          <w:tcPr>
            <w:tcW w:w="1413" w:type="dxa"/>
          </w:tcPr>
          <w:p w14:paraId="5674C2B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585F0B8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証明書の提示</w:t>
            </w:r>
          </w:p>
        </w:tc>
        <w:tc>
          <w:tcPr>
            <w:tcW w:w="4966" w:type="dxa"/>
          </w:tcPr>
          <w:p w14:paraId="514AD99E" w14:textId="4F2341B0"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hint="eastAsia"/>
                <w:sz w:val="20"/>
              </w:rPr>
              <w:t>証明書検証サイトから</w:t>
            </w:r>
            <w:del w:id="832" w:author="宮島　一樹" w:date="2023-03-23T18:50:00Z">
              <w:r w:rsidRPr="00723202" w:rsidDel="007C5875">
                <w:rPr>
                  <w:rFonts w:asciiTheme="majorHAnsi" w:eastAsiaTheme="majorHAnsi" w:hAnsiTheme="majorHAnsi" w:hint="eastAsia"/>
                  <w:sz w:val="20"/>
                </w:rPr>
                <w:delText>wallet</w:delText>
              </w:r>
            </w:del>
            <w:ins w:id="833" w:author="宮島　一樹" w:date="2023-03-23T18:50:00Z">
              <w:r w:rsidR="007C5875">
                <w:rPr>
                  <w:rFonts w:asciiTheme="majorHAnsi" w:eastAsiaTheme="majorHAnsi" w:hAnsiTheme="majorHAnsi" w:hint="eastAsia"/>
                  <w:sz w:val="20"/>
                </w:rPr>
                <w:t>Wallet</w:t>
              </w:r>
            </w:ins>
            <w:r w:rsidRPr="00723202">
              <w:rPr>
                <w:rFonts w:asciiTheme="majorHAnsi" w:eastAsiaTheme="majorHAnsi" w:hAnsiTheme="majorHAnsi" w:hint="eastAsia"/>
                <w:sz w:val="20"/>
              </w:rPr>
              <w:t>アプリケーションに遷移し、証明書提示の処理を行う。</w:t>
            </w:r>
            <w:del w:id="834" w:author="宮島　一樹" w:date="2023-03-23T18:50:00Z">
              <w:r w:rsidRPr="00723202" w:rsidDel="007C5875">
                <w:rPr>
                  <w:rFonts w:asciiTheme="majorHAnsi" w:eastAsiaTheme="majorHAnsi" w:hAnsiTheme="majorHAnsi" w:hint="eastAsia"/>
                  <w:sz w:val="20"/>
                </w:rPr>
                <w:delText>wallet</w:delText>
              </w:r>
            </w:del>
            <w:ins w:id="835" w:author="宮島　一樹" w:date="2023-03-23T18:50:00Z">
              <w:r w:rsidR="007C5875">
                <w:rPr>
                  <w:rFonts w:asciiTheme="majorHAnsi" w:eastAsiaTheme="majorHAnsi" w:hAnsiTheme="majorHAnsi" w:hint="eastAsia"/>
                  <w:sz w:val="20"/>
                </w:rPr>
                <w:t>Wallet</w:t>
              </w:r>
            </w:ins>
            <w:r w:rsidRPr="00723202">
              <w:rPr>
                <w:rFonts w:asciiTheme="majorHAnsi" w:eastAsiaTheme="majorHAnsi" w:hAnsiTheme="majorHAnsi" w:hint="eastAsia"/>
                <w:sz w:val="20"/>
              </w:rPr>
              <w:t>アプリケーションはユーザーに提示する証明書の選択と提示の同意を求める。同意を得ると内部の秘密鍵を使って署名を行い、そのデータを証明書提示サイトにリクエストすることで証明書を提示する。証明書の提示フローはOpenID for Verifiable Presentationsに準ずる。</w:t>
            </w:r>
          </w:p>
        </w:tc>
      </w:tr>
      <w:tr w:rsidR="00E33F38" w:rsidRPr="00723202" w14:paraId="41520B54" w14:textId="77777777" w:rsidTr="005F3CD4">
        <w:trPr>
          <w:trHeight w:val="360"/>
          <w:jc w:val="center"/>
        </w:trPr>
        <w:tc>
          <w:tcPr>
            <w:tcW w:w="1413" w:type="dxa"/>
          </w:tcPr>
          <w:p w14:paraId="612798C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471CF61D"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証明書の管理</w:t>
            </w:r>
          </w:p>
        </w:tc>
        <w:tc>
          <w:tcPr>
            <w:tcW w:w="4966" w:type="dxa"/>
          </w:tcPr>
          <w:p w14:paraId="3D1A9EFC" w14:textId="169BD3EF" w:rsidR="00E33F38" w:rsidRPr="00723202" w:rsidRDefault="00E33F38" w:rsidP="005F3CD4">
            <w:pPr>
              <w:rPr>
                <w:rFonts w:asciiTheme="majorHAnsi" w:eastAsiaTheme="majorHAnsi" w:hAnsiTheme="majorHAnsi"/>
                <w:sz w:val="20"/>
              </w:rPr>
            </w:pPr>
            <w:del w:id="836" w:author="宮島　一樹" w:date="2023-03-23T18:50:00Z">
              <w:r w:rsidRPr="00723202" w:rsidDel="007C5875">
                <w:rPr>
                  <w:rFonts w:asciiTheme="majorHAnsi" w:eastAsiaTheme="majorHAnsi" w:hAnsiTheme="majorHAnsi" w:hint="eastAsia"/>
                  <w:sz w:val="20"/>
                </w:rPr>
                <w:delText>wallet</w:delText>
              </w:r>
            </w:del>
            <w:ins w:id="837" w:author="宮島　一樹" w:date="2023-03-23T18:50:00Z">
              <w:r w:rsidR="007C5875">
                <w:rPr>
                  <w:rFonts w:asciiTheme="majorHAnsi" w:eastAsiaTheme="majorHAnsi" w:hAnsiTheme="majorHAnsi" w:hint="eastAsia"/>
                  <w:sz w:val="20"/>
                </w:rPr>
                <w:t>Wallet</w:t>
              </w:r>
            </w:ins>
            <w:r w:rsidRPr="00723202">
              <w:rPr>
                <w:rFonts w:asciiTheme="majorHAnsi" w:eastAsiaTheme="majorHAnsi" w:hAnsiTheme="majorHAnsi" w:hint="eastAsia"/>
                <w:sz w:val="20"/>
              </w:rPr>
              <w:t>アプリケーションは取得した証明書を管理する。また、証明書はトレース可能な情報(取得した日時や提示した日時など)を保持している。</w:t>
            </w:r>
          </w:p>
        </w:tc>
      </w:tr>
    </w:tbl>
    <w:p w14:paraId="241B89B6" w14:textId="77777777" w:rsidR="00841ACC" w:rsidRPr="00F76336" w:rsidRDefault="00841ACC" w:rsidP="00E33F38">
      <w:pPr>
        <w:rPr>
          <w:rFonts w:ascii="Meiryo UI" w:eastAsia="Meiryo UI" w:hAnsi="Meiryo UI"/>
        </w:rPr>
      </w:pPr>
    </w:p>
    <w:p w14:paraId="4ABE2504" w14:textId="0C84F258" w:rsidR="00E33F38" w:rsidRDefault="00E33F38" w:rsidP="002035AF">
      <w:pPr>
        <w:pStyle w:val="a4"/>
        <w:numPr>
          <w:ilvl w:val="0"/>
          <w:numId w:val="18"/>
        </w:numPr>
        <w:ind w:leftChars="0"/>
        <w:rPr>
          <w:rFonts w:ascii="Meiryo UI" w:eastAsia="Meiryo UI" w:hAnsi="Meiryo UI"/>
        </w:rPr>
      </w:pPr>
      <w:r>
        <w:rPr>
          <w:rFonts w:ascii="Meiryo UI" w:eastAsia="Meiryo UI" w:hAnsi="Meiryo UI" w:hint="eastAsia"/>
        </w:rPr>
        <w:t>証明書発行アプリケーション及び証明書検証アプリケーション</w:t>
      </w:r>
    </w:p>
    <w:p w14:paraId="6351CF9E" w14:textId="2D7A983E" w:rsidR="00841ACC" w:rsidRDefault="00841ACC" w:rsidP="00841ACC">
      <w:pPr>
        <w:pStyle w:val="a4"/>
        <w:ind w:leftChars="0" w:left="420"/>
        <w:rPr>
          <w:rFonts w:ascii="Meiryo UI" w:eastAsia="Meiryo UI" w:hAnsi="Meiryo UI"/>
        </w:rPr>
      </w:pPr>
    </w:p>
    <w:p w14:paraId="3EC109C8" w14:textId="517FE59C" w:rsidR="00CD707C" w:rsidRPr="00A06E26" w:rsidRDefault="00CD707C" w:rsidP="00CD707C">
      <w:pPr>
        <w:keepNext/>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機能一覧（</w:t>
      </w:r>
      <w:r w:rsidRPr="00A06E26">
        <w:rPr>
          <w:rFonts w:asciiTheme="majorHAnsi" w:eastAsiaTheme="majorHAnsi" w:hAnsiTheme="majorHAnsi" w:cs="Times New Roman" w:hint="eastAsia"/>
          <w:b/>
          <w:bCs/>
        </w:rPr>
        <w:t>証明書発行及び証明書検証アプリケーション</w:t>
      </w:r>
      <w:r w:rsidRPr="00A06E26">
        <w:rPr>
          <w:rFonts w:asciiTheme="majorHAnsi" w:eastAsiaTheme="majorHAnsi" w:hAnsiTheme="majorHAnsi" w:cs="Times New Roman" w:hint="eastAsia"/>
          <w:b/>
          <w:bCs/>
          <w:lang w:val="x-none"/>
        </w:rPr>
        <w:t>）</w:t>
      </w:r>
    </w:p>
    <w:tbl>
      <w:tblPr>
        <w:tblStyle w:val="ab"/>
        <w:tblW w:w="8505" w:type="dxa"/>
        <w:jc w:val="center"/>
        <w:tblLook w:val="0420" w:firstRow="1" w:lastRow="0" w:firstColumn="0" w:lastColumn="0" w:noHBand="0" w:noVBand="1"/>
      </w:tblPr>
      <w:tblGrid>
        <w:gridCol w:w="1413"/>
        <w:gridCol w:w="2126"/>
        <w:gridCol w:w="4966"/>
      </w:tblGrid>
      <w:tr w:rsidR="00E33F38" w:rsidRPr="00723202" w14:paraId="4C9F3D28" w14:textId="77777777" w:rsidTr="005F3CD4">
        <w:trPr>
          <w:trHeight w:val="360"/>
          <w:jc w:val="center"/>
        </w:trPr>
        <w:tc>
          <w:tcPr>
            <w:tcW w:w="1413" w:type="dxa"/>
            <w:shd w:val="clear" w:color="auto" w:fill="D5DCE4" w:themeFill="text2" w:themeFillTint="33"/>
          </w:tcPr>
          <w:p w14:paraId="7B9EDA06" w14:textId="77777777" w:rsidR="00E33F38" w:rsidRPr="00723202" w:rsidRDefault="00E33F38" w:rsidP="005F3CD4">
            <w:pPr>
              <w:widowControl/>
              <w:jc w:val="left"/>
              <w:rPr>
                <w:rFonts w:asciiTheme="majorHAnsi" w:eastAsiaTheme="majorHAnsi" w:hAnsiTheme="majorHAnsi" w:cs="Arial"/>
                <w:b/>
                <w:bCs/>
                <w:kern w:val="24"/>
                <w:sz w:val="20"/>
                <w:szCs w:val="28"/>
              </w:rPr>
            </w:pPr>
            <w:r w:rsidRPr="00723202">
              <w:rPr>
                <w:rFonts w:asciiTheme="majorHAnsi" w:eastAsiaTheme="majorHAnsi" w:hAnsiTheme="majorHAnsi" w:cs="Arial" w:hint="eastAsia"/>
                <w:b/>
                <w:bCs/>
                <w:kern w:val="24"/>
                <w:sz w:val="20"/>
                <w:szCs w:val="28"/>
              </w:rPr>
              <w:t>機能/非機能</w:t>
            </w:r>
          </w:p>
        </w:tc>
        <w:tc>
          <w:tcPr>
            <w:tcW w:w="2126" w:type="dxa"/>
            <w:shd w:val="clear" w:color="auto" w:fill="D5DCE4" w:themeFill="text2" w:themeFillTint="33"/>
            <w:hideMark/>
          </w:tcPr>
          <w:p w14:paraId="181F14A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機能名</w:t>
            </w:r>
          </w:p>
        </w:tc>
        <w:tc>
          <w:tcPr>
            <w:tcW w:w="4966" w:type="dxa"/>
            <w:shd w:val="clear" w:color="auto" w:fill="D5DCE4" w:themeFill="text2" w:themeFillTint="33"/>
            <w:hideMark/>
          </w:tcPr>
          <w:p w14:paraId="7B677FD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機能概要</w:t>
            </w:r>
          </w:p>
        </w:tc>
      </w:tr>
      <w:tr w:rsidR="00E33F38" w:rsidRPr="00723202" w14:paraId="4BEEC513" w14:textId="77777777" w:rsidTr="005F3CD4">
        <w:trPr>
          <w:trHeight w:val="360"/>
          <w:jc w:val="center"/>
        </w:trPr>
        <w:tc>
          <w:tcPr>
            <w:tcW w:w="1413" w:type="dxa"/>
          </w:tcPr>
          <w:p w14:paraId="13FA054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79A8E47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証明書の発行</w:t>
            </w:r>
          </w:p>
        </w:tc>
        <w:tc>
          <w:tcPr>
            <w:tcW w:w="4966" w:type="dxa"/>
          </w:tcPr>
          <w:p w14:paraId="5F5145C7" w14:textId="66C66246"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hint="eastAsia"/>
                <w:sz w:val="20"/>
              </w:rPr>
              <w:t>・ 発行リクエストの作成</w:t>
            </w:r>
            <w:r w:rsidRPr="00723202">
              <w:rPr>
                <w:rFonts w:asciiTheme="majorHAnsi" w:eastAsiaTheme="majorHAnsi" w:hAnsiTheme="majorHAnsi" w:hint="eastAsia"/>
                <w:sz w:val="20"/>
              </w:rPr>
              <w:br/>
            </w:r>
            <w:r w:rsidRPr="00723202">
              <w:rPr>
                <w:rFonts w:asciiTheme="majorHAnsi" w:eastAsiaTheme="majorHAnsi" w:hAnsiTheme="majorHAnsi" w:hint="eastAsia"/>
                <w:sz w:val="20"/>
              </w:rPr>
              <w:lastRenderedPageBreak/>
              <w:t xml:space="preserve">証明書発行サイトで発行のリクエストを受けた際、Microsoft </w:t>
            </w:r>
            <w:proofErr w:type="spellStart"/>
            <w:r w:rsidRPr="00723202">
              <w:rPr>
                <w:rFonts w:asciiTheme="majorHAnsi" w:eastAsiaTheme="majorHAnsi" w:hAnsiTheme="majorHAnsi" w:hint="eastAsia"/>
                <w:sz w:val="20"/>
              </w:rPr>
              <w:t>Entra</w:t>
            </w:r>
            <w:proofErr w:type="spellEnd"/>
            <w:r w:rsidRPr="00723202">
              <w:rPr>
                <w:rFonts w:asciiTheme="majorHAnsi" w:eastAsiaTheme="majorHAnsi" w:hAnsiTheme="majorHAnsi" w:hint="eastAsia"/>
                <w:sz w:val="20"/>
              </w:rPr>
              <w:t xml:space="preserve"> Verified IDで用意されているVC発行APIを用いて、発行プロセスを開始するURLを取得する。</w:t>
            </w:r>
            <w:r w:rsidRPr="00723202">
              <w:rPr>
                <w:rFonts w:asciiTheme="majorHAnsi" w:eastAsiaTheme="majorHAnsi" w:hAnsiTheme="majorHAnsi" w:hint="eastAsia"/>
                <w:sz w:val="20"/>
              </w:rPr>
              <w:br/>
              <w:t>取得したURLを発行先の</w:t>
            </w:r>
            <w:del w:id="838" w:author="宮島　一樹" w:date="2023-03-23T18:50:00Z">
              <w:r w:rsidRPr="00723202" w:rsidDel="007C5875">
                <w:rPr>
                  <w:rFonts w:asciiTheme="majorHAnsi" w:eastAsiaTheme="majorHAnsi" w:hAnsiTheme="majorHAnsi" w:hint="eastAsia"/>
                  <w:sz w:val="20"/>
                </w:rPr>
                <w:delText>Wallet</w:delText>
              </w:r>
            </w:del>
            <w:ins w:id="839" w:author="宮島　一樹" w:date="2023-03-23T18:50:00Z">
              <w:r w:rsidR="007C5875">
                <w:rPr>
                  <w:rFonts w:asciiTheme="majorHAnsi" w:eastAsiaTheme="majorHAnsi" w:hAnsiTheme="majorHAnsi" w:hint="eastAsia"/>
                  <w:sz w:val="20"/>
                </w:rPr>
                <w:t>Wallet</w:t>
              </w:r>
            </w:ins>
            <w:r w:rsidRPr="00723202">
              <w:rPr>
                <w:rFonts w:asciiTheme="majorHAnsi" w:eastAsiaTheme="majorHAnsi" w:hAnsiTheme="majorHAnsi" w:hint="eastAsia"/>
                <w:sz w:val="20"/>
              </w:rPr>
              <w:t>アプリケーションへ渡す。</w:t>
            </w:r>
            <w:r w:rsidRPr="00723202">
              <w:rPr>
                <w:rFonts w:asciiTheme="majorHAnsi" w:eastAsiaTheme="majorHAnsi" w:hAnsiTheme="majorHAnsi" w:hint="eastAsia"/>
                <w:sz w:val="20"/>
              </w:rPr>
              <w:br/>
              <w:t>・ 発行処理のステータスの確認</w:t>
            </w:r>
            <w:r w:rsidRPr="00723202">
              <w:rPr>
                <w:rFonts w:asciiTheme="majorHAnsi" w:eastAsiaTheme="majorHAnsi" w:hAnsiTheme="majorHAnsi" w:hint="eastAsia"/>
                <w:sz w:val="20"/>
              </w:rPr>
              <w:br/>
            </w:r>
            <w:del w:id="840" w:author="宮島　一樹" w:date="2023-03-23T18:50:00Z">
              <w:r w:rsidRPr="00723202" w:rsidDel="007C5875">
                <w:rPr>
                  <w:rFonts w:asciiTheme="majorHAnsi" w:eastAsiaTheme="majorHAnsi" w:hAnsiTheme="majorHAnsi" w:hint="eastAsia"/>
                  <w:sz w:val="20"/>
                </w:rPr>
                <w:delText>Wallet</w:delText>
              </w:r>
            </w:del>
            <w:ins w:id="841" w:author="宮島　一樹" w:date="2023-03-23T18:50:00Z">
              <w:r w:rsidR="007C5875">
                <w:rPr>
                  <w:rFonts w:asciiTheme="majorHAnsi" w:eastAsiaTheme="majorHAnsi" w:hAnsiTheme="majorHAnsi" w:hint="eastAsia"/>
                  <w:sz w:val="20"/>
                </w:rPr>
                <w:t>Wallet</w:t>
              </w:r>
            </w:ins>
            <w:r w:rsidRPr="00723202">
              <w:rPr>
                <w:rFonts w:asciiTheme="majorHAnsi" w:eastAsiaTheme="majorHAnsi" w:hAnsiTheme="majorHAnsi" w:hint="eastAsia"/>
                <w:sz w:val="20"/>
              </w:rPr>
              <w:t>アプリケーションに渡した、発行プロセスを開始するURLにてVCの発行の成功・失敗したかのステータスを確認可能。</w:t>
            </w:r>
            <w:r w:rsidRPr="00723202">
              <w:rPr>
                <w:rFonts w:asciiTheme="majorHAnsi" w:eastAsiaTheme="majorHAnsi" w:hAnsiTheme="majorHAnsi" w:hint="eastAsia"/>
                <w:sz w:val="20"/>
              </w:rPr>
              <w:br/>
              <w:t>証明書の発行フローは「OpenID for Verifiable Credential Issuance」に準ずる。</w:t>
            </w:r>
          </w:p>
        </w:tc>
      </w:tr>
      <w:tr w:rsidR="00E33F38" w:rsidRPr="00723202" w14:paraId="502E9292" w14:textId="77777777" w:rsidTr="005F3CD4">
        <w:trPr>
          <w:trHeight w:val="360"/>
          <w:jc w:val="center"/>
        </w:trPr>
        <w:tc>
          <w:tcPr>
            <w:tcW w:w="1413" w:type="dxa"/>
          </w:tcPr>
          <w:p w14:paraId="220B4551"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lastRenderedPageBreak/>
              <w:t>機能</w:t>
            </w:r>
          </w:p>
        </w:tc>
        <w:tc>
          <w:tcPr>
            <w:tcW w:w="2126" w:type="dxa"/>
          </w:tcPr>
          <w:p w14:paraId="256EFEFB"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証明書の検証</w:t>
            </w:r>
          </w:p>
        </w:tc>
        <w:tc>
          <w:tcPr>
            <w:tcW w:w="4966" w:type="dxa"/>
          </w:tcPr>
          <w:p w14:paraId="2E38B2C2" w14:textId="317BA003"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hint="eastAsia"/>
                <w:sz w:val="20"/>
              </w:rPr>
              <w:t>・ 検証リクエストの作成</w:t>
            </w:r>
            <w:r w:rsidRPr="00723202">
              <w:rPr>
                <w:rFonts w:asciiTheme="majorHAnsi" w:eastAsiaTheme="majorHAnsi" w:hAnsiTheme="majorHAnsi" w:hint="eastAsia"/>
                <w:sz w:val="20"/>
              </w:rPr>
              <w:br/>
              <w:t xml:space="preserve">証明書検証サイトで検証のリクエストを受けた際、Microsoft </w:t>
            </w:r>
            <w:proofErr w:type="spellStart"/>
            <w:r w:rsidRPr="00723202">
              <w:rPr>
                <w:rFonts w:asciiTheme="majorHAnsi" w:eastAsiaTheme="majorHAnsi" w:hAnsiTheme="majorHAnsi" w:hint="eastAsia"/>
                <w:sz w:val="20"/>
              </w:rPr>
              <w:t>Entra</w:t>
            </w:r>
            <w:proofErr w:type="spellEnd"/>
            <w:r w:rsidRPr="00723202">
              <w:rPr>
                <w:rFonts w:asciiTheme="majorHAnsi" w:eastAsiaTheme="majorHAnsi" w:hAnsiTheme="majorHAnsi" w:hint="eastAsia"/>
                <w:sz w:val="20"/>
              </w:rPr>
              <w:t xml:space="preserve"> Verified IDで用意されているVC発行APIを用いて、検証プロセスを開始するURLを取得する。</w:t>
            </w:r>
            <w:r w:rsidRPr="00723202">
              <w:rPr>
                <w:rFonts w:asciiTheme="majorHAnsi" w:eastAsiaTheme="majorHAnsi" w:hAnsiTheme="majorHAnsi" w:hint="eastAsia"/>
                <w:sz w:val="20"/>
              </w:rPr>
              <w:br/>
              <w:t>取得したURLをリクエストした</w:t>
            </w:r>
            <w:del w:id="842" w:author="宮島　一樹" w:date="2023-03-23T18:50:00Z">
              <w:r w:rsidRPr="00723202" w:rsidDel="007C5875">
                <w:rPr>
                  <w:rFonts w:asciiTheme="majorHAnsi" w:eastAsiaTheme="majorHAnsi" w:hAnsiTheme="majorHAnsi" w:hint="eastAsia"/>
                  <w:sz w:val="20"/>
                </w:rPr>
                <w:delText>Wallet</w:delText>
              </w:r>
            </w:del>
            <w:ins w:id="843" w:author="宮島　一樹" w:date="2023-03-23T18:50:00Z">
              <w:r w:rsidR="007C5875">
                <w:rPr>
                  <w:rFonts w:asciiTheme="majorHAnsi" w:eastAsiaTheme="majorHAnsi" w:hAnsiTheme="majorHAnsi" w:hint="eastAsia"/>
                  <w:sz w:val="20"/>
                </w:rPr>
                <w:t>Wallet</w:t>
              </w:r>
            </w:ins>
            <w:r w:rsidRPr="00723202">
              <w:rPr>
                <w:rFonts w:asciiTheme="majorHAnsi" w:eastAsiaTheme="majorHAnsi" w:hAnsiTheme="majorHAnsi" w:hint="eastAsia"/>
                <w:sz w:val="20"/>
              </w:rPr>
              <w:t>アプリケーションへ渡す。</w:t>
            </w:r>
            <w:r w:rsidRPr="00723202">
              <w:rPr>
                <w:rFonts w:asciiTheme="majorHAnsi" w:eastAsiaTheme="majorHAnsi" w:hAnsiTheme="majorHAnsi" w:hint="eastAsia"/>
                <w:sz w:val="20"/>
              </w:rPr>
              <w:br/>
              <w:t>・ 検証処理のステータスの確認</w:t>
            </w:r>
            <w:r w:rsidRPr="00723202">
              <w:rPr>
                <w:rFonts w:asciiTheme="majorHAnsi" w:eastAsiaTheme="majorHAnsi" w:hAnsiTheme="majorHAnsi" w:hint="eastAsia"/>
                <w:sz w:val="20"/>
              </w:rPr>
              <w:br/>
            </w:r>
            <w:del w:id="844" w:author="宮島　一樹" w:date="2023-03-23T18:50:00Z">
              <w:r w:rsidRPr="00723202" w:rsidDel="007C5875">
                <w:rPr>
                  <w:rFonts w:asciiTheme="majorHAnsi" w:eastAsiaTheme="majorHAnsi" w:hAnsiTheme="majorHAnsi" w:hint="eastAsia"/>
                  <w:sz w:val="20"/>
                </w:rPr>
                <w:delText>Wallet</w:delText>
              </w:r>
            </w:del>
            <w:ins w:id="845" w:author="宮島　一樹" w:date="2023-03-23T18:50:00Z">
              <w:r w:rsidR="007C5875">
                <w:rPr>
                  <w:rFonts w:asciiTheme="majorHAnsi" w:eastAsiaTheme="majorHAnsi" w:hAnsiTheme="majorHAnsi" w:hint="eastAsia"/>
                  <w:sz w:val="20"/>
                </w:rPr>
                <w:t>Wallet</w:t>
              </w:r>
            </w:ins>
            <w:r w:rsidRPr="00723202">
              <w:rPr>
                <w:rFonts w:asciiTheme="majorHAnsi" w:eastAsiaTheme="majorHAnsi" w:hAnsiTheme="majorHAnsi" w:hint="eastAsia"/>
                <w:sz w:val="20"/>
              </w:rPr>
              <w:t>アプリケーションに渡した、検証プロセスを開始するURLにてVCの発行の成功・失敗したかのステータスを確認可能。</w:t>
            </w:r>
            <w:r w:rsidRPr="00723202">
              <w:rPr>
                <w:rFonts w:asciiTheme="majorHAnsi" w:eastAsiaTheme="majorHAnsi" w:hAnsiTheme="majorHAnsi" w:hint="eastAsia"/>
                <w:sz w:val="20"/>
              </w:rPr>
              <w:br/>
              <w:t>証明書の検証フローは「OpenID for Verifiable Presentations」に準ずる。</w:t>
            </w:r>
          </w:p>
        </w:tc>
      </w:tr>
    </w:tbl>
    <w:p w14:paraId="65B2AF5D" w14:textId="77777777" w:rsidR="00E33F38" w:rsidRPr="00A06E26" w:rsidRDefault="00E33F38" w:rsidP="00E33F38">
      <w:pPr>
        <w:rPr>
          <w:rFonts w:asciiTheme="majorHAnsi" w:eastAsiaTheme="majorHAnsi" w:hAnsiTheme="majorHAnsi"/>
        </w:rPr>
      </w:pPr>
    </w:p>
    <w:p w14:paraId="12FE6E76" w14:textId="107EB347" w:rsidR="00E33F38" w:rsidRPr="00A06E26" w:rsidRDefault="00E33F38" w:rsidP="00E33F38">
      <w:pPr>
        <w:rPr>
          <w:rFonts w:asciiTheme="majorHAnsi" w:eastAsiaTheme="majorHAnsi" w:hAnsiTheme="majorHAnsi"/>
        </w:rPr>
      </w:pPr>
      <w:r w:rsidRPr="00A06E26">
        <w:rPr>
          <w:rFonts w:asciiTheme="majorHAnsi" w:eastAsiaTheme="majorHAnsi" w:hAnsiTheme="majorHAnsi" w:hint="eastAsia"/>
        </w:rPr>
        <w:t>3.4.4.2</w:t>
      </w:r>
      <w:r w:rsidRPr="00A06E26">
        <w:rPr>
          <w:rFonts w:asciiTheme="majorHAnsi" w:eastAsiaTheme="majorHAnsi" w:hAnsiTheme="majorHAnsi" w:hint="eastAsia"/>
        </w:rPr>
        <w:tab/>
        <w:t xml:space="preserve"> 非機能</w:t>
      </w:r>
      <w:r w:rsidR="00841ACC">
        <w:rPr>
          <w:rFonts w:asciiTheme="majorHAnsi" w:eastAsiaTheme="majorHAnsi" w:hAnsiTheme="majorHAnsi" w:hint="eastAsia"/>
        </w:rPr>
        <w:t>一覧</w:t>
      </w:r>
    </w:p>
    <w:p w14:paraId="5860C90B" w14:textId="0BFF0DED" w:rsidR="00E33F38" w:rsidRDefault="00E33F38" w:rsidP="00E33F38">
      <w:pPr>
        <w:ind w:firstLineChars="100" w:firstLine="210"/>
        <w:rPr>
          <w:rFonts w:ascii="Meiryo UI" w:eastAsia="Meiryo UI" w:hAnsi="Meiryo UI"/>
        </w:rPr>
      </w:pPr>
      <w:r>
        <w:rPr>
          <w:rFonts w:ascii="Meiryo UI" w:eastAsia="Meiryo UI" w:hAnsi="Meiryo UI" w:hint="eastAsia"/>
        </w:rPr>
        <w:t>非機能一覧としては、情報セキュリティの観点から「機密性」「完全性」「可用性」の実現方式について機能概要として以下に示す。</w:t>
      </w:r>
    </w:p>
    <w:p w14:paraId="16500E9F" w14:textId="77777777" w:rsidR="002F33FA" w:rsidRPr="002F33FA" w:rsidRDefault="002F33FA" w:rsidP="002F33FA">
      <w:pPr>
        <w:rPr>
          <w:rFonts w:ascii="Meiryo UI" w:eastAsia="Meiryo UI" w:hAnsi="Meiryo UI"/>
          <w:lang w:val="x-none"/>
        </w:rPr>
      </w:pPr>
    </w:p>
    <w:p w14:paraId="3827A8EF" w14:textId="469EDF74" w:rsidR="00E33F38" w:rsidRPr="002F33FA" w:rsidRDefault="002F33FA" w:rsidP="002F33FA">
      <w:pPr>
        <w:keepNext/>
        <w:adjustRightInd w:val="0"/>
        <w:snapToGrid w:val="0"/>
        <w:jc w:val="center"/>
        <w:rPr>
          <w:rFonts w:asciiTheme="majorHAnsi" w:eastAsiaTheme="majorHAnsi" w:hAnsiTheme="majorHAnsi" w:cs="Times New Roman"/>
          <w:b/>
          <w:bCs/>
          <w:lang w:val="x-none"/>
        </w:rPr>
      </w:pPr>
      <w:bookmarkStart w:id="846" w:name="_Hlk127362197"/>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8813AA">
        <w:rPr>
          <w:rFonts w:asciiTheme="majorHAnsi" w:eastAsiaTheme="majorHAnsi" w:hAnsiTheme="majorHAnsi" w:cs="Times New Roman" w:hint="eastAsia"/>
          <w:b/>
          <w:bCs/>
          <w:lang w:val="x-none"/>
        </w:rPr>
        <w:t>非</w:t>
      </w:r>
      <w:r w:rsidRPr="00A06E26">
        <w:rPr>
          <w:rFonts w:asciiTheme="majorHAnsi" w:eastAsiaTheme="majorHAnsi" w:hAnsiTheme="majorHAnsi" w:cs="Times New Roman" w:hint="eastAsia"/>
          <w:b/>
          <w:bCs/>
          <w:lang w:val="x-none"/>
        </w:rPr>
        <w:t>機能一覧</w:t>
      </w:r>
    </w:p>
    <w:tbl>
      <w:tblPr>
        <w:tblStyle w:val="ab"/>
        <w:tblW w:w="8505" w:type="dxa"/>
        <w:jc w:val="center"/>
        <w:tblLook w:val="0420" w:firstRow="1" w:lastRow="0" w:firstColumn="0" w:lastColumn="0" w:noHBand="0" w:noVBand="1"/>
      </w:tblPr>
      <w:tblGrid>
        <w:gridCol w:w="1413"/>
        <w:gridCol w:w="2126"/>
        <w:gridCol w:w="4966"/>
      </w:tblGrid>
      <w:tr w:rsidR="00E33F38" w:rsidRPr="00723202" w14:paraId="792FC39F" w14:textId="77777777" w:rsidTr="005F3CD4">
        <w:trPr>
          <w:trHeight w:val="360"/>
          <w:jc w:val="center"/>
        </w:trPr>
        <w:tc>
          <w:tcPr>
            <w:tcW w:w="1413" w:type="dxa"/>
            <w:shd w:val="clear" w:color="auto" w:fill="D5DCE4" w:themeFill="text2" w:themeFillTint="33"/>
          </w:tcPr>
          <w:bookmarkEnd w:id="846"/>
          <w:p w14:paraId="66F588AB" w14:textId="77777777" w:rsidR="00E33F38" w:rsidRPr="00723202" w:rsidRDefault="00E33F38" w:rsidP="005F3CD4">
            <w:pPr>
              <w:widowControl/>
              <w:jc w:val="left"/>
              <w:rPr>
                <w:rFonts w:asciiTheme="majorHAnsi" w:eastAsiaTheme="majorHAnsi" w:hAnsiTheme="majorHAnsi" w:cs="Arial"/>
                <w:b/>
                <w:bCs/>
                <w:kern w:val="24"/>
                <w:sz w:val="20"/>
                <w:szCs w:val="28"/>
              </w:rPr>
            </w:pPr>
            <w:r w:rsidRPr="00723202">
              <w:rPr>
                <w:rFonts w:asciiTheme="majorHAnsi" w:eastAsiaTheme="majorHAnsi" w:hAnsiTheme="majorHAnsi" w:cs="Arial" w:hint="eastAsia"/>
                <w:b/>
                <w:bCs/>
                <w:kern w:val="24"/>
                <w:sz w:val="20"/>
                <w:szCs w:val="28"/>
              </w:rPr>
              <w:t>機能/非機能</w:t>
            </w:r>
          </w:p>
        </w:tc>
        <w:tc>
          <w:tcPr>
            <w:tcW w:w="2126" w:type="dxa"/>
            <w:shd w:val="clear" w:color="auto" w:fill="D5DCE4" w:themeFill="text2" w:themeFillTint="33"/>
            <w:hideMark/>
          </w:tcPr>
          <w:p w14:paraId="7488FE6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機能名</w:t>
            </w:r>
          </w:p>
        </w:tc>
        <w:tc>
          <w:tcPr>
            <w:tcW w:w="4966" w:type="dxa"/>
            <w:shd w:val="clear" w:color="auto" w:fill="D5DCE4" w:themeFill="text2" w:themeFillTint="33"/>
            <w:hideMark/>
          </w:tcPr>
          <w:p w14:paraId="4695BAE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機能概要</w:t>
            </w:r>
          </w:p>
        </w:tc>
      </w:tr>
      <w:tr w:rsidR="00E33F38" w:rsidRPr="00723202" w14:paraId="00C6CF42" w14:textId="77777777" w:rsidTr="005F3CD4">
        <w:trPr>
          <w:trHeight w:val="360"/>
          <w:jc w:val="center"/>
        </w:trPr>
        <w:tc>
          <w:tcPr>
            <w:tcW w:w="1413" w:type="dxa"/>
          </w:tcPr>
          <w:p w14:paraId="3870A23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非機能</w:t>
            </w:r>
          </w:p>
        </w:tc>
        <w:tc>
          <w:tcPr>
            <w:tcW w:w="2126" w:type="dxa"/>
          </w:tcPr>
          <w:p w14:paraId="540B46AF"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機密性</w:t>
            </w:r>
          </w:p>
        </w:tc>
        <w:tc>
          <w:tcPr>
            <w:tcW w:w="4966" w:type="dxa"/>
          </w:tcPr>
          <w:p w14:paraId="4FA37E5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証明書VCの発行および検証処理に対するアクセス制御Microsoft </w:t>
            </w:r>
            <w:proofErr w:type="spellStart"/>
            <w:r w:rsidRPr="00723202">
              <w:rPr>
                <w:rFonts w:asciiTheme="majorHAnsi" w:eastAsiaTheme="majorHAnsi" w:hAnsiTheme="majorHAnsi" w:cs="Arial" w:hint="eastAsia"/>
                <w:sz w:val="20"/>
                <w:szCs w:val="36"/>
              </w:rPr>
              <w:t>Entra</w:t>
            </w:r>
            <w:proofErr w:type="spellEnd"/>
            <w:r w:rsidRPr="00723202">
              <w:rPr>
                <w:rFonts w:asciiTheme="majorHAnsi" w:eastAsiaTheme="majorHAnsi" w:hAnsiTheme="majorHAnsi" w:cs="Arial" w:hint="eastAsia"/>
                <w:sz w:val="20"/>
                <w:szCs w:val="36"/>
              </w:rPr>
              <w:t xml:space="preserve"> Verified IDで用意されているアクセストークンを利用した認証・認可のAPIを用いてVCの発行・検証を行う。</w:t>
            </w:r>
          </w:p>
          <w:p w14:paraId="4E32B67B" w14:textId="6EB66AAE"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法人</w:t>
            </w:r>
            <w:del w:id="847" w:author="宮島　一樹" w:date="2023-03-23T18:50:00Z">
              <w:r w:rsidRPr="00723202" w:rsidDel="007C5875">
                <w:rPr>
                  <w:rFonts w:asciiTheme="majorHAnsi" w:eastAsiaTheme="majorHAnsi" w:hAnsiTheme="majorHAnsi" w:cs="Arial" w:hint="eastAsia"/>
                  <w:sz w:val="20"/>
                  <w:szCs w:val="36"/>
                </w:rPr>
                <w:delText>Wallet</w:delText>
              </w:r>
            </w:del>
            <w:ins w:id="848" w:author="宮島　一樹" w:date="2023-03-23T18:50:00Z">
              <w:r w:rsidR="007C5875">
                <w:rPr>
                  <w:rFonts w:asciiTheme="majorHAnsi" w:eastAsiaTheme="majorHAnsi" w:hAnsiTheme="majorHAnsi" w:cs="Arial" w:hint="eastAsia"/>
                  <w:sz w:val="20"/>
                  <w:szCs w:val="36"/>
                </w:rPr>
                <w:t>Wallet</w:t>
              </w:r>
            </w:ins>
            <w:r w:rsidRPr="00723202">
              <w:rPr>
                <w:rFonts w:asciiTheme="majorHAnsi" w:eastAsiaTheme="majorHAnsi" w:hAnsiTheme="majorHAnsi" w:cs="Arial" w:hint="eastAsia"/>
                <w:sz w:val="20"/>
                <w:szCs w:val="36"/>
              </w:rPr>
              <w:t>に対するアクセス制御</w:t>
            </w:r>
          </w:p>
          <w:p w14:paraId="0A8F7596" w14:textId="67277C03"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w:t>
            </w:r>
            <w:del w:id="849" w:author="宮島　一樹" w:date="2023-03-23T18:50:00Z">
              <w:r w:rsidRPr="00723202" w:rsidDel="007C5875">
                <w:rPr>
                  <w:rFonts w:asciiTheme="majorHAnsi" w:eastAsiaTheme="majorHAnsi" w:hAnsiTheme="majorHAnsi" w:cs="Arial" w:hint="eastAsia"/>
                  <w:sz w:val="20"/>
                  <w:szCs w:val="36"/>
                </w:rPr>
                <w:delText>Wallet</w:delText>
              </w:r>
            </w:del>
            <w:ins w:id="850" w:author="宮島　一樹" w:date="2023-03-23T18:50:00Z">
              <w:r w:rsidR="007C5875">
                <w:rPr>
                  <w:rFonts w:asciiTheme="majorHAnsi" w:eastAsiaTheme="majorHAnsi" w:hAnsiTheme="majorHAnsi" w:cs="Arial" w:hint="eastAsia"/>
                  <w:sz w:val="20"/>
                  <w:szCs w:val="36"/>
                </w:rPr>
                <w:t>Wallet</w:t>
              </w:r>
            </w:ins>
            <w:r w:rsidRPr="00723202">
              <w:rPr>
                <w:rFonts w:asciiTheme="majorHAnsi" w:eastAsiaTheme="majorHAnsi" w:hAnsiTheme="majorHAnsi" w:cs="Arial" w:hint="eastAsia"/>
                <w:sz w:val="20"/>
                <w:szCs w:val="36"/>
              </w:rPr>
              <w:t>は認証基盤とOpenID Connectを用いてIDトークンを取得し、ユーザーの認証を行う。</w:t>
            </w:r>
          </w:p>
          <w:p w14:paraId="3C9EBA5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lastRenderedPageBreak/>
              <w:t xml:space="preserve">　※PoCでは、認証基盤としてAzure AD B2Cを用いる。</w:t>
            </w:r>
          </w:p>
          <w:p w14:paraId="30601E1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証明書VCに対するアクセス制御</w:t>
            </w:r>
          </w:p>
          <w:p w14:paraId="726FE4F8" w14:textId="70CD6105"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法人</w:t>
            </w:r>
            <w:del w:id="851" w:author="宮島　一樹" w:date="2023-03-23T18:50:00Z">
              <w:r w:rsidRPr="00723202" w:rsidDel="007C5875">
                <w:rPr>
                  <w:rFonts w:asciiTheme="majorHAnsi" w:eastAsiaTheme="majorHAnsi" w:hAnsiTheme="majorHAnsi" w:cs="Arial" w:hint="eastAsia"/>
                  <w:sz w:val="20"/>
                  <w:szCs w:val="36"/>
                </w:rPr>
                <w:delText>wallet</w:delText>
              </w:r>
            </w:del>
            <w:ins w:id="852" w:author="宮島　一樹" w:date="2023-03-23T18:50:00Z">
              <w:r w:rsidR="007C5875">
                <w:rPr>
                  <w:rFonts w:asciiTheme="majorHAnsi" w:eastAsiaTheme="majorHAnsi" w:hAnsiTheme="majorHAnsi" w:cs="Arial" w:hint="eastAsia"/>
                  <w:sz w:val="20"/>
                  <w:szCs w:val="36"/>
                </w:rPr>
                <w:t>Wallet</w:t>
              </w:r>
            </w:ins>
            <w:r w:rsidRPr="00723202">
              <w:rPr>
                <w:rFonts w:asciiTheme="majorHAnsi" w:eastAsiaTheme="majorHAnsi" w:hAnsiTheme="majorHAnsi" w:cs="Arial" w:hint="eastAsia"/>
                <w:sz w:val="20"/>
                <w:szCs w:val="36"/>
              </w:rPr>
              <w:t>内に保存されている証明書VCは認証済みのユーザーのみ閲覧できる。</w:t>
            </w:r>
          </w:p>
          <w:p w14:paraId="49B0054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また、新しい証明書VCも認証済みのユーザーのみ保存することができる。</w:t>
            </w:r>
          </w:p>
        </w:tc>
      </w:tr>
      <w:tr w:rsidR="00E33F38" w:rsidRPr="00723202" w14:paraId="28BBB54E" w14:textId="77777777" w:rsidTr="005F3CD4">
        <w:trPr>
          <w:trHeight w:val="360"/>
          <w:jc w:val="center"/>
        </w:trPr>
        <w:tc>
          <w:tcPr>
            <w:tcW w:w="1413" w:type="dxa"/>
          </w:tcPr>
          <w:p w14:paraId="6609CA6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lastRenderedPageBreak/>
              <w:t>非機能</w:t>
            </w:r>
          </w:p>
        </w:tc>
        <w:tc>
          <w:tcPr>
            <w:tcW w:w="2126" w:type="dxa"/>
          </w:tcPr>
          <w:p w14:paraId="20A5B5F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完全性</w:t>
            </w:r>
          </w:p>
        </w:tc>
        <w:tc>
          <w:tcPr>
            <w:tcW w:w="4966" w:type="dxa"/>
          </w:tcPr>
          <w:p w14:paraId="1041C78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VCの真正性の仕組み</w:t>
            </w:r>
          </w:p>
          <w:p w14:paraId="46904BE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デジタル署名された各種証明書VCは、分散型デジタルIDシステムに登録された公開鍵を含む情報を参照して正当性を検証する。</w:t>
            </w:r>
          </w:p>
        </w:tc>
      </w:tr>
      <w:tr w:rsidR="00E33F38" w:rsidRPr="00723202" w14:paraId="0B056E7B" w14:textId="77777777" w:rsidTr="005F3CD4">
        <w:trPr>
          <w:trHeight w:val="360"/>
          <w:jc w:val="center"/>
        </w:trPr>
        <w:tc>
          <w:tcPr>
            <w:tcW w:w="1413" w:type="dxa"/>
          </w:tcPr>
          <w:p w14:paraId="44273E8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非機能</w:t>
            </w:r>
          </w:p>
        </w:tc>
        <w:tc>
          <w:tcPr>
            <w:tcW w:w="2126" w:type="dxa"/>
          </w:tcPr>
          <w:p w14:paraId="309604E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可用性</w:t>
            </w:r>
          </w:p>
        </w:tc>
        <w:tc>
          <w:tcPr>
            <w:tcW w:w="4966" w:type="dxa"/>
          </w:tcPr>
          <w:p w14:paraId="0645E4B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Azure上の証明書発行サイト、 証明書検証サイトの構成</w:t>
            </w:r>
          </w:p>
          <w:p w14:paraId="4262E936"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PoCのため、シングル構成で作成しているため、冗長化構成でない。</w:t>
            </w:r>
          </w:p>
          <w:p w14:paraId="67999C1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 実運用の際は、サブ機・ロードバランサー等を用意し冗長化構成とするべきである。</w:t>
            </w:r>
          </w:p>
        </w:tc>
      </w:tr>
    </w:tbl>
    <w:p w14:paraId="2683CBBD" w14:textId="77777777" w:rsidR="00254739" w:rsidRPr="00A06E26" w:rsidRDefault="00254739" w:rsidP="00436825">
      <w:pPr>
        <w:rPr>
          <w:rFonts w:asciiTheme="majorHAnsi" w:eastAsiaTheme="majorHAnsi" w:hAnsiTheme="majorHAnsi"/>
        </w:rPr>
      </w:pPr>
    </w:p>
    <w:p w14:paraId="1F1B3E64" w14:textId="0869D6ED"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53" w:name="_Toc128560539"/>
      <w:r w:rsidRPr="00A06E26">
        <w:rPr>
          <w:rFonts w:hint="eastAsia"/>
        </w:rPr>
        <w:t>データモデル定義(VCデータモデルを採用する場合)</w:t>
      </w:r>
      <w:bookmarkEnd w:id="853"/>
    </w:p>
    <w:p w14:paraId="361F8E9B" w14:textId="77777777" w:rsidR="00E33F38" w:rsidRDefault="00E33F38" w:rsidP="00E33F38">
      <w:pPr>
        <w:ind w:firstLineChars="100" w:firstLine="210"/>
      </w:pPr>
      <w:r>
        <w:rPr>
          <w:rFonts w:hint="eastAsia"/>
        </w:rPr>
        <w:t>本実証実験にて用いた各</w:t>
      </w:r>
      <w:r>
        <w:rPr>
          <w:rFonts w:hint="eastAsia"/>
        </w:rPr>
        <w:t>V</w:t>
      </w:r>
      <w:r>
        <w:t>C</w:t>
      </w:r>
      <w:r>
        <w:rPr>
          <w:rFonts w:hint="eastAsia"/>
        </w:rPr>
        <w:t>のデータモデル定義（属性値、属性取得元、プロパティ名）についてＶＣの属性値を定義する際の考慮事項ならびに、定義表を以下に示す。</w:t>
      </w:r>
    </w:p>
    <w:p w14:paraId="73AEA666" w14:textId="77777777" w:rsidR="00E33F38" w:rsidRDefault="00E33F38" w:rsidP="00E33F38"/>
    <w:p w14:paraId="0E328BF2" w14:textId="77777777" w:rsidR="00E33F38" w:rsidRDefault="00E33F38" w:rsidP="00E33F38">
      <w:pPr>
        <w:ind w:firstLineChars="100" w:firstLine="210"/>
      </w:pPr>
      <w:r>
        <w:rPr>
          <w:rFonts w:hint="eastAsia"/>
        </w:rPr>
        <w:t>「事業者</w:t>
      </w:r>
      <w:r>
        <w:rPr>
          <w:rFonts w:hint="eastAsia"/>
        </w:rPr>
        <w:t>V</w:t>
      </w:r>
      <w:r>
        <w:t>C</w:t>
      </w:r>
      <w:r>
        <w:rPr>
          <w:rFonts w:hint="eastAsia"/>
        </w:rPr>
        <w:t>」の属性値の選択観点</w:t>
      </w:r>
    </w:p>
    <w:p w14:paraId="442F842D" w14:textId="77777777" w:rsidR="00E33F38" w:rsidRDefault="00E33F38" w:rsidP="002035AF">
      <w:pPr>
        <w:pStyle w:val="a4"/>
        <w:numPr>
          <w:ilvl w:val="0"/>
          <w:numId w:val="19"/>
        </w:numPr>
        <w:ind w:leftChars="0"/>
      </w:pPr>
      <w:r>
        <w:rPr>
          <w:rFonts w:hint="eastAsia"/>
        </w:rPr>
        <w:t>ユーザー属性の情報として、氏名（名、姓）、メールを追加</w:t>
      </w:r>
    </w:p>
    <w:p w14:paraId="6DEE9434" w14:textId="77777777" w:rsidR="00E33F38" w:rsidRDefault="00E33F38" w:rsidP="002035AF">
      <w:pPr>
        <w:pStyle w:val="a4"/>
        <w:numPr>
          <w:ilvl w:val="0"/>
          <w:numId w:val="19"/>
        </w:numPr>
        <w:ind w:leftChars="0"/>
      </w:pPr>
      <w:r>
        <w:rPr>
          <w:rFonts w:hint="eastAsia"/>
        </w:rPr>
        <w:t>ユーザー所属の情報として、組織、役割を追加</w:t>
      </w:r>
    </w:p>
    <w:p w14:paraId="74B87145" w14:textId="77777777" w:rsidR="00E33F38" w:rsidRDefault="00E33F38" w:rsidP="002035AF">
      <w:pPr>
        <w:pStyle w:val="a4"/>
        <w:numPr>
          <w:ilvl w:val="0"/>
          <w:numId w:val="19"/>
        </w:numPr>
        <w:ind w:leftChars="0"/>
      </w:pPr>
      <w:r w:rsidRPr="00BC52E3">
        <w:rPr>
          <w:rFonts w:hint="eastAsia"/>
        </w:rPr>
        <w:t>申請者が本当に在籍しているかを検証可能となる所属証明情報</w:t>
      </w:r>
      <w:r>
        <w:rPr>
          <w:rFonts w:hint="eastAsia"/>
        </w:rPr>
        <w:t>として、</w:t>
      </w:r>
      <w:r w:rsidRPr="00BC52E3">
        <w:rPr>
          <w:rFonts w:hint="eastAsia"/>
        </w:rPr>
        <w:t xml:space="preserve"> </w:t>
      </w:r>
      <w:r w:rsidRPr="00BC52E3">
        <w:rPr>
          <w:rFonts w:hint="eastAsia"/>
        </w:rPr>
        <w:t>在籍確認日、在籍確認仕法を追加</w:t>
      </w:r>
    </w:p>
    <w:p w14:paraId="62DE50EF" w14:textId="77777777" w:rsidR="00E33F38" w:rsidRPr="00202E9D" w:rsidRDefault="00E33F38" w:rsidP="002035AF">
      <w:pPr>
        <w:pStyle w:val="a4"/>
        <w:numPr>
          <w:ilvl w:val="0"/>
          <w:numId w:val="19"/>
        </w:numPr>
        <w:ind w:leftChars="0"/>
        <w:rPr>
          <w:rFonts w:asciiTheme="majorHAnsi" w:eastAsiaTheme="majorHAnsi" w:hAnsiTheme="majorHAnsi"/>
        </w:rPr>
      </w:pPr>
      <w:r>
        <w:rPr>
          <w:rFonts w:asciiTheme="majorHAnsi" w:eastAsiaTheme="majorHAnsi" w:hAnsiTheme="majorHAnsi" w:hint="eastAsia"/>
        </w:rPr>
        <w:t>ユーザーの情報の</w:t>
      </w:r>
      <w:r w:rsidRPr="00202E9D">
        <w:rPr>
          <w:rFonts w:asciiTheme="majorHAnsi" w:eastAsiaTheme="majorHAnsi" w:hAnsiTheme="majorHAnsi" w:hint="eastAsia"/>
        </w:rPr>
        <w:t>プロパティ名</w:t>
      </w:r>
      <w:r>
        <w:rPr>
          <w:rFonts w:asciiTheme="majorHAnsi" w:eastAsiaTheme="majorHAnsi" w:hAnsiTheme="majorHAnsi" w:hint="eastAsia"/>
        </w:rPr>
        <w:t>は、</w:t>
      </w:r>
      <w:r w:rsidRPr="00202E9D">
        <w:rPr>
          <w:rFonts w:asciiTheme="majorHAnsi" w:eastAsiaTheme="majorHAnsi" w:hAnsiTheme="majorHAnsi" w:hint="eastAsia"/>
        </w:rPr>
        <w:t>構造化データ</w:t>
      </w:r>
      <w:r>
        <w:rPr>
          <w:rFonts w:asciiTheme="majorHAnsi" w:eastAsiaTheme="majorHAnsi" w:hAnsiTheme="majorHAnsi" w:hint="eastAsia"/>
        </w:rPr>
        <w:t>である</w:t>
      </w:r>
      <w:r w:rsidRPr="00202E9D">
        <w:rPr>
          <w:rFonts w:asciiTheme="majorHAnsi" w:eastAsiaTheme="majorHAnsi" w:hAnsiTheme="majorHAnsi"/>
        </w:rPr>
        <w:t>Schema.org</w:t>
      </w:r>
      <w:r>
        <w:rPr>
          <w:rFonts w:asciiTheme="majorHAnsi" w:eastAsiaTheme="majorHAnsi" w:hAnsiTheme="majorHAnsi" w:hint="eastAsia"/>
        </w:rPr>
        <w:t>の「</w:t>
      </w:r>
      <w:r w:rsidRPr="00202E9D">
        <w:rPr>
          <w:rFonts w:asciiTheme="majorHAnsi" w:eastAsiaTheme="majorHAnsi" w:hAnsiTheme="majorHAnsi"/>
        </w:rPr>
        <w:t>Person</w:t>
      </w:r>
      <w:r>
        <w:rPr>
          <w:rFonts w:asciiTheme="majorHAnsi" w:eastAsiaTheme="majorHAnsi" w:hAnsiTheme="majorHAnsi" w:hint="eastAsia"/>
        </w:rPr>
        <w:t>」を参照</w:t>
      </w:r>
    </w:p>
    <w:p w14:paraId="05D3DE2F" w14:textId="77777777" w:rsidR="00E33F38" w:rsidRDefault="00E33F38" w:rsidP="00E33F38"/>
    <w:p w14:paraId="2BFF6021" w14:textId="77777777" w:rsidR="00E33F38" w:rsidRDefault="00E33F38" w:rsidP="00E33F38">
      <w:r>
        <w:rPr>
          <w:rFonts w:hint="eastAsia"/>
        </w:rPr>
        <w:t>「</w:t>
      </w:r>
      <w:r>
        <w:rPr>
          <w:rFonts w:hint="eastAsia"/>
        </w:rPr>
        <w:t>S</w:t>
      </w:r>
      <w:r>
        <w:t>W</w:t>
      </w:r>
      <w:r>
        <w:rPr>
          <w:rFonts w:hint="eastAsia"/>
        </w:rPr>
        <w:t>利用</w:t>
      </w:r>
      <w:r>
        <w:rPr>
          <w:rFonts w:hint="eastAsia"/>
        </w:rPr>
        <w:t>V</w:t>
      </w:r>
      <w:r>
        <w:t>C</w:t>
      </w:r>
      <w:r>
        <w:rPr>
          <w:rFonts w:hint="eastAsia"/>
        </w:rPr>
        <w:t>」、「工業会証明書</w:t>
      </w:r>
      <w:r>
        <w:rPr>
          <w:rFonts w:hint="eastAsia"/>
        </w:rPr>
        <w:t>V</w:t>
      </w:r>
      <w:r>
        <w:t>C</w:t>
      </w:r>
      <w:r>
        <w:rPr>
          <w:rFonts w:hint="eastAsia"/>
        </w:rPr>
        <w:t>」、「計画認定</w:t>
      </w:r>
      <w:r>
        <w:rPr>
          <w:rFonts w:hint="eastAsia"/>
        </w:rPr>
        <w:t>V</w:t>
      </w:r>
      <w:r>
        <w:t>C</w:t>
      </w:r>
      <w:r>
        <w:rPr>
          <w:rFonts w:hint="eastAsia"/>
        </w:rPr>
        <w:t>」の属性値の選択観点</w:t>
      </w:r>
    </w:p>
    <w:p w14:paraId="7F17AE85" w14:textId="77777777" w:rsidR="00E33F38" w:rsidRDefault="00E33F38" w:rsidP="002035AF">
      <w:pPr>
        <w:pStyle w:val="a4"/>
        <w:numPr>
          <w:ilvl w:val="0"/>
          <w:numId w:val="19"/>
        </w:numPr>
        <w:ind w:leftChars="0"/>
      </w:pPr>
      <w:r w:rsidRPr="00144E38">
        <w:rPr>
          <w:rFonts w:hint="eastAsia"/>
        </w:rPr>
        <w:t>中小企業等経営強化法の経営力向上設備等及び先端設備等に係る生産性向上要件証明書</w:t>
      </w:r>
      <w:r>
        <w:rPr>
          <w:rFonts w:hint="eastAsia"/>
        </w:rPr>
        <w:t>の記載項目から抜粋</w:t>
      </w:r>
    </w:p>
    <w:p w14:paraId="4A8F3108" w14:textId="77777777" w:rsidR="00E33F38" w:rsidRDefault="00E33F38" w:rsidP="002035AF">
      <w:pPr>
        <w:pStyle w:val="a4"/>
        <w:numPr>
          <w:ilvl w:val="0"/>
          <w:numId w:val="19"/>
        </w:numPr>
        <w:ind w:leftChars="0"/>
      </w:pPr>
      <w:r w:rsidRPr="00144E38">
        <w:rPr>
          <w:rFonts w:hint="eastAsia"/>
        </w:rPr>
        <w:t>やり取りに対し検証可能となる情報</w:t>
      </w:r>
      <w:r>
        <w:rPr>
          <w:rFonts w:hint="eastAsia"/>
        </w:rPr>
        <w:t>として、「</w:t>
      </w:r>
      <w:r w:rsidRPr="005B7AD4">
        <w:rPr>
          <w:rFonts w:hint="eastAsia"/>
        </w:rPr>
        <w:t>発行要求番号</w:t>
      </w:r>
      <w:r>
        <w:rPr>
          <w:rFonts w:hint="eastAsia"/>
        </w:rPr>
        <w:t>」</w:t>
      </w:r>
      <w:r w:rsidRPr="00144E38">
        <w:rPr>
          <w:rFonts w:hint="eastAsia"/>
        </w:rPr>
        <w:t>を追加</w:t>
      </w:r>
    </w:p>
    <w:p w14:paraId="7258DE8A" w14:textId="77777777" w:rsidR="00E33F38" w:rsidRDefault="00E33F38" w:rsidP="002035AF">
      <w:pPr>
        <w:pStyle w:val="a4"/>
        <w:numPr>
          <w:ilvl w:val="0"/>
          <w:numId w:val="19"/>
        </w:numPr>
        <w:ind w:leftChars="0"/>
      </w:pPr>
      <w:r w:rsidRPr="00BC52E3">
        <w:rPr>
          <w:rFonts w:hint="eastAsia"/>
        </w:rPr>
        <w:t>複数まとめて扱う</w:t>
      </w:r>
      <w:r w:rsidRPr="00BC52E3">
        <w:rPr>
          <w:rFonts w:hint="eastAsia"/>
        </w:rPr>
        <w:t>VC</w:t>
      </w:r>
      <w:r w:rsidRPr="00BC52E3">
        <w:rPr>
          <w:rFonts w:hint="eastAsia"/>
        </w:rPr>
        <w:t>同士の紐づきを検証可能とする情報として、「認証番号」を追加</w:t>
      </w:r>
    </w:p>
    <w:p w14:paraId="565E3DC8" w14:textId="77777777" w:rsidR="00E33F38" w:rsidRDefault="00E33F38" w:rsidP="002035AF">
      <w:pPr>
        <w:pStyle w:val="a4"/>
        <w:numPr>
          <w:ilvl w:val="0"/>
          <w:numId w:val="19"/>
        </w:numPr>
        <w:ind w:leftChars="0"/>
      </w:pPr>
      <w:r>
        <w:rPr>
          <w:rFonts w:hint="eastAsia"/>
        </w:rPr>
        <w:t>計画認定申請に対しトレース可能な情報として、「</w:t>
      </w:r>
      <w:r w:rsidRPr="005B7AD4">
        <w:rPr>
          <w:rFonts w:hint="eastAsia"/>
        </w:rPr>
        <w:t>計画認定書</w:t>
      </w:r>
      <w:r w:rsidRPr="005B7AD4">
        <w:rPr>
          <w:rFonts w:hint="eastAsia"/>
        </w:rPr>
        <w:t>ID</w:t>
      </w:r>
      <w:r>
        <w:rPr>
          <w:rFonts w:hint="eastAsia"/>
        </w:rPr>
        <w:t>」を追加</w:t>
      </w:r>
    </w:p>
    <w:p w14:paraId="7874FFFD" w14:textId="77777777" w:rsidR="00E33F38" w:rsidRDefault="00E33F38" w:rsidP="002035AF">
      <w:pPr>
        <w:pStyle w:val="a4"/>
        <w:numPr>
          <w:ilvl w:val="0"/>
          <w:numId w:val="19"/>
        </w:numPr>
        <w:ind w:leftChars="0"/>
      </w:pPr>
      <w:r w:rsidRPr="00144E38">
        <w:rPr>
          <w:rFonts w:hint="eastAsia"/>
        </w:rPr>
        <w:lastRenderedPageBreak/>
        <w:t>DNS</w:t>
      </w:r>
      <w:r w:rsidRPr="00144E38">
        <w:rPr>
          <w:rFonts w:hint="eastAsia"/>
        </w:rPr>
        <w:t>と</w:t>
      </w:r>
      <w:r w:rsidRPr="00144E38">
        <w:rPr>
          <w:rFonts w:hint="eastAsia"/>
        </w:rPr>
        <w:t>DID</w:t>
      </w:r>
      <w:r w:rsidRPr="00144E38">
        <w:rPr>
          <w:rFonts w:hint="eastAsia"/>
        </w:rPr>
        <w:t>のバインディングを前提とし</w:t>
      </w:r>
      <w:r>
        <w:rPr>
          <w:rFonts w:hint="eastAsia"/>
        </w:rPr>
        <w:t>、製造事業者等の情報として、</w:t>
      </w:r>
      <w:r w:rsidRPr="00144E38">
        <w:rPr>
          <w:rFonts w:hint="eastAsia"/>
        </w:rPr>
        <w:t xml:space="preserve"> </w:t>
      </w:r>
      <w:r>
        <w:rPr>
          <w:rFonts w:hint="eastAsia"/>
        </w:rPr>
        <w:t>「事業者</w:t>
      </w:r>
      <w:r w:rsidRPr="00144E38">
        <w:rPr>
          <w:rFonts w:hint="eastAsia"/>
        </w:rPr>
        <w:t>名称</w:t>
      </w:r>
      <w:r>
        <w:rPr>
          <w:rFonts w:hint="eastAsia"/>
        </w:rPr>
        <w:t>」</w:t>
      </w:r>
      <w:r w:rsidRPr="00144E38">
        <w:rPr>
          <w:rFonts w:hint="eastAsia"/>
        </w:rPr>
        <w:t>、</w:t>
      </w:r>
      <w:r>
        <w:rPr>
          <w:rFonts w:hint="eastAsia"/>
        </w:rPr>
        <w:t>「事業者</w:t>
      </w:r>
      <w:r w:rsidRPr="00144E38">
        <w:rPr>
          <w:rFonts w:hint="eastAsia"/>
        </w:rPr>
        <w:t>所在地</w:t>
      </w:r>
      <w:r>
        <w:rPr>
          <w:rFonts w:hint="eastAsia"/>
        </w:rPr>
        <w:t>」</w:t>
      </w:r>
      <w:r w:rsidRPr="00144E38">
        <w:rPr>
          <w:rFonts w:hint="eastAsia"/>
        </w:rPr>
        <w:t>、</w:t>
      </w:r>
      <w:r>
        <w:rPr>
          <w:rFonts w:hint="eastAsia"/>
        </w:rPr>
        <w:t>「</w:t>
      </w:r>
      <w:r w:rsidRPr="00144E38">
        <w:rPr>
          <w:rFonts w:hint="eastAsia"/>
        </w:rPr>
        <w:t>代表者氏名</w:t>
      </w:r>
      <w:r>
        <w:rPr>
          <w:rFonts w:hint="eastAsia"/>
        </w:rPr>
        <w:t>」については項目を削除</w:t>
      </w:r>
    </w:p>
    <w:p w14:paraId="3B8D810D" w14:textId="77777777" w:rsidR="00E33F38" w:rsidRDefault="00E33F38" w:rsidP="002035AF">
      <w:pPr>
        <w:pStyle w:val="a4"/>
        <w:numPr>
          <w:ilvl w:val="0"/>
          <w:numId w:val="19"/>
        </w:numPr>
        <w:ind w:leftChars="0"/>
      </w:pPr>
      <w:r w:rsidRPr="005B7AD4">
        <w:rPr>
          <w:rFonts w:hint="eastAsia"/>
        </w:rPr>
        <w:t>発行要求番号</w:t>
      </w:r>
      <w:r w:rsidRPr="00144E38">
        <w:rPr>
          <w:rFonts w:hint="eastAsia"/>
        </w:rPr>
        <w:t>からトレース可能な情報である</w:t>
      </w:r>
      <w:r>
        <w:rPr>
          <w:rFonts w:hint="eastAsia"/>
        </w:rPr>
        <w:t>各申請の担当者の情報として、「担当者</w:t>
      </w:r>
      <w:r w:rsidRPr="00144E38">
        <w:rPr>
          <w:rFonts w:hint="eastAsia"/>
        </w:rPr>
        <w:t>氏名</w:t>
      </w:r>
      <w:r>
        <w:rPr>
          <w:rFonts w:hint="eastAsia"/>
        </w:rPr>
        <w:t>」</w:t>
      </w:r>
      <w:r w:rsidRPr="00144E38">
        <w:rPr>
          <w:rFonts w:hint="eastAsia"/>
        </w:rPr>
        <w:t>、</w:t>
      </w:r>
      <w:r>
        <w:rPr>
          <w:rFonts w:hint="eastAsia"/>
        </w:rPr>
        <w:t>「担当者</w:t>
      </w:r>
      <w:r w:rsidRPr="00144E38">
        <w:rPr>
          <w:rFonts w:hint="eastAsia"/>
        </w:rPr>
        <w:t>連絡先</w:t>
      </w:r>
      <w:r>
        <w:rPr>
          <w:rFonts w:hint="eastAsia"/>
        </w:rPr>
        <w:t>」</w:t>
      </w:r>
      <w:r w:rsidRPr="00144E38">
        <w:rPr>
          <w:rFonts w:hint="eastAsia"/>
        </w:rPr>
        <w:t>、</w:t>
      </w:r>
      <w:r>
        <w:rPr>
          <w:rFonts w:hint="eastAsia"/>
        </w:rPr>
        <w:t>「担当者の</w:t>
      </w:r>
      <w:r w:rsidRPr="00144E38">
        <w:rPr>
          <w:rFonts w:hint="eastAsia"/>
        </w:rPr>
        <w:t>所属</w:t>
      </w:r>
      <w:r>
        <w:rPr>
          <w:rFonts w:hint="eastAsia"/>
        </w:rPr>
        <w:t>」については項目を削除</w:t>
      </w:r>
    </w:p>
    <w:p w14:paraId="3E9C982E" w14:textId="77777777" w:rsidR="00E33F38" w:rsidRDefault="00E33F38" w:rsidP="002035AF">
      <w:pPr>
        <w:pStyle w:val="a4"/>
        <w:numPr>
          <w:ilvl w:val="0"/>
          <w:numId w:val="19"/>
        </w:numPr>
        <w:ind w:leftChars="0"/>
      </w:pPr>
      <w:r>
        <w:rPr>
          <w:rFonts w:hint="eastAsia"/>
        </w:rPr>
        <w:t>ソフトウェア情報の</w:t>
      </w:r>
      <w:r w:rsidRPr="00202E9D">
        <w:rPr>
          <w:rFonts w:asciiTheme="majorHAnsi" w:eastAsiaTheme="majorHAnsi" w:hAnsiTheme="majorHAnsi" w:hint="eastAsia"/>
        </w:rPr>
        <w:t>プロパティ名</w:t>
      </w:r>
      <w:r>
        <w:rPr>
          <w:rFonts w:asciiTheme="majorHAnsi" w:eastAsiaTheme="majorHAnsi" w:hAnsiTheme="majorHAnsi" w:hint="eastAsia"/>
        </w:rPr>
        <w:t>は、</w:t>
      </w:r>
      <w:r w:rsidRPr="00202E9D">
        <w:rPr>
          <w:rFonts w:asciiTheme="majorHAnsi" w:eastAsiaTheme="majorHAnsi" w:hAnsiTheme="majorHAnsi" w:hint="eastAsia"/>
        </w:rPr>
        <w:t>構造化データ</w:t>
      </w:r>
      <w:r>
        <w:rPr>
          <w:rFonts w:asciiTheme="majorHAnsi" w:eastAsiaTheme="majorHAnsi" w:hAnsiTheme="majorHAnsi" w:hint="eastAsia"/>
        </w:rPr>
        <w:t>である</w:t>
      </w:r>
      <w:r w:rsidRPr="00202E9D">
        <w:rPr>
          <w:rFonts w:asciiTheme="majorHAnsi" w:eastAsiaTheme="majorHAnsi" w:hAnsiTheme="majorHAnsi"/>
        </w:rPr>
        <w:t>Schema.org</w:t>
      </w:r>
      <w:r>
        <w:rPr>
          <w:rFonts w:asciiTheme="majorHAnsi" w:eastAsiaTheme="majorHAnsi" w:hAnsiTheme="majorHAnsi" w:hint="eastAsia"/>
        </w:rPr>
        <w:t>の「</w:t>
      </w:r>
      <w:r w:rsidRPr="00202E9D">
        <w:rPr>
          <w:rFonts w:asciiTheme="majorHAnsi" w:eastAsiaTheme="majorHAnsi" w:hAnsiTheme="majorHAnsi"/>
        </w:rPr>
        <w:t>Product</w:t>
      </w:r>
      <w:r>
        <w:rPr>
          <w:rFonts w:asciiTheme="majorHAnsi" w:eastAsiaTheme="majorHAnsi" w:hAnsiTheme="majorHAnsi" w:hint="eastAsia"/>
        </w:rPr>
        <w:t>」を参照</w:t>
      </w:r>
    </w:p>
    <w:p w14:paraId="1886E8FE" w14:textId="357E0544" w:rsidR="00E33F38" w:rsidRDefault="00E33F38" w:rsidP="00E33F38">
      <w:bookmarkStart w:id="854" w:name="_Hlk127362284"/>
    </w:p>
    <w:p w14:paraId="0A4ED46F" w14:textId="740C6402"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Pr="002C08D9">
        <w:rPr>
          <w:rFonts w:asciiTheme="majorHAnsi" w:eastAsiaTheme="majorHAnsi" w:hAnsiTheme="majorHAnsi" w:cs="Times New Roman" w:hint="eastAsia"/>
          <w:b/>
          <w:bCs/>
          <w:lang w:val="x-none"/>
        </w:rPr>
        <w:t>事業者</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5FE95358" w14:textId="77777777" w:rsidTr="005F3CD4">
        <w:trPr>
          <w:trHeight w:val="360"/>
          <w:jc w:val="center"/>
        </w:trPr>
        <w:tc>
          <w:tcPr>
            <w:tcW w:w="2032" w:type="dxa"/>
            <w:shd w:val="clear" w:color="auto" w:fill="D5DCE4" w:themeFill="text2" w:themeFillTint="33"/>
            <w:hideMark/>
          </w:tcPr>
          <w:bookmarkEnd w:id="854"/>
          <w:p w14:paraId="783C5C5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3EB07FA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141E0D1A"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1F362062" w14:textId="77777777" w:rsidTr="005F3CD4">
        <w:trPr>
          <w:trHeight w:val="360"/>
          <w:jc w:val="center"/>
        </w:trPr>
        <w:tc>
          <w:tcPr>
            <w:tcW w:w="2032" w:type="dxa"/>
            <w:hideMark/>
          </w:tcPr>
          <w:p w14:paraId="152F39F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氏名</w:t>
            </w:r>
          </w:p>
        </w:tc>
        <w:tc>
          <w:tcPr>
            <w:tcW w:w="2211" w:type="dxa"/>
            <w:hideMark/>
          </w:tcPr>
          <w:p w14:paraId="4FCEF718"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51EA2910" w14:textId="77777777" w:rsidR="00E33F38" w:rsidRPr="00723202" w:rsidRDefault="00E33F38" w:rsidP="005F3CD4">
            <w:pPr>
              <w:widowControl/>
              <w:jc w:val="left"/>
              <w:rPr>
                <w:rFonts w:asciiTheme="majorHAnsi" w:eastAsiaTheme="majorHAnsi" w:hAnsiTheme="majorHAnsi" w:cs="Arial"/>
                <w:sz w:val="20"/>
                <w:szCs w:val="36"/>
              </w:rPr>
            </w:pPr>
            <w:proofErr w:type="spellStart"/>
            <w:r w:rsidRPr="00723202">
              <w:rPr>
                <w:rFonts w:asciiTheme="majorHAnsi" w:eastAsiaTheme="majorHAnsi" w:hAnsiTheme="majorHAnsi" w:cs="Arial"/>
                <w:kern w:val="24"/>
                <w:sz w:val="20"/>
                <w:szCs w:val="28"/>
              </w:rPr>
              <w:t>displayName</w:t>
            </w:r>
            <w:proofErr w:type="spellEnd"/>
          </w:p>
        </w:tc>
      </w:tr>
      <w:tr w:rsidR="00E33F38" w:rsidRPr="00723202" w14:paraId="7AD77800" w14:textId="77777777" w:rsidTr="005F3CD4">
        <w:trPr>
          <w:trHeight w:val="360"/>
          <w:jc w:val="center"/>
        </w:trPr>
        <w:tc>
          <w:tcPr>
            <w:tcW w:w="2032" w:type="dxa"/>
            <w:hideMark/>
          </w:tcPr>
          <w:p w14:paraId="7A8513B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名</w:t>
            </w:r>
          </w:p>
        </w:tc>
        <w:tc>
          <w:tcPr>
            <w:tcW w:w="2211" w:type="dxa"/>
            <w:hideMark/>
          </w:tcPr>
          <w:p w14:paraId="5E520B3A" w14:textId="77777777"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0C858F4F" w14:textId="77777777" w:rsidR="00E33F38" w:rsidRPr="00723202" w:rsidRDefault="00E33F38" w:rsidP="005F3CD4">
            <w:pPr>
              <w:widowControl/>
              <w:jc w:val="left"/>
              <w:rPr>
                <w:rFonts w:asciiTheme="majorHAnsi" w:eastAsiaTheme="majorHAnsi" w:hAnsiTheme="majorHAnsi" w:cs="Arial"/>
                <w:sz w:val="20"/>
                <w:szCs w:val="36"/>
              </w:rPr>
            </w:pPr>
            <w:proofErr w:type="spellStart"/>
            <w:r w:rsidRPr="00723202">
              <w:rPr>
                <w:rFonts w:asciiTheme="majorHAnsi" w:eastAsiaTheme="majorHAnsi" w:hAnsiTheme="majorHAnsi" w:cs="Arial"/>
                <w:kern w:val="24"/>
                <w:sz w:val="20"/>
                <w:szCs w:val="28"/>
              </w:rPr>
              <w:t>givenName</w:t>
            </w:r>
            <w:proofErr w:type="spellEnd"/>
          </w:p>
        </w:tc>
      </w:tr>
      <w:tr w:rsidR="00E33F38" w:rsidRPr="00723202" w14:paraId="36AAF8DE" w14:textId="77777777" w:rsidTr="005F3CD4">
        <w:trPr>
          <w:trHeight w:val="360"/>
          <w:jc w:val="center"/>
        </w:trPr>
        <w:tc>
          <w:tcPr>
            <w:tcW w:w="2032" w:type="dxa"/>
            <w:hideMark/>
          </w:tcPr>
          <w:p w14:paraId="3723A1F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姓</w:t>
            </w:r>
          </w:p>
        </w:tc>
        <w:tc>
          <w:tcPr>
            <w:tcW w:w="2211" w:type="dxa"/>
            <w:hideMark/>
          </w:tcPr>
          <w:p w14:paraId="6D0883D3" w14:textId="77777777"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7AB6175B" w14:textId="77777777" w:rsidR="00E33F38" w:rsidRPr="00723202" w:rsidRDefault="00E33F38" w:rsidP="005F3CD4">
            <w:pPr>
              <w:widowControl/>
              <w:jc w:val="left"/>
              <w:rPr>
                <w:rFonts w:asciiTheme="majorHAnsi" w:eastAsiaTheme="majorHAnsi" w:hAnsiTheme="majorHAnsi" w:cs="Arial"/>
                <w:sz w:val="20"/>
                <w:szCs w:val="36"/>
              </w:rPr>
            </w:pPr>
            <w:proofErr w:type="spellStart"/>
            <w:r w:rsidRPr="00723202">
              <w:rPr>
                <w:rFonts w:asciiTheme="majorHAnsi" w:eastAsiaTheme="majorHAnsi" w:hAnsiTheme="majorHAnsi" w:cs="Arial" w:hint="eastAsia"/>
                <w:kern w:val="24"/>
                <w:sz w:val="20"/>
                <w:szCs w:val="28"/>
              </w:rPr>
              <w:t>familyName</w:t>
            </w:r>
            <w:proofErr w:type="spellEnd"/>
          </w:p>
        </w:tc>
      </w:tr>
      <w:tr w:rsidR="00E33F38" w:rsidRPr="00723202" w14:paraId="662A961B" w14:textId="77777777" w:rsidTr="005F3CD4">
        <w:trPr>
          <w:trHeight w:val="360"/>
          <w:jc w:val="center"/>
        </w:trPr>
        <w:tc>
          <w:tcPr>
            <w:tcW w:w="2032" w:type="dxa"/>
            <w:hideMark/>
          </w:tcPr>
          <w:p w14:paraId="581A2B66"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メール</w:t>
            </w:r>
          </w:p>
        </w:tc>
        <w:tc>
          <w:tcPr>
            <w:tcW w:w="2211" w:type="dxa"/>
            <w:hideMark/>
          </w:tcPr>
          <w:p w14:paraId="7EFFBE38" w14:textId="77777777"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34316634"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kern w:val="24"/>
                <w:sz w:val="20"/>
                <w:szCs w:val="28"/>
              </w:rPr>
              <w:t>e</w:t>
            </w:r>
            <w:r w:rsidRPr="00723202">
              <w:rPr>
                <w:rFonts w:asciiTheme="majorHAnsi" w:eastAsiaTheme="majorHAnsi" w:hAnsiTheme="majorHAnsi" w:cs="Arial"/>
                <w:kern w:val="24"/>
                <w:sz w:val="20"/>
                <w:szCs w:val="28"/>
              </w:rPr>
              <w:t>mail</w:t>
            </w:r>
          </w:p>
        </w:tc>
      </w:tr>
      <w:tr w:rsidR="00E33F38" w:rsidRPr="00723202" w14:paraId="0FF8176A" w14:textId="77777777" w:rsidTr="005F3CD4">
        <w:trPr>
          <w:trHeight w:val="360"/>
          <w:jc w:val="center"/>
        </w:trPr>
        <w:tc>
          <w:tcPr>
            <w:tcW w:w="2032" w:type="dxa"/>
          </w:tcPr>
          <w:p w14:paraId="0ACD7303"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組織</w:t>
            </w:r>
          </w:p>
        </w:tc>
        <w:tc>
          <w:tcPr>
            <w:tcW w:w="2211" w:type="dxa"/>
          </w:tcPr>
          <w:p w14:paraId="06C1EE78"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58E623CB" w14:textId="77777777" w:rsidR="00E33F38" w:rsidRPr="00723202" w:rsidRDefault="00E33F38" w:rsidP="005F3CD4">
            <w:pPr>
              <w:widowControl/>
              <w:jc w:val="left"/>
              <w:rPr>
                <w:rFonts w:asciiTheme="majorHAnsi" w:eastAsiaTheme="majorHAnsi" w:hAnsiTheme="majorHAnsi" w:cs="Arial"/>
                <w:kern w:val="24"/>
                <w:sz w:val="20"/>
                <w:szCs w:val="28"/>
              </w:rPr>
            </w:pPr>
            <w:proofErr w:type="spellStart"/>
            <w:r w:rsidRPr="00723202">
              <w:rPr>
                <w:rFonts w:asciiTheme="majorHAnsi" w:eastAsiaTheme="majorHAnsi" w:hAnsiTheme="majorHAnsi" w:cs="Arial" w:hint="eastAsia"/>
                <w:kern w:val="24"/>
                <w:sz w:val="20"/>
                <w:szCs w:val="28"/>
              </w:rPr>
              <w:t>worksFo</w:t>
            </w:r>
            <w:r>
              <w:rPr>
                <w:rFonts w:asciiTheme="majorHAnsi" w:eastAsiaTheme="majorHAnsi" w:hAnsiTheme="majorHAnsi" w:cs="Arial"/>
                <w:kern w:val="24"/>
                <w:sz w:val="20"/>
                <w:szCs w:val="28"/>
              </w:rPr>
              <w:t>r</w:t>
            </w:r>
            <w:proofErr w:type="spellEnd"/>
          </w:p>
        </w:tc>
      </w:tr>
      <w:tr w:rsidR="00E33F38" w:rsidRPr="00723202" w14:paraId="23170D43" w14:textId="77777777" w:rsidTr="005F3CD4">
        <w:trPr>
          <w:trHeight w:val="360"/>
          <w:jc w:val="center"/>
        </w:trPr>
        <w:tc>
          <w:tcPr>
            <w:tcW w:w="2032" w:type="dxa"/>
          </w:tcPr>
          <w:p w14:paraId="3BA6E9DE"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役割</w:t>
            </w:r>
          </w:p>
        </w:tc>
        <w:tc>
          <w:tcPr>
            <w:tcW w:w="2211" w:type="dxa"/>
          </w:tcPr>
          <w:p w14:paraId="0D66B182"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37B4831F"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hint="eastAsia"/>
                <w:kern w:val="24"/>
                <w:sz w:val="20"/>
                <w:szCs w:val="28"/>
              </w:rPr>
              <w:t>role</w:t>
            </w:r>
          </w:p>
        </w:tc>
      </w:tr>
      <w:tr w:rsidR="00E33F38" w:rsidRPr="00723202" w14:paraId="422E8A62" w14:textId="77777777" w:rsidTr="005F3CD4">
        <w:trPr>
          <w:trHeight w:val="360"/>
          <w:jc w:val="center"/>
        </w:trPr>
        <w:tc>
          <w:tcPr>
            <w:tcW w:w="2032" w:type="dxa"/>
          </w:tcPr>
          <w:p w14:paraId="46648461"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在籍確認日</w:t>
            </w:r>
          </w:p>
        </w:tc>
        <w:tc>
          <w:tcPr>
            <w:tcW w:w="2211" w:type="dxa"/>
          </w:tcPr>
          <w:p w14:paraId="19374A31"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7926022E" w14:textId="77777777" w:rsidR="00E33F38" w:rsidRPr="00723202" w:rsidRDefault="00E33F38" w:rsidP="005F3CD4">
            <w:pPr>
              <w:widowControl/>
              <w:jc w:val="left"/>
              <w:rPr>
                <w:rFonts w:asciiTheme="majorHAnsi" w:eastAsiaTheme="majorHAnsi" w:hAnsiTheme="majorHAnsi" w:cs="Arial"/>
                <w:kern w:val="24"/>
                <w:sz w:val="20"/>
                <w:szCs w:val="28"/>
              </w:rPr>
            </w:pPr>
            <w:proofErr w:type="spellStart"/>
            <w:r w:rsidRPr="00723202">
              <w:rPr>
                <w:rFonts w:asciiTheme="majorHAnsi" w:eastAsiaTheme="majorHAnsi" w:hAnsiTheme="majorHAnsi" w:cs="Arial" w:hint="eastAsia"/>
                <w:kern w:val="24"/>
                <w:sz w:val="20"/>
                <w:szCs w:val="28"/>
              </w:rPr>
              <w:t>registDate</w:t>
            </w:r>
            <w:proofErr w:type="spellEnd"/>
          </w:p>
        </w:tc>
      </w:tr>
      <w:tr w:rsidR="00E33F38" w:rsidRPr="00723202" w14:paraId="17B9FED6" w14:textId="77777777" w:rsidTr="005F3CD4">
        <w:trPr>
          <w:trHeight w:val="360"/>
          <w:jc w:val="center"/>
        </w:trPr>
        <w:tc>
          <w:tcPr>
            <w:tcW w:w="2032" w:type="dxa"/>
          </w:tcPr>
          <w:p w14:paraId="0E7FAC31"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在籍確認仕法</w:t>
            </w:r>
          </w:p>
        </w:tc>
        <w:tc>
          <w:tcPr>
            <w:tcW w:w="2211" w:type="dxa"/>
          </w:tcPr>
          <w:p w14:paraId="52FD9E6E"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66B3B880" w14:textId="77777777" w:rsidR="00E33F38" w:rsidRPr="00723202" w:rsidRDefault="00E33F38" w:rsidP="005F3CD4">
            <w:pPr>
              <w:widowControl/>
              <w:jc w:val="left"/>
              <w:rPr>
                <w:rFonts w:asciiTheme="majorHAnsi" w:eastAsiaTheme="majorHAnsi" w:hAnsiTheme="majorHAnsi" w:cs="Arial"/>
                <w:kern w:val="24"/>
                <w:sz w:val="20"/>
                <w:szCs w:val="28"/>
              </w:rPr>
            </w:pPr>
            <w:proofErr w:type="spellStart"/>
            <w:r w:rsidRPr="00723202">
              <w:rPr>
                <w:rFonts w:asciiTheme="majorHAnsi" w:eastAsiaTheme="majorHAnsi" w:hAnsiTheme="majorHAnsi" w:cs="Arial" w:hint="eastAsia"/>
                <w:kern w:val="24"/>
                <w:sz w:val="20"/>
                <w:szCs w:val="28"/>
              </w:rPr>
              <w:t>registMethod</w:t>
            </w:r>
            <w:proofErr w:type="spellEnd"/>
          </w:p>
        </w:tc>
      </w:tr>
      <w:tr w:rsidR="00E33F38" w:rsidRPr="00723202" w14:paraId="306DDDE8" w14:textId="77777777" w:rsidTr="005F3CD4">
        <w:trPr>
          <w:trHeight w:val="360"/>
          <w:jc w:val="center"/>
        </w:trPr>
        <w:tc>
          <w:tcPr>
            <w:tcW w:w="2032" w:type="dxa"/>
            <w:hideMark/>
          </w:tcPr>
          <w:p w14:paraId="557226A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VC</w:t>
            </w:r>
            <w:r w:rsidRPr="00723202">
              <w:rPr>
                <w:rFonts w:asciiTheme="majorHAnsi" w:eastAsiaTheme="majorHAnsi" w:hAnsiTheme="majorHAnsi" w:cs="Arial" w:hint="eastAsia"/>
                <w:kern w:val="24"/>
                <w:sz w:val="20"/>
                <w:szCs w:val="28"/>
              </w:rPr>
              <w:t>説明</w:t>
            </w:r>
          </w:p>
        </w:tc>
        <w:tc>
          <w:tcPr>
            <w:tcW w:w="2211" w:type="dxa"/>
            <w:hideMark/>
          </w:tcPr>
          <w:p w14:paraId="174145AF"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3E1B17D3"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kern w:val="24"/>
                <w:sz w:val="20"/>
                <w:szCs w:val="28"/>
              </w:rPr>
              <w:t>d</w:t>
            </w:r>
            <w:r w:rsidRPr="00723202">
              <w:rPr>
                <w:rFonts w:asciiTheme="majorHAnsi" w:eastAsiaTheme="majorHAnsi" w:hAnsiTheme="majorHAnsi" w:cs="Arial"/>
                <w:kern w:val="24"/>
                <w:sz w:val="20"/>
                <w:szCs w:val="28"/>
              </w:rPr>
              <w:t>escription</w:t>
            </w:r>
          </w:p>
        </w:tc>
      </w:tr>
      <w:tr w:rsidR="00E33F38" w:rsidRPr="00723202" w14:paraId="722AB1DB" w14:textId="77777777" w:rsidTr="005F3CD4">
        <w:trPr>
          <w:trHeight w:val="360"/>
          <w:jc w:val="center"/>
        </w:trPr>
        <w:tc>
          <w:tcPr>
            <w:tcW w:w="2032" w:type="dxa"/>
            <w:hideMark/>
          </w:tcPr>
          <w:p w14:paraId="01E6E87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発行元</w:t>
            </w:r>
          </w:p>
        </w:tc>
        <w:tc>
          <w:tcPr>
            <w:tcW w:w="2211" w:type="dxa"/>
            <w:hideMark/>
          </w:tcPr>
          <w:p w14:paraId="12711F9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18D65940" w14:textId="1B6E6A1B" w:rsidR="00E33F38" w:rsidRPr="00723202" w:rsidRDefault="008321F4" w:rsidP="005F3CD4">
            <w:pPr>
              <w:widowControl/>
              <w:jc w:val="left"/>
              <w:rPr>
                <w:rFonts w:asciiTheme="majorHAnsi" w:eastAsiaTheme="majorHAnsi" w:hAnsiTheme="majorHAnsi" w:cs="Arial"/>
                <w:sz w:val="20"/>
                <w:szCs w:val="36"/>
              </w:rPr>
            </w:pPr>
            <w:proofErr w:type="spellStart"/>
            <w:ins w:id="855" w:author="鈴木 茂哉" w:date="2023-03-14T22:54:00Z">
              <w:r>
                <w:rPr>
                  <w:rFonts w:asciiTheme="majorHAnsi" w:eastAsiaTheme="majorHAnsi" w:hAnsiTheme="majorHAnsi" w:cs="Arial"/>
                  <w:kern w:val="24"/>
                  <w:sz w:val="20"/>
                  <w:szCs w:val="28"/>
                </w:rPr>
                <w:t>i</w:t>
              </w:r>
            </w:ins>
            <w:del w:id="856" w:author="鈴木 茂哉" w:date="2023-03-14T22:54:00Z">
              <w:r w:rsidR="00E33F38" w:rsidRPr="00723202" w:rsidDel="008321F4">
                <w:rPr>
                  <w:rFonts w:asciiTheme="majorHAnsi" w:eastAsiaTheme="majorHAnsi" w:hAnsiTheme="majorHAnsi" w:cs="Arial" w:hint="eastAsia"/>
                  <w:kern w:val="24"/>
                  <w:sz w:val="20"/>
                  <w:szCs w:val="28"/>
                </w:rPr>
                <w:delText>I</w:delText>
              </w:r>
            </w:del>
            <w:r w:rsidR="00E33F38" w:rsidRPr="00723202">
              <w:rPr>
                <w:rFonts w:asciiTheme="majorHAnsi" w:eastAsiaTheme="majorHAnsi" w:hAnsiTheme="majorHAnsi" w:cs="Arial"/>
                <w:kern w:val="24"/>
                <w:sz w:val="20"/>
                <w:szCs w:val="28"/>
              </w:rPr>
              <w:t>ss</w:t>
            </w:r>
            <w:proofErr w:type="spellEnd"/>
          </w:p>
        </w:tc>
      </w:tr>
      <w:tr w:rsidR="00E33F38" w:rsidRPr="00723202" w14:paraId="03B302CC" w14:textId="77777777" w:rsidTr="005F3CD4">
        <w:trPr>
          <w:trHeight w:val="360"/>
          <w:jc w:val="center"/>
        </w:trPr>
        <w:tc>
          <w:tcPr>
            <w:tcW w:w="2032" w:type="dxa"/>
            <w:hideMark/>
          </w:tcPr>
          <w:p w14:paraId="6AF614F1"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発行日</w:t>
            </w:r>
          </w:p>
        </w:tc>
        <w:tc>
          <w:tcPr>
            <w:tcW w:w="2211" w:type="dxa"/>
            <w:hideMark/>
          </w:tcPr>
          <w:p w14:paraId="7D8E617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5A3D7B60" w14:textId="77777777" w:rsidR="00E33F38" w:rsidRPr="00723202" w:rsidRDefault="00E33F38" w:rsidP="005F3CD4">
            <w:pPr>
              <w:widowControl/>
              <w:jc w:val="left"/>
              <w:rPr>
                <w:rFonts w:asciiTheme="majorHAnsi" w:eastAsiaTheme="majorHAnsi" w:hAnsiTheme="majorHAnsi" w:cs="Arial"/>
                <w:sz w:val="20"/>
                <w:szCs w:val="36"/>
              </w:rPr>
            </w:pPr>
            <w:proofErr w:type="spellStart"/>
            <w:r>
              <w:rPr>
                <w:rFonts w:asciiTheme="majorHAnsi" w:eastAsiaTheme="majorHAnsi" w:hAnsiTheme="majorHAnsi" w:cs="Arial"/>
                <w:kern w:val="24"/>
                <w:sz w:val="20"/>
                <w:szCs w:val="28"/>
              </w:rPr>
              <w:t>iat</w:t>
            </w:r>
            <w:proofErr w:type="spellEnd"/>
          </w:p>
        </w:tc>
      </w:tr>
      <w:tr w:rsidR="00E33F38" w:rsidRPr="00723202" w14:paraId="16207DC1" w14:textId="77777777" w:rsidTr="005F3CD4">
        <w:trPr>
          <w:trHeight w:val="360"/>
          <w:jc w:val="center"/>
        </w:trPr>
        <w:tc>
          <w:tcPr>
            <w:tcW w:w="2032" w:type="dxa"/>
            <w:hideMark/>
          </w:tcPr>
          <w:p w14:paraId="057EF55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有効期限</w:t>
            </w:r>
          </w:p>
        </w:tc>
        <w:tc>
          <w:tcPr>
            <w:tcW w:w="2211" w:type="dxa"/>
            <w:hideMark/>
          </w:tcPr>
          <w:p w14:paraId="729620E1"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04784CA1"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sz w:val="20"/>
                <w:szCs w:val="36"/>
              </w:rPr>
              <w:t>e</w:t>
            </w:r>
            <w:r>
              <w:rPr>
                <w:rFonts w:asciiTheme="majorHAnsi" w:eastAsiaTheme="majorHAnsi" w:hAnsiTheme="majorHAnsi" w:cs="Arial"/>
                <w:sz w:val="20"/>
                <w:szCs w:val="36"/>
              </w:rPr>
              <w:t>xp</w:t>
            </w:r>
          </w:p>
        </w:tc>
      </w:tr>
    </w:tbl>
    <w:p w14:paraId="7785109A" w14:textId="77777777" w:rsidR="00E33F38" w:rsidRPr="00723202" w:rsidRDefault="00E33F38" w:rsidP="00E33F38"/>
    <w:p w14:paraId="02C51381" w14:textId="0CFAE8EA"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5</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008B6379">
        <w:rPr>
          <w:rFonts w:asciiTheme="majorHAnsi" w:eastAsiaTheme="majorHAnsi" w:hAnsiTheme="majorHAnsi" w:cs="Times New Roman" w:hint="eastAsia"/>
          <w:b/>
          <w:bCs/>
          <w:lang w:val="x-none"/>
        </w:rPr>
        <w:t>SW利用</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318BB70A" w14:textId="77777777" w:rsidTr="005F3CD4">
        <w:trPr>
          <w:trHeight w:val="360"/>
          <w:jc w:val="center"/>
        </w:trPr>
        <w:tc>
          <w:tcPr>
            <w:tcW w:w="2032" w:type="dxa"/>
            <w:shd w:val="clear" w:color="auto" w:fill="D5DCE4" w:themeFill="text2" w:themeFillTint="33"/>
            <w:hideMark/>
          </w:tcPr>
          <w:p w14:paraId="23D9C41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74458158"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298013FE"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3C17EDF7" w14:textId="77777777" w:rsidTr="005F3CD4">
        <w:trPr>
          <w:trHeight w:val="360"/>
          <w:jc w:val="center"/>
        </w:trPr>
        <w:tc>
          <w:tcPr>
            <w:tcW w:w="2032" w:type="dxa"/>
            <w:hideMark/>
          </w:tcPr>
          <w:p w14:paraId="57F9C436"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発行要求番号</w:t>
            </w:r>
          </w:p>
        </w:tc>
        <w:tc>
          <w:tcPr>
            <w:tcW w:w="2211" w:type="dxa"/>
            <w:hideMark/>
          </w:tcPr>
          <w:p w14:paraId="23E933B2" w14:textId="77777777" w:rsidR="00E33F38" w:rsidRPr="00723202" w:rsidRDefault="00E33F38" w:rsidP="005F3CD4">
            <w:pPr>
              <w:widowControl/>
              <w:jc w:val="left"/>
              <w:rPr>
                <w:rFonts w:asciiTheme="majorHAnsi" w:eastAsiaTheme="majorHAnsi" w:hAnsiTheme="majorHAnsi" w:cs="Arial"/>
                <w:sz w:val="20"/>
                <w:szCs w:val="36"/>
              </w:rPr>
            </w:pPr>
            <w:r w:rsidRPr="00A83877">
              <w:rPr>
                <w:rFonts w:asciiTheme="majorHAnsi" w:eastAsiaTheme="majorHAnsi" w:hAnsiTheme="majorHAnsi" w:cs="Arial"/>
                <w:kern w:val="24"/>
                <w:sz w:val="20"/>
                <w:szCs w:val="28"/>
              </w:rPr>
              <w:t>issuer</w:t>
            </w:r>
          </w:p>
        </w:tc>
        <w:tc>
          <w:tcPr>
            <w:tcW w:w="3350" w:type="dxa"/>
            <w:hideMark/>
          </w:tcPr>
          <w:p w14:paraId="4470F29B"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issueaceRequestId</w:t>
            </w:r>
            <w:proofErr w:type="spellEnd"/>
          </w:p>
        </w:tc>
      </w:tr>
      <w:tr w:rsidR="00E33F38" w:rsidRPr="00723202" w14:paraId="27393DE4" w14:textId="77777777" w:rsidTr="005F3CD4">
        <w:trPr>
          <w:trHeight w:val="360"/>
          <w:jc w:val="center"/>
        </w:trPr>
        <w:tc>
          <w:tcPr>
            <w:tcW w:w="2032" w:type="dxa"/>
            <w:hideMark/>
          </w:tcPr>
          <w:p w14:paraId="7D10E568"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認定番号</w:t>
            </w:r>
          </w:p>
        </w:tc>
        <w:tc>
          <w:tcPr>
            <w:tcW w:w="2211" w:type="dxa"/>
            <w:hideMark/>
          </w:tcPr>
          <w:p w14:paraId="0C3DCE54"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3A21369F"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certificateId</w:t>
            </w:r>
            <w:proofErr w:type="spellEnd"/>
          </w:p>
        </w:tc>
      </w:tr>
      <w:tr w:rsidR="00E33F38" w:rsidRPr="00723202" w14:paraId="26CC08E6" w14:textId="77777777" w:rsidTr="005F3CD4">
        <w:trPr>
          <w:trHeight w:val="360"/>
          <w:jc w:val="center"/>
        </w:trPr>
        <w:tc>
          <w:tcPr>
            <w:tcW w:w="2032" w:type="dxa"/>
            <w:hideMark/>
          </w:tcPr>
          <w:p w14:paraId="5A081C48"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ソフトウェア可否</w:t>
            </w:r>
          </w:p>
        </w:tc>
        <w:tc>
          <w:tcPr>
            <w:tcW w:w="2211" w:type="dxa"/>
            <w:hideMark/>
          </w:tcPr>
          <w:p w14:paraId="0431E8CD"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09BCB081"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category</w:t>
            </w:r>
          </w:p>
        </w:tc>
      </w:tr>
      <w:tr w:rsidR="00E33F38" w:rsidRPr="00723202" w14:paraId="7504BB03" w14:textId="77777777" w:rsidTr="005F3CD4">
        <w:trPr>
          <w:trHeight w:val="360"/>
          <w:jc w:val="center"/>
        </w:trPr>
        <w:tc>
          <w:tcPr>
            <w:tcW w:w="2032" w:type="dxa"/>
            <w:hideMark/>
          </w:tcPr>
          <w:p w14:paraId="7C7E36B1"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設備の名称</w:t>
            </w:r>
          </w:p>
        </w:tc>
        <w:tc>
          <w:tcPr>
            <w:tcW w:w="2211" w:type="dxa"/>
            <w:hideMark/>
          </w:tcPr>
          <w:p w14:paraId="11052E06"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0EC34A44"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facilityName</w:t>
            </w:r>
            <w:proofErr w:type="spellEnd"/>
          </w:p>
        </w:tc>
      </w:tr>
      <w:tr w:rsidR="00E33F38" w:rsidRPr="00723202" w14:paraId="545FAC29" w14:textId="77777777" w:rsidTr="005F3CD4">
        <w:trPr>
          <w:trHeight w:val="360"/>
          <w:jc w:val="center"/>
        </w:trPr>
        <w:tc>
          <w:tcPr>
            <w:tcW w:w="2032" w:type="dxa"/>
            <w:hideMark/>
          </w:tcPr>
          <w:p w14:paraId="518757A7"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設備型式</w:t>
            </w:r>
          </w:p>
        </w:tc>
        <w:tc>
          <w:tcPr>
            <w:tcW w:w="2211" w:type="dxa"/>
            <w:hideMark/>
          </w:tcPr>
          <w:p w14:paraId="503A7B5B"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6E9B3C28"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facilityModel</w:t>
            </w:r>
            <w:proofErr w:type="spellEnd"/>
          </w:p>
        </w:tc>
      </w:tr>
      <w:tr w:rsidR="00E33F38" w:rsidRPr="00723202" w14:paraId="559547A6" w14:textId="77777777" w:rsidTr="005F3CD4">
        <w:trPr>
          <w:trHeight w:val="360"/>
          <w:jc w:val="center"/>
        </w:trPr>
        <w:tc>
          <w:tcPr>
            <w:tcW w:w="2032" w:type="dxa"/>
          </w:tcPr>
          <w:p w14:paraId="755C94CE"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本社名・事業所名</w:t>
            </w:r>
          </w:p>
        </w:tc>
        <w:tc>
          <w:tcPr>
            <w:tcW w:w="2211" w:type="dxa"/>
          </w:tcPr>
          <w:p w14:paraId="7BC5A2F6"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6809A895" w14:textId="77777777" w:rsidR="00E33F38" w:rsidRPr="001C3753" w:rsidRDefault="00E33F38" w:rsidP="005F3CD4">
            <w:pPr>
              <w:widowControl/>
              <w:jc w:val="left"/>
              <w:rPr>
                <w:rFonts w:asciiTheme="majorHAnsi" w:eastAsiaTheme="majorHAnsi" w:hAnsiTheme="majorHAnsi" w:cs="Arial"/>
                <w:kern w:val="24"/>
                <w:sz w:val="20"/>
                <w:szCs w:val="20"/>
              </w:rPr>
            </w:pPr>
            <w:r w:rsidRPr="001C3753">
              <w:rPr>
                <w:rFonts w:asciiTheme="majorHAnsi" w:eastAsiaTheme="majorHAnsi" w:hAnsiTheme="majorHAnsi"/>
                <w:sz w:val="20"/>
                <w:szCs w:val="20"/>
              </w:rPr>
              <w:t>manufacturer</w:t>
            </w:r>
          </w:p>
        </w:tc>
      </w:tr>
      <w:tr w:rsidR="00E33F38" w:rsidRPr="00723202" w14:paraId="1F22B140" w14:textId="77777777" w:rsidTr="005F3CD4">
        <w:trPr>
          <w:trHeight w:val="360"/>
          <w:jc w:val="center"/>
        </w:trPr>
        <w:tc>
          <w:tcPr>
            <w:tcW w:w="2032" w:type="dxa"/>
          </w:tcPr>
          <w:p w14:paraId="5AEA9E3E"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販売開始年度</w:t>
            </w:r>
          </w:p>
        </w:tc>
        <w:tc>
          <w:tcPr>
            <w:tcW w:w="2211" w:type="dxa"/>
          </w:tcPr>
          <w:p w14:paraId="75C5A2C9"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3A02F94C"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productionDate</w:t>
            </w:r>
            <w:proofErr w:type="spellEnd"/>
          </w:p>
        </w:tc>
      </w:tr>
      <w:tr w:rsidR="00E33F38" w:rsidRPr="00723202" w14:paraId="6746CDAE" w14:textId="77777777" w:rsidTr="005F3CD4">
        <w:trPr>
          <w:trHeight w:val="360"/>
          <w:jc w:val="center"/>
        </w:trPr>
        <w:tc>
          <w:tcPr>
            <w:tcW w:w="2032" w:type="dxa"/>
          </w:tcPr>
          <w:p w14:paraId="10F6B986"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取得予定日</w:t>
            </w:r>
          </w:p>
        </w:tc>
        <w:tc>
          <w:tcPr>
            <w:tcW w:w="2211" w:type="dxa"/>
          </w:tcPr>
          <w:p w14:paraId="6437F1EA"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51488C9A"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purchaseDate</w:t>
            </w:r>
            <w:proofErr w:type="spellEnd"/>
          </w:p>
        </w:tc>
      </w:tr>
      <w:tr w:rsidR="00E33F38" w:rsidRPr="00723202" w14:paraId="3A9AA9FC" w14:textId="77777777" w:rsidTr="005F3CD4">
        <w:trPr>
          <w:trHeight w:val="360"/>
          <w:jc w:val="center"/>
        </w:trPr>
        <w:tc>
          <w:tcPr>
            <w:tcW w:w="2032" w:type="dxa"/>
          </w:tcPr>
          <w:p w14:paraId="224D6EF8"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生産性向上モデル可否</w:t>
            </w:r>
          </w:p>
        </w:tc>
        <w:tc>
          <w:tcPr>
            <w:tcW w:w="2211" w:type="dxa"/>
          </w:tcPr>
          <w:p w14:paraId="0FA6E302"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105F7F13"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productivityModel</w:t>
            </w:r>
            <w:proofErr w:type="spellEnd"/>
          </w:p>
        </w:tc>
      </w:tr>
      <w:tr w:rsidR="00E33F38" w:rsidRPr="00723202" w14:paraId="0C90F153" w14:textId="77777777" w:rsidTr="005F3CD4">
        <w:trPr>
          <w:trHeight w:val="360"/>
          <w:jc w:val="center"/>
        </w:trPr>
        <w:tc>
          <w:tcPr>
            <w:tcW w:w="2032" w:type="dxa"/>
          </w:tcPr>
          <w:p w14:paraId="5A77F738"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必要機能の実装</w:t>
            </w:r>
          </w:p>
        </w:tc>
        <w:tc>
          <w:tcPr>
            <w:tcW w:w="2211" w:type="dxa"/>
          </w:tcPr>
          <w:p w14:paraId="475414E8"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7FB2E1E4"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implementationFunction</w:t>
            </w:r>
            <w:proofErr w:type="spellEnd"/>
          </w:p>
        </w:tc>
      </w:tr>
      <w:tr w:rsidR="00E33F38" w:rsidRPr="00723202" w14:paraId="2E319730" w14:textId="77777777" w:rsidTr="005F3CD4">
        <w:trPr>
          <w:trHeight w:val="360"/>
          <w:jc w:val="center"/>
        </w:trPr>
        <w:tc>
          <w:tcPr>
            <w:tcW w:w="2032" w:type="dxa"/>
          </w:tcPr>
          <w:p w14:paraId="2F86BC9E"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分析・指示機能</w:t>
            </w:r>
          </w:p>
        </w:tc>
        <w:tc>
          <w:tcPr>
            <w:tcW w:w="2211" w:type="dxa"/>
          </w:tcPr>
          <w:p w14:paraId="5EFECD77"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701D46CA"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analysisFunction</w:t>
            </w:r>
            <w:proofErr w:type="spellEnd"/>
          </w:p>
        </w:tc>
      </w:tr>
      <w:tr w:rsidR="00E33F38" w:rsidRPr="00723202" w14:paraId="53CA6D62" w14:textId="77777777" w:rsidTr="005F3CD4">
        <w:trPr>
          <w:trHeight w:val="360"/>
          <w:jc w:val="center"/>
        </w:trPr>
        <w:tc>
          <w:tcPr>
            <w:tcW w:w="2032" w:type="dxa"/>
            <w:hideMark/>
          </w:tcPr>
          <w:p w14:paraId="3F81E42E"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lastRenderedPageBreak/>
              <w:t>VC</w:t>
            </w:r>
            <w:r w:rsidRPr="00C250CE">
              <w:rPr>
                <w:rFonts w:hint="eastAsia"/>
              </w:rPr>
              <w:t>説明</w:t>
            </w:r>
          </w:p>
        </w:tc>
        <w:tc>
          <w:tcPr>
            <w:tcW w:w="2211" w:type="dxa"/>
            <w:hideMark/>
          </w:tcPr>
          <w:p w14:paraId="751B871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3C1A30AF"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description</w:t>
            </w:r>
          </w:p>
        </w:tc>
      </w:tr>
      <w:tr w:rsidR="00E33F38" w:rsidRPr="00723202" w14:paraId="7911E7C0" w14:textId="77777777" w:rsidTr="005F3CD4">
        <w:trPr>
          <w:trHeight w:val="360"/>
          <w:jc w:val="center"/>
        </w:trPr>
        <w:tc>
          <w:tcPr>
            <w:tcW w:w="2032" w:type="dxa"/>
            <w:hideMark/>
          </w:tcPr>
          <w:p w14:paraId="17D33134"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発行元</w:t>
            </w:r>
          </w:p>
        </w:tc>
        <w:tc>
          <w:tcPr>
            <w:tcW w:w="2211" w:type="dxa"/>
            <w:hideMark/>
          </w:tcPr>
          <w:p w14:paraId="1C13613F"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2E86810F"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w:t>
            </w:r>
            <w:proofErr w:type="spellEnd"/>
          </w:p>
        </w:tc>
      </w:tr>
      <w:tr w:rsidR="00E33F38" w:rsidRPr="00723202" w14:paraId="0A72F188" w14:textId="77777777" w:rsidTr="005F3CD4">
        <w:trPr>
          <w:trHeight w:val="360"/>
          <w:jc w:val="center"/>
        </w:trPr>
        <w:tc>
          <w:tcPr>
            <w:tcW w:w="2032" w:type="dxa"/>
            <w:hideMark/>
          </w:tcPr>
          <w:p w14:paraId="3EF49FA5"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発行日</w:t>
            </w:r>
          </w:p>
        </w:tc>
        <w:tc>
          <w:tcPr>
            <w:tcW w:w="2211" w:type="dxa"/>
            <w:hideMark/>
          </w:tcPr>
          <w:p w14:paraId="499D503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331A13B6"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iat</w:t>
            </w:r>
            <w:proofErr w:type="spellEnd"/>
          </w:p>
        </w:tc>
      </w:tr>
      <w:tr w:rsidR="00E33F38" w:rsidRPr="00723202" w14:paraId="597BD40E" w14:textId="77777777" w:rsidTr="005F3CD4">
        <w:trPr>
          <w:trHeight w:val="360"/>
          <w:jc w:val="center"/>
        </w:trPr>
        <w:tc>
          <w:tcPr>
            <w:tcW w:w="2032" w:type="dxa"/>
            <w:hideMark/>
          </w:tcPr>
          <w:p w14:paraId="76A89BA9"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有効期限</w:t>
            </w:r>
          </w:p>
        </w:tc>
        <w:tc>
          <w:tcPr>
            <w:tcW w:w="2211" w:type="dxa"/>
            <w:hideMark/>
          </w:tcPr>
          <w:p w14:paraId="3D68978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70892C77"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exp</w:t>
            </w:r>
          </w:p>
        </w:tc>
      </w:tr>
    </w:tbl>
    <w:p w14:paraId="7E82FC9E" w14:textId="77777777" w:rsidR="00E33F38" w:rsidRPr="00723202" w:rsidRDefault="00E33F38" w:rsidP="00E33F38"/>
    <w:p w14:paraId="098CF42D" w14:textId="38E3C4EC"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6</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008B6379">
        <w:rPr>
          <w:rFonts w:asciiTheme="majorHAnsi" w:eastAsiaTheme="majorHAnsi" w:hAnsiTheme="majorHAnsi" w:cs="Times New Roman" w:hint="eastAsia"/>
          <w:b/>
          <w:bCs/>
          <w:lang w:val="x-none"/>
        </w:rPr>
        <w:t>工業会証明書</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5880D631" w14:textId="77777777" w:rsidTr="005F3CD4">
        <w:trPr>
          <w:trHeight w:val="360"/>
          <w:jc w:val="center"/>
        </w:trPr>
        <w:tc>
          <w:tcPr>
            <w:tcW w:w="2032" w:type="dxa"/>
            <w:shd w:val="clear" w:color="auto" w:fill="D5DCE4" w:themeFill="text2" w:themeFillTint="33"/>
            <w:hideMark/>
          </w:tcPr>
          <w:p w14:paraId="3BA9C56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7B061C16"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34706FE1"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0164F0AF" w14:textId="77777777" w:rsidTr="005F3CD4">
        <w:trPr>
          <w:trHeight w:val="360"/>
          <w:jc w:val="center"/>
        </w:trPr>
        <w:tc>
          <w:tcPr>
            <w:tcW w:w="2032" w:type="dxa"/>
            <w:hideMark/>
          </w:tcPr>
          <w:p w14:paraId="61A5EC44"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発行要求番号</w:t>
            </w:r>
          </w:p>
        </w:tc>
        <w:tc>
          <w:tcPr>
            <w:tcW w:w="2211" w:type="dxa"/>
            <w:hideMark/>
          </w:tcPr>
          <w:p w14:paraId="3565DE12" w14:textId="77777777" w:rsidR="00E33F38" w:rsidRPr="00723202" w:rsidRDefault="00E33F38" w:rsidP="005F3CD4">
            <w:pPr>
              <w:widowControl/>
              <w:jc w:val="left"/>
              <w:rPr>
                <w:rFonts w:asciiTheme="majorHAnsi" w:eastAsiaTheme="majorHAnsi" w:hAnsiTheme="majorHAnsi" w:cs="Arial"/>
                <w:sz w:val="20"/>
                <w:szCs w:val="36"/>
              </w:rPr>
            </w:pPr>
            <w:r w:rsidRPr="006F6126">
              <w:rPr>
                <w:rFonts w:asciiTheme="majorHAnsi" w:eastAsiaTheme="majorHAnsi" w:hAnsiTheme="majorHAnsi" w:cs="Arial"/>
                <w:kern w:val="24"/>
                <w:sz w:val="20"/>
                <w:szCs w:val="28"/>
              </w:rPr>
              <w:t>issuer</w:t>
            </w:r>
          </w:p>
        </w:tc>
        <w:tc>
          <w:tcPr>
            <w:tcW w:w="3350" w:type="dxa"/>
            <w:hideMark/>
          </w:tcPr>
          <w:p w14:paraId="20052B90"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issueaceRequestId</w:t>
            </w:r>
            <w:proofErr w:type="spellEnd"/>
          </w:p>
        </w:tc>
      </w:tr>
      <w:tr w:rsidR="00E33F38" w:rsidRPr="00723202" w14:paraId="77784881" w14:textId="77777777" w:rsidTr="005F3CD4">
        <w:trPr>
          <w:trHeight w:val="360"/>
          <w:jc w:val="center"/>
        </w:trPr>
        <w:tc>
          <w:tcPr>
            <w:tcW w:w="2032" w:type="dxa"/>
            <w:hideMark/>
          </w:tcPr>
          <w:p w14:paraId="187213FD"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認定番号</w:t>
            </w:r>
          </w:p>
        </w:tc>
        <w:tc>
          <w:tcPr>
            <w:tcW w:w="2211" w:type="dxa"/>
            <w:hideMark/>
          </w:tcPr>
          <w:p w14:paraId="6B757D0B" w14:textId="77777777" w:rsidR="00E33F38" w:rsidRPr="001C3753" w:rsidRDefault="00E33F38" w:rsidP="005F3CD4">
            <w:pPr>
              <w:rPr>
                <w:rFonts w:asciiTheme="majorHAnsi" w:eastAsiaTheme="majorHAnsi" w:hAnsiTheme="majorHAnsi" w:cs="Arial"/>
                <w:kern w:val="24"/>
                <w:sz w:val="20"/>
                <w:szCs w:val="28"/>
              </w:rPr>
            </w:pPr>
            <w:r w:rsidRPr="001C3753">
              <w:rPr>
                <w:rFonts w:asciiTheme="majorHAnsi" w:eastAsiaTheme="majorHAnsi" w:hAnsiTheme="majorHAnsi" w:cs="Arial" w:hint="eastAsia"/>
                <w:kern w:val="24"/>
                <w:sz w:val="20"/>
                <w:szCs w:val="28"/>
              </w:rPr>
              <w:t>SW利用VC</w:t>
            </w:r>
          </w:p>
        </w:tc>
        <w:tc>
          <w:tcPr>
            <w:tcW w:w="3350" w:type="dxa"/>
            <w:hideMark/>
          </w:tcPr>
          <w:p w14:paraId="154AF3D1"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certificateId</w:t>
            </w:r>
            <w:proofErr w:type="spellEnd"/>
          </w:p>
        </w:tc>
      </w:tr>
      <w:tr w:rsidR="00E33F38" w:rsidRPr="00723202" w14:paraId="7C893461" w14:textId="77777777" w:rsidTr="005F3CD4">
        <w:trPr>
          <w:trHeight w:val="360"/>
          <w:jc w:val="center"/>
        </w:trPr>
        <w:tc>
          <w:tcPr>
            <w:tcW w:w="2032" w:type="dxa"/>
            <w:hideMark/>
          </w:tcPr>
          <w:p w14:paraId="5C8263D0"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減価償却資産の種類</w:t>
            </w:r>
          </w:p>
        </w:tc>
        <w:tc>
          <w:tcPr>
            <w:tcW w:w="2211" w:type="dxa"/>
            <w:hideMark/>
          </w:tcPr>
          <w:p w14:paraId="113C1295" w14:textId="77777777" w:rsidR="00E33F38" w:rsidRPr="00723202" w:rsidRDefault="00E33F38" w:rsidP="005F3CD4">
            <w:pPr>
              <w:rPr>
                <w:rFonts w:asciiTheme="majorHAnsi" w:eastAsiaTheme="majorHAnsi" w:hAnsiTheme="majorHAnsi"/>
                <w:sz w:val="20"/>
              </w:rPr>
            </w:pPr>
            <w:r w:rsidRPr="006F6126">
              <w:rPr>
                <w:rFonts w:asciiTheme="majorHAnsi" w:eastAsiaTheme="majorHAnsi" w:hAnsiTheme="majorHAnsi" w:cs="Arial"/>
                <w:kern w:val="24"/>
                <w:sz w:val="20"/>
                <w:szCs w:val="28"/>
              </w:rPr>
              <w:t>issuer</w:t>
            </w:r>
          </w:p>
        </w:tc>
        <w:tc>
          <w:tcPr>
            <w:tcW w:w="3350" w:type="dxa"/>
            <w:hideMark/>
          </w:tcPr>
          <w:p w14:paraId="48A1A6CF"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depreciableType</w:t>
            </w:r>
            <w:proofErr w:type="spellEnd"/>
          </w:p>
        </w:tc>
      </w:tr>
      <w:tr w:rsidR="00E33F38" w:rsidRPr="00723202" w14:paraId="1D438C07" w14:textId="77777777" w:rsidTr="005F3CD4">
        <w:trPr>
          <w:trHeight w:val="360"/>
          <w:jc w:val="center"/>
        </w:trPr>
        <w:tc>
          <w:tcPr>
            <w:tcW w:w="2032" w:type="dxa"/>
            <w:hideMark/>
          </w:tcPr>
          <w:p w14:paraId="36AB5DA2" w14:textId="65A0FBC5" w:rsidR="00E33F38" w:rsidRPr="00723202" w:rsidRDefault="00E33F38" w:rsidP="00EB1691">
            <w:pPr>
              <w:widowControl/>
              <w:jc w:val="left"/>
              <w:rPr>
                <w:rFonts w:asciiTheme="majorHAnsi" w:eastAsiaTheme="majorHAnsi" w:hAnsiTheme="majorHAnsi" w:cs="Arial"/>
                <w:sz w:val="20"/>
                <w:szCs w:val="36"/>
              </w:rPr>
            </w:pPr>
            <w:r w:rsidRPr="00C815C5">
              <w:rPr>
                <w:rFonts w:hint="eastAsia"/>
              </w:rPr>
              <w:t>設備の種類又は</w:t>
            </w:r>
            <w:commentRangeStart w:id="857"/>
            <w:commentRangeStart w:id="858"/>
            <w:del w:id="859" w:author="Tanaka Takehiko" w:date="2023-03-20T18:38:00Z">
              <w:r w:rsidRPr="00C815C5" w:rsidDel="00EB1691">
                <w:rPr>
                  <w:rFonts w:hint="eastAsia"/>
                </w:rPr>
                <w:delText>さ</w:delText>
              </w:r>
            </w:del>
            <w:r w:rsidRPr="00C815C5">
              <w:rPr>
                <w:rFonts w:hint="eastAsia"/>
              </w:rPr>
              <w:t>細目</w:t>
            </w:r>
            <w:commentRangeEnd w:id="857"/>
            <w:r w:rsidR="00B5680F">
              <w:rPr>
                <w:rStyle w:val="ac"/>
              </w:rPr>
              <w:commentReference w:id="857"/>
            </w:r>
            <w:commentRangeEnd w:id="858"/>
            <w:r w:rsidR="00EB1691">
              <w:rPr>
                <w:rStyle w:val="ac"/>
              </w:rPr>
              <w:commentReference w:id="858"/>
            </w:r>
          </w:p>
        </w:tc>
        <w:tc>
          <w:tcPr>
            <w:tcW w:w="2211" w:type="dxa"/>
            <w:hideMark/>
          </w:tcPr>
          <w:p w14:paraId="6733D502" w14:textId="77777777" w:rsidR="00E33F38" w:rsidRPr="00723202" w:rsidRDefault="00E33F38" w:rsidP="005F3CD4">
            <w:pPr>
              <w:rPr>
                <w:rFonts w:asciiTheme="majorHAnsi" w:eastAsiaTheme="majorHAnsi" w:hAnsiTheme="majorHAnsi"/>
                <w:sz w:val="20"/>
              </w:rPr>
            </w:pPr>
            <w:r w:rsidRPr="006F6126">
              <w:rPr>
                <w:rFonts w:asciiTheme="majorHAnsi" w:eastAsiaTheme="majorHAnsi" w:hAnsiTheme="majorHAnsi" w:cs="Arial"/>
                <w:kern w:val="24"/>
                <w:sz w:val="20"/>
                <w:szCs w:val="28"/>
              </w:rPr>
              <w:t>issuer</w:t>
            </w:r>
          </w:p>
        </w:tc>
        <w:tc>
          <w:tcPr>
            <w:tcW w:w="3350" w:type="dxa"/>
            <w:hideMark/>
          </w:tcPr>
          <w:p w14:paraId="4A7FA0AB"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facilityType</w:t>
            </w:r>
            <w:proofErr w:type="spellEnd"/>
          </w:p>
        </w:tc>
      </w:tr>
      <w:tr w:rsidR="00E33F38" w:rsidRPr="00723202" w14:paraId="305A7FE7" w14:textId="77777777" w:rsidTr="005F3CD4">
        <w:trPr>
          <w:trHeight w:val="360"/>
          <w:jc w:val="center"/>
        </w:trPr>
        <w:tc>
          <w:tcPr>
            <w:tcW w:w="2032" w:type="dxa"/>
            <w:hideMark/>
          </w:tcPr>
          <w:p w14:paraId="435F9C18"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VC</w:t>
            </w:r>
            <w:r w:rsidRPr="00C815C5">
              <w:rPr>
                <w:rFonts w:hint="eastAsia"/>
              </w:rPr>
              <w:t>説明</w:t>
            </w:r>
          </w:p>
        </w:tc>
        <w:tc>
          <w:tcPr>
            <w:tcW w:w="2211" w:type="dxa"/>
            <w:hideMark/>
          </w:tcPr>
          <w:p w14:paraId="45F41D5C" w14:textId="77777777" w:rsidR="00E33F38" w:rsidRPr="00723202" w:rsidRDefault="00E33F38" w:rsidP="005F3CD4">
            <w:pPr>
              <w:rPr>
                <w:rFonts w:asciiTheme="majorHAnsi" w:eastAsiaTheme="majorHAnsi" w:hAnsiTheme="majorHAnsi"/>
                <w:sz w:val="20"/>
              </w:rPr>
            </w:pPr>
            <w:r w:rsidRPr="006F6126">
              <w:rPr>
                <w:rFonts w:asciiTheme="majorHAnsi" w:eastAsiaTheme="majorHAnsi" w:hAnsiTheme="majorHAnsi" w:cs="Arial"/>
                <w:kern w:val="24"/>
                <w:sz w:val="20"/>
                <w:szCs w:val="28"/>
              </w:rPr>
              <w:t>issuer</w:t>
            </w:r>
          </w:p>
        </w:tc>
        <w:tc>
          <w:tcPr>
            <w:tcW w:w="3350" w:type="dxa"/>
            <w:hideMark/>
          </w:tcPr>
          <w:p w14:paraId="411727B1"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description</w:t>
            </w:r>
          </w:p>
        </w:tc>
      </w:tr>
      <w:tr w:rsidR="00E33F38" w:rsidRPr="00723202" w14:paraId="7C7D31BC" w14:textId="77777777" w:rsidTr="005F3CD4">
        <w:trPr>
          <w:trHeight w:val="360"/>
          <w:jc w:val="center"/>
        </w:trPr>
        <w:tc>
          <w:tcPr>
            <w:tcW w:w="2032" w:type="dxa"/>
            <w:hideMark/>
          </w:tcPr>
          <w:p w14:paraId="1AE98927"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発行元</w:t>
            </w:r>
          </w:p>
        </w:tc>
        <w:tc>
          <w:tcPr>
            <w:tcW w:w="2211" w:type="dxa"/>
            <w:hideMark/>
          </w:tcPr>
          <w:p w14:paraId="0C3F548B"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749B14E3"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w:t>
            </w:r>
            <w:proofErr w:type="spellEnd"/>
          </w:p>
        </w:tc>
      </w:tr>
      <w:tr w:rsidR="00E33F38" w:rsidRPr="00723202" w14:paraId="230ABA7C" w14:textId="77777777" w:rsidTr="005F3CD4">
        <w:trPr>
          <w:trHeight w:val="360"/>
          <w:jc w:val="center"/>
        </w:trPr>
        <w:tc>
          <w:tcPr>
            <w:tcW w:w="2032" w:type="dxa"/>
            <w:hideMark/>
          </w:tcPr>
          <w:p w14:paraId="69EA0170"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発行日</w:t>
            </w:r>
          </w:p>
        </w:tc>
        <w:tc>
          <w:tcPr>
            <w:tcW w:w="2211" w:type="dxa"/>
            <w:hideMark/>
          </w:tcPr>
          <w:p w14:paraId="5146278A"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0B67AAA9"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iat</w:t>
            </w:r>
            <w:proofErr w:type="spellEnd"/>
          </w:p>
        </w:tc>
      </w:tr>
      <w:tr w:rsidR="00E33F38" w:rsidRPr="00723202" w14:paraId="0DB55EC9" w14:textId="77777777" w:rsidTr="005F3CD4">
        <w:trPr>
          <w:trHeight w:val="360"/>
          <w:jc w:val="center"/>
        </w:trPr>
        <w:tc>
          <w:tcPr>
            <w:tcW w:w="2032" w:type="dxa"/>
            <w:hideMark/>
          </w:tcPr>
          <w:p w14:paraId="6DA0FD83"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有効期限</w:t>
            </w:r>
          </w:p>
        </w:tc>
        <w:tc>
          <w:tcPr>
            <w:tcW w:w="2211" w:type="dxa"/>
            <w:hideMark/>
          </w:tcPr>
          <w:p w14:paraId="542A7BF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7CE23919"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exp</w:t>
            </w:r>
          </w:p>
        </w:tc>
      </w:tr>
    </w:tbl>
    <w:p w14:paraId="0201EB50" w14:textId="77777777" w:rsidR="00E33F38" w:rsidRPr="00723202" w:rsidRDefault="00E33F38" w:rsidP="00E33F38"/>
    <w:p w14:paraId="70CF05F1" w14:textId="66632C90"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7</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00FB7321">
        <w:rPr>
          <w:rFonts w:asciiTheme="majorHAnsi" w:eastAsiaTheme="majorHAnsi" w:hAnsiTheme="majorHAnsi" w:cs="Times New Roman" w:hint="eastAsia"/>
          <w:b/>
          <w:bCs/>
          <w:lang w:val="x-none"/>
        </w:rPr>
        <w:t>計画認定</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0A6CF99B" w14:textId="77777777" w:rsidTr="005F3CD4">
        <w:trPr>
          <w:trHeight w:val="360"/>
          <w:jc w:val="center"/>
        </w:trPr>
        <w:tc>
          <w:tcPr>
            <w:tcW w:w="2032" w:type="dxa"/>
            <w:shd w:val="clear" w:color="auto" w:fill="D5DCE4" w:themeFill="text2" w:themeFillTint="33"/>
            <w:hideMark/>
          </w:tcPr>
          <w:p w14:paraId="6A90416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3B29AED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49242359"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6E4EB264" w14:textId="77777777" w:rsidTr="005F3CD4">
        <w:trPr>
          <w:trHeight w:val="360"/>
          <w:jc w:val="center"/>
        </w:trPr>
        <w:tc>
          <w:tcPr>
            <w:tcW w:w="2032" w:type="dxa"/>
            <w:hideMark/>
          </w:tcPr>
          <w:p w14:paraId="11B074D8"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発行要求番号</w:t>
            </w:r>
          </w:p>
        </w:tc>
        <w:tc>
          <w:tcPr>
            <w:tcW w:w="2211" w:type="dxa"/>
            <w:hideMark/>
          </w:tcPr>
          <w:p w14:paraId="397F4B86" w14:textId="77777777" w:rsidR="00E33F38" w:rsidRPr="00723202" w:rsidRDefault="00E33F38" w:rsidP="005F3CD4">
            <w:pPr>
              <w:widowControl/>
              <w:jc w:val="left"/>
              <w:rPr>
                <w:rFonts w:asciiTheme="majorHAnsi" w:eastAsiaTheme="majorHAnsi" w:hAnsiTheme="majorHAnsi" w:cs="Arial"/>
                <w:sz w:val="20"/>
                <w:szCs w:val="36"/>
              </w:rPr>
            </w:pPr>
            <w:r w:rsidRPr="00AC0260">
              <w:rPr>
                <w:rFonts w:asciiTheme="majorHAnsi" w:eastAsiaTheme="majorHAnsi" w:hAnsiTheme="majorHAnsi" w:cs="Arial"/>
                <w:kern w:val="24"/>
                <w:sz w:val="20"/>
                <w:szCs w:val="28"/>
              </w:rPr>
              <w:t>issuer</w:t>
            </w:r>
          </w:p>
        </w:tc>
        <w:tc>
          <w:tcPr>
            <w:tcW w:w="3350" w:type="dxa"/>
            <w:hideMark/>
          </w:tcPr>
          <w:p w14:paraId="63813157"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issueaceRequestId</w:t>
            </w:r>
            <w:proofErr w:type="spellEnd"/>
          </w:p>
        </w:tc>
      </w:tr>
      <w:tr w:rsidR="00E33F38" w:rsidRPr="00723202" w14:paraId="7FA7D21C" w14:textId="77777777" w:rsidTr="005F3CD4">
        <w:trPr>
          <w:trHeight w:val="360"/>
          <w:jc w:val="center"/>
        </w:trPr>
        <w:tc>
          <w:tcPr>
            <w:tcW w:w="2032" w:type="dxa"/>
            <w:hideMark/>
          </w:tcPr>
          <w:p w14:paraId="5C1E93B9"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認定番号</w:t>
            </w:r>
          </w:p>
        </w:tc>
        <w:tc>
          <w:tcPr>
            <w:tcW w:w="2211" w:type="dxa"/>
            <w:hideMark/>
          </w:tcPr>
          <w:p w14:paraId="1C16018B" w14:textId="77777777" w:rsidR="00E33F38" w:rsidRPr="001C3753" w:rsidRDefault="00E33F38" w:rsidP="005F3CD4">
            <w:pPr>
              <w:rPr>
                <w:rFonts w:asciiTheme="majorHAnsi" w:eastAsiaTheme="majorHAnsi" w:hAnsiTheme="majorHAnsi" w:cs="Arial"/>
                <w:kern w:val="24"/>
                <w:sz w:val="20"/>
                <w:szCs w:val="28"/>
              </w:rPr>
            </w:pPr>
            <w:r w:rsidRPr="001C3753">
              <w:rPr>
                <w:rFonts w:asciiTheme="majorHAnsi" w:eastAsiaTheme="majorHAnsi" w:hAnsiTheme="majorHAnsi" w:cs="Arial" w:hint="eastAsia"/>
                <w:kern w:val="24"/>
                <w:sz w:val="20"/>
                <w:szCs w:val="28"/>
              </w:rPr>
              <w:t>SW利用VC</w:t>
            </w:r>
          </w:p>
          <w:p w14:paraId="1345E31A" w14:textId="77777777" w:rsidR="00E33F38" w:rsidRPr="00723202" w:rsidRDefault="00E33F38" w:rsidP="005F3CD4">
            <w:pPr>
              <w:rPr>
                <w:rFonts w:asciiTheme="majorHAnsi" w:eastAsiaTheme="majorHAnsi" w:hAnsiTheme="majorHAnsi"/>
                <w:sz w:val="20"/>
              </w:rPr>
            </w:pPr>
            <w:r w:rsidRPr="001C3753">
              <w:rPr>
                <w:rFonts w:asciiTheme="majorHAnsi" w:eastAsiaTheme="majorHAnsi" w:hAnsiTheme="majorHAnsi" w:cs="Arial" w:hint="eastAsia"/>
                <w:kern w:val="24"/>
                <w:sz w:val="20"/>
                <w:szCs w:val="28"/>
              </w:rPr>
              <w:t>工業会証明書VC</w:t>
            </w:r>
          </w:p>
        </w:tc>
        <w:tc>
          <w:tcPr>
            <w:tcW w:w="3350" w:type="dxa"/>
            <w:hideMark/>
          </w:tcPr>
          <w:p w14:paraId="7B26195C"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certificateId</w:t>
            </w:r>
            <w:proofErr w:type="spellEnd"/>
          </w:p>
        </w:tc>
      </w:tr>
      <w:tr w:rsidR="00E33F38" w:rsidRPr="00723202" w14:paraId="224D5A98" w14:textId="77777777" w:rsidTr="005F3CD4">
        <w:trPr>
          <w:trHeight w:val="360"/>
          <w:jc w:val="center"/>
        </w:trPr>
        <w:tc>
          <w:tcPr>
            <w:tcW w:w="2032" w:type="dxa"/>
            <w:hideMark/>
          </w:tcPr>
          <w:p w14:paraId="64346764"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計画認定書</w:t>
            </w:r>
            <w:r w:rsidRPr="005B7AD4">
              <w:rPr>
                <w:rFonts w:hint="eastAsia"/>
              </w:rPr>
              <w:t>ID</w:t>
            </w:r>
          </w:p>
        </w:tc>
        <w:tc>
          <w:tcPr>
            <w:tcW w:w="2211" w:type="dxa"/>
            <w:hideMark/>
          </w:tcPr>
          <w:p w14:paraId="496F64D5" w14:textId="77777777" w:rsidR="00E33F38" w:rsidRPr="00723202" w:rsidRDefault="00E33F38" w:rsidP="005F3CD4">
            <w:pPr>
              <w:rPr>
                <w:rFonts w:asciiTheme="majorHAnsi" w:eastAsiaTheme="majorHAnsi" w:hAnsiTheme="majorHAnsi"/>
                <w:sz w:val="20"/>
              </w:rPr>
            </w:pPr>
            <w:r w:rsidRPr="00AC0260">
              <w:rPr>
                <w:rFonts w:asciiTheme="majorHAnsi" w:eastAsiaTheme="majorHAnsi" w:hAnsiTheme="majorHAnsi" w:cs="Arial"/>
                <w:kern w:val="24"/>
                <w:sz w:val="20"/>
                <w:szCs w:val="28"/>
              </w:rPr>
              <w:t>issuer</w:t>
            </w:r>
          </w:p>
        </w:tc>
        <w:tc>
          <w:tcPr>
            <w:tcW w:w="3350" w:type="dxa"/>
            <w:hideMark/>
          </w:tcPr>
          <w:p w14:paraId="517C22BC"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planId</w:t>
            </w:r>
            <w:proofErr w:type="spellEnd"/>
          </w:p>
        </w:tc>
      </w:tr>
      <w:tr w:rsidR="00E33F38" w:rsidRPr="00723202" w14:paraId="368F9F1E" w14:textId="77777777" w:rsidTr="005F3CD4">
        <w:trPr>
          <w:trHeight w:val="360"/>
          <w:jc w:val="center"/>
        </w:trPr>
        <w:tc>
          <w:tcPr>
            <w:tcW w:w="2032" w:type="dxa"/>
            <w:hideMark/>
          </w:tcPr>
          <w:p w14:paraId="0C9939F6"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VC</w:t>
            </w:r>
            <w:r w:rsidRPr="005B7AD4">
              <w:rPr>
                <w:rFonts w:hint="eastAsia"/>
              </w:rPr>
              <w:t>説明</w:t>
            </w:r>
          </w:p>
        </w:tc>
        <w:tc>
          <w:tcPr>
            <w:tcW w:w="2211" w:type="dxa"/>
            <w:hideMark/>
          </w:tcPr>
          <w:p w14:paraId="6D514371" w14:textId="77777777" w:rsidR="00E33F38" w:rsidRPr="00723202" w:rsidRDefault="00E33F38" w:rsidP="005F3CD4">
            <w:pPr>
              <w:rPr>
                <w:rFonts w:asciiTheme="majorHAnsi" w:eastAsiaTheme="majorHAnsi" w:hAnsiTheme="majorHAnsi"/>
                <w:sz w:val="20"/>
              </w:rPr>
            </w:pPr>
            <w:r w:rsidRPr="00AC0260">
              <w:rPr>
                <w:rFonts w:asciiTheme="majorHAnsi" w:eastAsiaTheme="majorHAnsi" w:hAnsiTheme="majorHAnsi" w:cs="Arial"/>
                <w:kern w:val="24"/>
                <w:sz w:val="20"/>
                <w:szCs w:val="28"/>
              </w:rPr>
              <w:t>issuer</w:t>
            </w:r>
          </w:p>
        </w:tc>
        <w:tc>
          <w:tcPr>
            <w:tcW w:w="3350" w:type="dxa"/>
            <w:hideMark/>
          </w:tcPr>
          <w:p w14:paraId="61954547"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description</w:t>
            </w:r>
          </w:p>
        </w:tc>
      </w:tr>
      <w:tr w:rsidR="00E33F38" w:rsidRPr="00723202" w14:paraId="75640422" w14:textId="77777777" w:rsidTr="005F3CD4">
        <w:trPr>
          <w:trHeight w:val="360"/>
          <w:jc w:val="center"/>
        </w:trPr>
        <w:tc>
          <w:tcPr>
            <w:tcW w:w="2032" w:type="dxa"/>
            <w:hideMark/>
          </w:tcPr>
          <w:p w14:paraId="3ED81212"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発行元</w:t>
            </w:r>
          </w:p>
        </w:tc>
        <w:tc>
          <w:tcPr>
            <w:tcW w:w="2211" w:type="dxa"/>
            <w:hideMark/>
          </w:tcPr>
          <w:p w14:paraId="023A2405" w14:textId="77777777" w:rsidR="00E33F38" w:rsidRPr="00723202" w:rsidRDefault="00E33F38" w:rsidP="005F3CD4">
            <w:pPr>
              <w:rPr>
                <w:rFonts w:asciiTheme="majorHAnsi" w:eastAsiaTheme="majorHAnsi" w:hAnsiTheme="majorHAnsi"/>
                <w:sz w:val="20"/>
              </w:rPr>
            </w:pPr>
            <w:r w:rsidRPr="00AC0260">
              <w:rPr>
                <w:rFonts w:asciiTheme="majorHAnsi" w:eastAsiaTheme="majorHAnsi" w:hAnsiTheme="majorHAnsi" w:cs="Arial"/>
                <w:kern w:val="24"/>
                <w:sz w:val="20"/>
                <w:szCs w:val="28"/>
              </w:rPr>
              <w:t>issuer</w:t>
            </w:r>
          </w:p>
        </w:tc>
        <w:tc>
          <w:tcPr>
            <w:tcW w:w="3350" w:type="dxa"/>
            <w:hideMark/>
          </w:tcPr>
          <w:p w14:paraId="0B848160"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w:t>
            </w:r>
            <w:proofErr w:type="spellEnd"/>
          </w:p>
        </w:tc>
      </w:tr>
      <w:tr w:rsidR="00E33F38" w:rsidRPr="00723202" w14:paraId="6BDA4A3C" w14:textId="77777777" w:rsidTr="005F3CD4">
        <w:trPr>
          <w:trHeight w:val="360"/>
          <w:jc w:val="center"/>
        </w:trPr>
        <w:tc>
          <w:tcPr>
            <w:tcW w:w="2032" w:type="dxa"/>
            <w:hideMark/>
          </w:tcPr>
          <w:p w14:paraId="18FF8F65"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発行日</w:t>
            </w:r>
          </w:p>
        </w:tc>
        <w:tc>
          <w:tcPr>
            <w:tcW w:w="2211" w:type="dxa"/>
            <w:hideMark/>
          </w:tcPr>
          <w:p w14:paraId="1F2CD46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15DD74E6"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iat</w:t>
            </w:r>
            <w:proofErr w:type="spellEnd"/>
          </w:p>
        </w:tc>
      </w:tr>
      <w:tr w:rsidR="00E33F38" w:rsidRPr="00723202" w14:paraId="5CB20865" w14:textId="77777777" w:rsidTr="005F3CD4">
        <w:trPr>
          <w:trHeight w:val="360"/>
          <w:jc w:val="center"/>
        </w:trPr>
        <w:tc>
          <w:tcPr>
            <w:tcW w:w="2032" w:type="dxa"/>
            <w:hideMark/>
          </w:tcPr>
          <w:p w14:paraId="305EBFDB"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有効期限</w:t>
            </w:r>
          </w:p>
        </w:tc>
        <w:tc>
          <w:tcPr>
            <w:tcW w:w="2211" w:type="dxa"/>
            <w:hideMark/>
          </w:tcPr>
          <w:p w14:paraId="3DF3094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2FB8B986"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exp</w:t>
            </w:r>
          </w:p>
        </w:tc>
      </w:tr>
    </w:tbl>
    <w:p w14:paraId="2CE1F0A2" w14:textId="77777777" w:rsidR="00E33F38" w:rsidRPr="00A06E26" w:rsidRDefault="00E33F38" w:rsidP="00436825">
      <w:pPr>
        <w:rPr>
          <w:rFonts w:asciiTheme="majorHAnsi" w:eastAsiaTheme="majorHAnsi" w:hAnsiTheme="majorHAnsi"/>
        </w:rPr>
      </w:pPr>
    </w:p>
    <w:p w14:paraId="15788A3F" w14:textId="513D04AD"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60" w:name="_Toc128560540"/>
      <w:r w:rsidRPr="00A06E26">
        <w:rPr>
          <w:rFonts w:hint="eastAsia"/>
        </w:rPr>
        <w:t>実験環境</w:t>
      </w:r>
      <w:bookmarkEnd w:id="860"/>
    </w:p>
    <w:p w14:paraId="20B16570" w14:textId="35528047" w:rsidR="00C20404" w:rsidRDefault="00F147B6" w:rsidP="000117F9">
      <w:r w:rsidRPr="00A06E26">
        <w:rPr>
          <w:rFonts w:asciiTheme="majorHAnsi" w:eastAsiaTheme="majorHAnsi" w:hAnsiTheme="majorHAnsi" w:cs="ＭＳ 明朝" w:hint="eastAsia"/>
          <w:noProof/>
          <w:color w:val="FF0000"/>
        </w:rPr>
        <w:t xml:space="preserve">　</w:t>
      </w:r>
      <w:r w:rsidR="00C20404">
        <w:rPr>
          <w:rFonts w:hint="eastAsia"/>
        </w:rPr>
        <w:t>本実証実験で開発したシステム全体構成</w:t>
      </w:r>
      <w:r w:rsidR="00BD1A3F">
        <w:rPr>
          <w:rFonts w:hint="eastAsia"/>
        </w:rPr>
        <w:t>を以下に示す</w:t>
      </w:r>
      <w:r w:rsidR="00C20404">
        <w:rPr>
          <w:rFonts w:hint="eastAsia"/>
        </w:rPr>
        <w:t>。</w:t>
      </w:r>
    </w:p>
    <w:p w14:paraId="508D4BBC" w14:textId="5E337445" w:rsidR="00C20404" w:rsidRDefault="00BD1A3F" w:rsidP="00BD1A3F">
      <w:r>
        <w:rPr>
          <w:rFonts w:hint="eastAsia"/>
        </w:rPr>
        <w:t xml:space="preserve">　なお</w:t>
      </w:r>
      <w:r w:rsidR="00C20404">
        <w:rPr>
          <w:rFonts w:hint="eastAsia"/>
        </w:rPr>
        <w:t>、</w:t>
      </w:r>
      <w:r w:rsidR="00C20404">
        <w:rPr>
          <w:rFonts w:hint="eastAsia"/>
        </w:rPr>
        <w:t>V</w:t>
      </w:r>
      <w:r w:rsidR="00C20404">
        <w:t>C</w:t>
      </w:r>
      <w:r w:rsidR="00C20404">
        <w:rPr>
          <w:rFonts w:hint="eastAsia"/>
        </w:rPr>
        <w:t>発行サイト毎に秘密鍵および</w:t>
      </w:r>
      <w:r w:rsidR="00C20404">
        <w:rPr>
          <w:rFonts w:hint="eastAsia"/>
        </w:rPr>
        <w:t>D</w:t>
      </w:r>
      <w:r w:rsidR="00C20404">
        <w:t>ID</w:t>
      </w:r>
      <w:r w:rsidR="00C20404">
        <w:rPr>
          <w:rFonts w:hint="eastAsia"/>
        </w:rPr>
        <w:t>ドキュメントを生成するため、</w:t>
      </w:r>
      <w:r w:rsidR="00C20404">
        <w:rPr>
          <w:rFonts w:hint="eastAsia"/>
        </w:rPr>
        <w:t>M</w:t>
      </w:r>
      <w:r w:rsidR="00C20404">
        <w:t>icrosoft Azure</w:t>
      </w:r>
      <w:r w:rsidR="00C20404">
        <w:rPr>
          <w:rFonts w:hint="eastAsia"/>
        </w:rPr>
        <w:t>のテナントをサイト毎に分けてアプリケーションを構築している。</w:t>
      </w:r>
    </w:p>
    <w:p w14:paraId="579F412A" w14:textId="77777777" w:rsidR="00C20404" w:rsidRDefault="00C20404" w:rsidP="00C20404"/>
    <w:p w14:paraId="1393C83E" w14:textId="77777777" w:rsidR="00C20404" w:rsidRDefault="00C20404" w:rsidP="00C20404">
      <w:pPr>
        <w:jc w:val="center"/>
      </w:pPr>
      <w:r>
        <w:rPr>
          <w:noProof/>
        </w:rPr>
        <w:lastRenderedPageBreak/>
        <w:drawing>
          <wp:inline distT="0" distB="0" distL="0" distR="0" wp14:anchorId="6B595289" wp14:editId="5CC03EB7">
            <wp:extent cx="5236845" cy="2855796"/>
            <wp:effectExtent l="0" t="0" r="1905"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3508" cy="2864883"/>
                    </a:xfrm>
                    <a:prstGeom prst="rect">
                      <a:avLst/>
                    </a:prstGeom>
                    <a:noFill/>
                    <a:ln>
                      <a:noFill/>
                    </a:ln>
                  </pic:spPr>
                </pic:pic>
              </a:graphicData>
            </a:graphic>
          </wp:inline>
        </w:drawing>
      </w:r>
    </w:p>
    <w:p w14:paraId="3C47D6FE" w14:textId="363F49A8" w:rsidR="00E91D15" w:rsidRPr="00A06E26" w:rsidRDefault="00E91D15" w:rsidP="00E91D15">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実験環境</w:t>
      </w:r>
    </w:p>
    <w:p w14:paraId="42093318" w14:textId="77777777" w:rsidR="00E91D15" w:rsidRPr="00A06E26" w:rsidRDefault="00E91D15" w:rsidP="00436825">
      <w:pPr>
        <w:rPr>
          <w:rFonts w:asciiTheme="majorHAnsi" w:eastAsiaTheme="majorHAnsi" w:hAnsiTheme="majorHAnsi"/>
        </w:rPr>
      </w:pPr>
    </w:p>
    <w:p w14:paraId="44B5DEE2" w14:textId="5F3C07CC" w:rsidR="00F147B6" w:rsidRPr="00A06E26" w:rsidRDefault="00F147B6" w:rsidP="002035AF">
      <w:pPr>
        <w:pStyle w:val="3"/>
        <w:adjustRightInd w:val="0"/>
        <w:snapToGrid w:val="0"/>
        <w:spacing w:beforeLines="100" w:before="360" w:afterLines="50" w:after="180" w:line="288" w:lineRule="auto"/>
        <w:ind w:leftChars="100" w:left="210" w:rightChars="100" w:right="210" w:firstLine="0"/>
      </w:pPr>
      <w:bookmarkStart w:id="861" w:name="_Toc128560541"/>
      <w:r w:rsidRPr="00A06E26">
        <w:rPr>
          <w:rFonts w:hint="eastAsia"/>
        </w:rPr>
        <w:t>システムの構成要素</w:t>
      </w:r>
      <w:bookmarkEnd w:id="861"/>
    </w:p>
    <w:p w14:paraId="58B7F9FF" w14:textId="69602281" w:rsidR="00C20404" w:rsidRDefault="00C20404" w:rsidP="00C20404">
      <w:r>
        <w:rPr>
          <w:rFonts w:hint="eastAsia"/>
        </w:rPr>
        <w:t>本実証実験で企画・開発したシステムの構成要素を以下に示す。</w:t>
      </w:r>
    </w:p>
    <w:p w14:paraId="0B5FA663" w14:textId="77777777" w:rsidR="002C08D9" w:rsidRDefault="002C08D9" w:rsidP="002C08D9"/>
    <w:p w14:paraId="6F7EE320" w14:textId="5736CD41"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8</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FB7321" w:rsidRPr="00FB7321">
        <w:rPr>
          <w:rFonts w:asciiTheme="majorHAnsi" w:eastAsiaTheme="majorHAnsi" w:hAnsiTheme="majorHAnsi" w:cs="Times New Roman" w:hint="eastAsia"/>
          <w:b/>
          <w:bCs/>
          <w:lang w:val="x-none"/>
        </w:rPr>
        <w:t>主要な製品・ライブラリ一覧</w:t>
      </w:r>
    </w:p>
    <w:tbl>
      <w:tblPr>
        <w:tblStyle w:val="ab"/>
        <w:tblW w:w="6368" w:type="dxa"/>
        <w:jc w:val="center"/>
        <w:tblLook w:val="0420" w:firstRow="1" w:lastRow="0" w:firstColumn="0" w:lastColumn="0" w:noHBand="0" w:noVBand="1"/>
      </w:tblPr>
      <w:tblGrid>
        <w:gridCol w:w="2122"/>
        <w:gridCol w:w="2268"/>
        <w:gridCol w:w="1978"/>
      </w:tblGrid>
      <w:tr w:rsidR="00C20404" w:rsidRPr="001C3753" w14:paraId="0B199636" w14:textId="77777777" w:rsidTr="005F3CD4">
        <w:trPr>
          <w:trHeight w:val="360"/>
          <w:jc w:val="center"/>
        </w:trPr>
        <w:tc>
          <w:tcPr>
            <w:tcW w:w="2122" w:type="dxa"/>
            <w:shd w:val="clear" w:color="auto" w:fill="D5DCE4" w:themeFill="text2" w:themeFillTint="33"/>
            <w:hideMark/>
          </w:tcPr>
          <w:p w14:paraId="65907AC6" w14:textId="77777777" w:rsidR="00C20404" w:rsidRPr="001C3753" w:rsidRDefault="00C20404" w:rsidP="005F3CD4">
            <w:pPr>
              <w:widowControl/>
              <w:jc w:val="left"/>
              <w:rPr>
                <w:rFonts w:asciiTheme="majorHAnsi" w:eastAsiaTheme="majorHAnsi" w:hAnsiTheme="majorHAnsi" w:cs="Arial"/>
                <w:sz w:val="20"/>
                <w:szCs w:val="36"/>
              </w:rPr>
            </w:pPr>
            <w:r w:rsidRPr="001C3753">
              <w:rPr>
                <w:rFonts w:asciiTheme="majorHAnsi" w:eastAsiaTheme="majorHAnsi" w:hAnsiTheme="majorHAnsi" w:cs="Arial" w:hint="eastAsia"/>
                <w:b/>
                <w:bCs/>
                <w:kern w:val="24"/>
                <w:sz w:val="20"/>
                <w:szCs w:val="28"/>
              </w:rPr>
              <w:t>コンポーネント名称</w:t>
            </w:r>
          </w:p>
        </w:tc>
        <w:tc>
          <w:tcPr>
            <w:tcW w:w="2268" w:type="dxa"/>
            <w:shd w:val="clear" w:color="auto" w:fill="D5DCE4" w:themeFill="text2" w:themeFillTint="33"/>
            <w:hideMark/>
          </w:tcPr>
          <w:p w14:paraId="72C2E3C1" w14:textId="77777777" w:rsidR="00C20404" w:rsidRPr="001C3753" w:rsidRDefault="00C20404"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sz w:val="20"/>
                <w:szCs w:val="36"/>
              </w:rPr>
              <w:t>フレームワーク</w:t>
            </w:r>
          </w:p>
        </w:tc>
        <w:tc>
          <w:tcPr>
            <w:tcW w:w="1978" w:type="dxa"/>
            <w:shd w:val="clear" w:color="auto" w:fill="D5DCE4" w:themeFill="text2" w:themeFillTint="33"/>
          </w:tcPr>
          <w:p w14:paraId="39A85D8C" w14:textId="77777777" w:rsidR="00C20404" w:rsidRPr="001C3753" w:rsidRDefault="00C20404" w:rsidP="005F3CD4">
            <w:pPr>
              <w:widowControl/>
              <w:jc w:val="left"/>
              <w:rPr>
                <w:rFonts w:asciiTheme="majorHAnsi" w:eastAsiaTheme="majorHAnsi" w:hAnsiTheme="majorHAnsi" w:cs="Arial"/>
                <w:b/>
                <w:bCs/>
                <w:kern w:val="24"/>
                <w:sz w:val="20"/>
                <w:szCs w:val="28"/>
              </w:rPr>
            </w:pPr>
            <w:r>
              <w:rPr>
                <w:rFonts w:asciiTheme="majorHAnsi" w:eastAsiaTheme="majorHAnsi" w:hAnsiTheme="majorHAnsi" w:cs="Arial" w:hint="eastAsia"/>
                <w:b/>
                <w:bCs/>
                <w:kern w:val="24"/>
                <w:sz w:val="20"/>
                <w:szCs w:val="28"/>
              </w:rPr>
              <w:t>実行環境</w:t>
            </w:r>
          </w:p>
        </w:tc>
      </w:tr>
      <w:tr w:rsidR="00C20404" w:rsidRPr="001C3753" w14:paraId="3CE0AEF7" w14:textId="77777777" w:rsidTr="005F3CD4">
        <w:trPr>
          <w:trHeight w:val="360"/>
          <w:jc w:val="center"/>
        </w:trPr>
        <w:tc>
          <w:tcPr>
            <w:tcW w:w="2122" w:type="dxa"/>
          </w:tcPr>
          <w:p w14:paraId="6FA43AA1" w14:textId="120FE62B"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法人用</w:t>
            </w:r>
            <w:del w:id="862" w:author="宮島　一樹" w:date="2023-03-23T18:50:00Z">
              <w:r w:rsidRPr="00E33D96" w:rsidDel="007C5875">
                <w:rPr>
                  <w:rFonts w:asciiTheme="majorHAnsi" w:eastAsiaTheme="majorHAnsi" w:hAnsiTheme="majorHAnsi" w:cs="Arial" w:hint="eastAsia"/>
                  <w:sz w:val="20"/>
                  <w:szCs w:val="36"/>
                </w:rPr>
                <w:delText>wallet</w:delText>
              </w:r>
            </w:del>
            <w:ins w:id="863" w:author="宮島　一樹" w:date="2023-03-23T18:50:00Z">
              <w:r w:rsidR="007C5875">
                <w:rPr>
                  <w:rFonts w:asciiTheme="majorHAnsi" w:eastAsiaTheme="majorHAnsi" w:hAnsiTheme="majorHAnsi" w:cs="Arial" w:hint="eastAsia"/>
                  <w:sz w:val="20"/>
                  <w:szCs w:val="36"/>
                </w:rPr>
                <w:t>Wallet</w:t>
              </w:r>
            </w:ins>
          </w:p>
        </w:tc>
        <w:tc>
          <w:tcPr>
            <w:tcW w:w="2268" w:type="dxa"/>
          </w:tcPr>
          <w:p w14:paraId="0A6A285B"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xml:space="preserve">Node.js </w:t>
            </w:r>
          </w:p>
          <w:p w14:paraId="259AD3E5"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Next.js , Express.js )</w:t>
            </w:r>
          </w:p>
        </w:tc>
        <w:tc>
          <w:tcPr>
            <w:tcW w:w="1978" w:type="dxa"/>
          </w:tcPr>
          <w:p w14:paraId="3FBFD1CE" w14:textId="77777777" w:rsidR="00C20404" w:rsidRPr="001C3753" w:rsidRDefault="00C20404"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N</w:t>
            </w:r>
            <w:r>
              <w:rPr>
                <w:rFonts w:asciiTheme="majorHAnsi" w:eastAsiaTheme="majorHAnsi" w:hAnsiTheme="majorHAnsi" w:cs="Arial"/>
                <w:kern w:val="24"/>
                <w:sz w:val="20"/>
                <w:szCs w:val="28"/>
              </w:rPr>
              <w:t>ode 16 LTS</w:t>
            </w:r>
          </w:p>
        </w:tc>
      </w:tr>
      <w:tr w:rsidR="00C20404" w:rsidRPr="001C3753" w14:paraId="4D1ECA90" w14:textId="77777777" w:rsidTr="005F3CD4">
        <w:trPr>
          <w:trHeight w:val="360"/>
          <w:jc w:val="center"/>
        </w:trPr>
        <w:tc>
          <w:tcPr>
            <w:tcW w:w="2122" w:type="dxa"/>
          </w:tcPr>
          <w:p w14:paraId="12A51F7C" w14:textId="06FDC216"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個人用</w:t>
            </w:r>
            <w:del w:id="864" w:author="宮島　一樹" w:date="2023-03-23T18:50:00Z">
              <w:r w:rsidRPr="00E33D96" w:rsidDel="007C5875">
                <w:rPr>
                  <w:rFonts w:asciiTheme="majorHAnsi" w:eastAsiaTheme="majorHAnsi" w:hAnsiTheme="majorHAnsi" w:cs="Arial" w:hint="eastAsia"/>
                  <w:sz w:val="20"/>
                  <w:szCs w:val="36"/>
                </w:rPr>
                <w:delText>wallet</w:delText>
              </w:r>
            </w:del>
            <w:ins w:id="865" w:author="宮島　一樹" w:date="2023-03-23T18:50:00Z">
              <w:r w:rsidR="007C5875">
                <w:rPr>
                  <w:rFonts w:asciiTheme="majorHAnsi" w:eastAsiaTheme="majorHAnsi" w:hAnsiTheme="majorHAnsi" w:cs="Arial" w:hint="eastAsia"/>
                  <w:sz w:val="20"/>
                  <w:szCs w:val="36"/>
                </w:rPr>
                <w:t>Wallet</w:t>
              </w:r>
            </w:ins>
          </w:p>
        </w:tc>
        <w:tc>
          <w:tcPr>
            <w:tcW w:w="2268" w:type="dxa"/>
          </w:tcPr>
          <w:p w14:paraId="63B5A525"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Node.js</w:t>
            </w:r>
          </w:p>
          <w:p w14:paraId="4A8D791F"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Next.js )</w:t>
            </w:r>
          </w:p>
        </w:tc>
        <w:tc>
          <w:tcPr>
            <w:tcW w:w="1978" w:type="dxa"/>
          </w:tcPr>
          <w:p w14:paraId="306C7DB1" w14:textId="77777777" w:rsidR="00C20404" w:rsidRPr="001C3753" w:rsidRDefault="00C20404" w:rsidP="005F3CD4">
            <w:pPr>
              <w:widowControl/>
              <w:jc w:val="left"/>
              <w:rPr>
                <w:rFonts w:asciiTheme="majorHAnsi" w:eastAsiaTheme="majorHAnsi" w:hAnsiTheme="majorHAnsi" w:cs="Arial"/>
                <w:kern w:val="24"/>
                <w:sz w:val="20"/>
                <w:szCs w:val="28"/>
              </w:rPr>
            </w:pPr>
            <w:r w:rsidRPr="00773E53">
              <w:rPr>
                <w:rFonts w:asciiTheme="majorHAnsi" w:eastAsiaTheme="majorHAnsi" w:hAnsiTheme="majorHAnsi" w:cs="Arial" w:hint="eastAsia"/>
                <w:kern w:val="24"/>
                <w:sz w:val="20"/>
                <w:szCs w:val="28"/>
              </w:rPr>
              <w:t>N</w:t>
            </w:r>
            <w:r w:rsidRPr="00773E53">
              <w:rPr>
                <w:rFonts w:asciiTheme="majorHAnsi" w:eastAsiaTheme="majorHAnsi" w:hAnsiTheme="majorHAnsi" w:cs="Arial"/>
                <w:kern w:val="24"/>
                <w:sz w:val="20"/>
                <w:szCs w:val="28"/>
              </w:rPr>
              <w:t>ode 16 LTS</w:t>
            </w:r>
          </w:p>
        </w:tc>
      </w:tr>
      <w:tr w:rsidR="00C20404" w:rsidRPr="001C3753" w14:paraId="18A1928F" w14:textId="77777777" w:rsidTr="005F3CD4">
        <w:trPr>
          <w:trHeight w:val="360"/>
          <w:jc w:val="center"/>
        </w:trPr>
        <w:tc>
          <w:tcPr>
            <w:tcW w:w="2122" w:type="dxa"/>
          </w:tcPr>
          <w:p w14:paraId="314DD94B"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証明書発行サイト</w:t>
            </w:r>
          </w:p>
        </w:tc>
        <w:tc>
          <w:tcPr>
            <w:tcW w:w="2268" w:type="dxa"/>
          </w:tcPr>
          <w:p w14:paraId="1295EA11"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Node.js</w:t>
            </w:r>
          </w:p>
          <w:p w14:paraId="1C413D29"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Express.js )</w:t>
            </w:r>
          </w:p>
        </w:tc>
        <w:tc>
          <w:tcPr>
            <w:tcW w:w="1978" w:type="dxa"/>
          </w:tcPr>
          <w:p w14:paraId="0DD3FD1A" w14:textId="77777777" w:rsidR="00C20404" w:rsidRPr="001C3753" w:rsidRDefault="00C20404" w:rsidP="005F3CD4">
            <w:pPr>
              <w:widowControl/>
              <w:jc w:val="left"/>
              <w:rPr>
                <w:rFonts w:asciiTheme="majorHAnsi" w:eastAsiaTheme="majorHAnsi" w:hAnsiTheme="majorHAnsi" w:cs="Arial"/>
                <w:kern w:val="24"/>
                <w:sz w:val="20"/>
                <w:szCs w:val="28"/>
              </w:rPr>
            </w:pPr>
            <w:r w:rsidRPr="00773E53">
              <w:rPr>
                <w:rFonts w:asciiTheme="majorHAnsi" w:eastAsiaTheme="majorHAnsi" w:hAnsiTheme="majorHAnsi" w:cs="Arial" w:hint="eastAsia"/>
                <w:kern w:val="24"/>
                <w:sz w:val="20"/>
                <w:szCs w:val="28"/>
              </w:rPr>
              <w:t>N</w:t>
            </w:r>
            <w:r w:rsidRPr="00773E53">
              <w:rPr>
                <w:rFonts w:asciiTheme="majorHAnsi" w:eastAsiaTheme="majorHAnsi" w:hAnsiTheme="majorHAnsi" w:cs="Arial"/>
                <w:kern w:val="24"/>
                <w:sz w:val="20"/>
                <w:szCs w:val="28"/>
              </w:rPr>
              <w:t>ode 16 LTS</w:t>
            </w:r>
          </w:p>
        </w:tc>
      </w:tr>
      <w:tr w:rsidR="00C20404" w:rsidRPr="001C3753" w14:paraId="496091B8" w14:textId="77777777" w:rsidTr="005F3CD4">
        <w:trPr>
          <w:trHeight w:val="360"/>
          <w:jc w:val="center"/>
        </w:trPr>
        <w:tc>
          <w:tcPr>
            <w:tcW w:w="2122" w:type="dxa"/>
          </w:tcPr>
          <w:p w14:paraId="09802FB3"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証明書検証サイト</w:t>
            </w:r>
          </w:p>
        </w:tc>
        <w:tc>
          <w:tcPr>
            <w:tcW w:w="2268" w:type="dxa"/>
          </w:tcPr>
          <w:p w14:paraId="15B29EE7"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Node.js</w:t>
            </w:r>
          </w:p>
          <w:p w14:paraId="0086B23A"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Express.js )</w:t>
            </w:r>
          </w:p>
        </w:tc>
        <w:tc>
          <w:tcPr>
            <w:tcW w:w="1978" w:type="dxa"/>
          </w:tcPr>
          <w:p w14:paraId="4A701849" w14:textId="77777777" w:rsidR="00C20404" w:rsidRPr="001C3753" w:rsidRDefault="00C20404" w:rsidP="005F3CD4">
            <w:pPr>
              <w:widowControl/>
              <w:jc w:val="left"/>
              <w:rPr>
                <w:rFonts w:asciiTheme="majorHAnsi" w:eastAsiaTheme="majorHAnsi" w:hAnsiTheme="majorHAnsi" w:cs="Arial"/>
                <w:kern w:val="24"/>
                <w:sz w:val="20"/>
                <w:szCs w:val="28"/>
              </w:rPr>
            </w:pPr>
            <w:r w:rsidRPr="00773E53">
              <w:rPr>
                <w:rFonts w:asciiTheme="majorHAnsi" w:eastAsiaTheme="majorHAnsi" w:hAnsiTheme="majorHAnsi" w:cs="Arial" w:hint="eastAsia"/>
                <w:kern w:val="24"/>
                <w:sz w:val="20"/>
                <w:szCs w:val="28"/>
              </w:rPr>
              <w:t>N</w:t>
            </w:r>
            <w:r w:rsidRPr="00773E53">
              <w:rPr>
                <w:rFonts w:asciiTheme="majorHAnsi" w:eastAsiaTheme="majorHAnsi" w:hAnsiTheme="majorHAnsi" w:cs="Arial"/>
                <w:kern w:val="24"/>
                <w:sz w:val="20"/>
                <w:szCs w:val="28"/>
              </w:rPr>
              <w:t>ode 16 LTS</w:t>
            </w:r>
          </w:p>
        </w:tc>
      </w:tr>
    </w:tbl>
    <w:p w14:paraId="18C3260C" w14:textId="77777777" w:rsidR="00C20404" w:rsidRDefault="00C20404" w:rsidP="00C20404">
      <w:r>
        <w:rPr>
          <w:rFonts w:hint="eastAsia"/>
        </w:rPr>
        <w:t>※</w:t>
      </w:r>
      <w:commentRangeStart w:id="866"/>
      <w:r>
        <w:rPr>
          <w:rFonts w:hint="eastAsia"/>
        </w:rPr>
        <w:t>いずれも</w:t>
      </w:r>
      <w:r>
        <w:rPr>
          <w:rFonts w:hint="eastAsia"/>
        </w:rPr>
        <w:t>OSS</w:t>
      </w:r>
      <w:r>
        <w:rPr>
          <w:rFonts w:hint="eastAsia"/>
        </w:rPr>
        <w:t>を採用しているため、ライセンス情報は割愛する</w:t>
      </w:r>
      <w:commentRangeEnd w:id="866"/>
      <w:r w:rsidR="00B766BE">
        <w:rPr>
          <w:rStyle w:val="ac"/>
        </w:rPr>
        <w:commentReference w:id="866"/>
      </w:r>
    </w:p>
    <w:p w14:paraId="4B08369F" w14:textId="77777777" w:rsidR="00C20404" w:rsidRPr="00A06E26" w:rsidRDefault="00C20404" w:rsidP="00350B9C">
      <w:pPr>
        <w:rPr>
          <w:rFonts w:asciiTheme="majorHAnsi" w:eastAsiaTheme="majorHAnsi" w:hAnsiTheme="majorHAnsi"/>
        </w:rPr>
      </w:pPr>
    </w:p>
    <w:p w14:paraId="57D3BE6C" w14:textId="3AF912E0" w:rsidR="00C1252F" w:rsidRPr="00A06E26" w:rsidRDefault="007E0056" w:rsidP="002035AF">
      <w:pPr>
        <w:pStyle w:val="2"/>
      </w:pPr>
      <w:bookmarkStart w:id="867" w:name="_Toc128560542"/>
      <w:r w:rsidRPr="00A06E26">
        <w:rPr>
          <w:rFonts w:hint="eastAsia"/>
        </w:rPr>
        <w:lastRenderedPageBreak/>
        <w:t>実証</w:t>
      </w:r>
      <w:r w:rsidR="004417B9" w:rsidRPr="00A06E26">
        <w:rPr>
          <w:rFonts w:hint="eastAsia"/>
        </w:rPr>
        <w:t>を通じて得られた</w:t>
      </w:r>
      <w:r w:rsidR="00566D1C" w:rsidRPr="00A06E26">
        <w:rPr>
          <w:rFonts w:hint="eastAsia"/>
        </w:rPr>
        <w:t>主な</w:t>
      </w:r>
      <w:r w:rsidR="004417B9" w:rsidRPr="00A06E26">
        <w:rPr>
          <w:rFonts w:hint="eastAsia"/>
        </w:rPr>
        <w:t>成果</w:t>
      </w:r>
      <w:bookmarkEnd w:id="867"/>
    </w:p>
    <w:p w14:paraId="1431F06F" w14:textId="590C51C8" w:rsidR="001C5340" w:rsidRPr="00A06E26" w:rsidRDefault="00F147B6"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68" w:name="_Toc128560543"/>
      <w:r w:rsidRPr="00A06E26">
        <w:rPr>
          <w:rFonts w:hint="eastAsia"/>
        </w:rPr>
        <w:t>システム</w:t>
      </w:r>
      <w:r w:rsidR="001E5565" w:rsidRPr="00A06E26">
        <w:rPr>
          <w:rFonts w:hint="eastAsia"/>
        </w:rPr>
        <w:t>の企画・開発</w:t>
      </w:r>
      <w:r w:rsidRPr="00A06E26">
        <w:rPr>
          <w:rFonts w:hint="eastAsia"/>
        </w:rPr>
        <w:t>に関する実証内容・得られた</w:t>
      </w:r>
      <w:r w:rsidR="0030238F" w:rsidRPr="00A06E26">
        <w:rPr>
          <w:rFonts w:hint="eastAsia"/>
        </w:rPr>
        <w:t>主な</w:t>
      </w:r>
      <w:r w:rsidRPr="00A06E26">
        <w:rPr>
          <w:rFonts w:hint="eastAsia"/>
        </w:rPr>
        <w:t>成果</w:t>
      </w:r>
      <w:bookmarkEnd w:id="868"/>
    </w:p>
    <w:p w14:paraId="4F3999DF" w14:textId="3CADE0DC" w:rsidR="007434BD" w:rsidRPr="00643256" w:rsidRDefault="007434BD" w:rsidP="00C1252F">
      <w:pPr>
        <w:rPr>
          <w:rFonts w:asciiTheme="majorHAnsi" w:eastAsiaTheme="majorHAnsi" w:hAnsiTheme="majorHAnsi"/>
          <w:color w:val="000000" w:themeColor="text1"/>
        </w:rPr>
      </w:pPr>
      <w:bookmarkStart w:id="869" w:name="_Hlk128000918"/>
      <w:bookmarkStart w:id="870" w:name="_Hlk126848914"/>
      <w:r w:rsidRPr="00643256">
        <w:rPr>
          <w:rFonts w:asciiTheme="majorHAnsi" w:eastAsiaTheme="majorHAnsi" w:hAnsiTheme="majorHAnsi" w:hint="eastAsia"/>
          <w:color w:val="000000" w:themeColor="text1"/>
        </w:rPr>
        <w:t>3</w:t>
      </w:r>
      <w:r w:rsidRPr="00643256">
        <w:rPr>
          <w:rFonts w:asciiTheme="majorHAnsi" w:eastAsiaTheme="majorHAnsi" w:hAnsiTheme="majorHAnsi"/>
          <w:color w:val="000000" w:themeColor="text1"/>
        </w:rPr>
        <w:t>.5.1.1</w:t>
      </w:r>
      <w:r w:rsidR="00557344" w:rsidRPr="00643256">
        <w:rPr>
          <w:rFonts w:asciiTheme="majorHAnsi" w:eastAsiaTheme="majorHAnsi" w:hAnsiTheme="majorHAnsi"/>
          <w:color w:val="000000" w:themeColor="text1"/>
        </w:rPr>
        <w:t xml:space="preserve"> </w:t>
      </w:r>
      <w:r w:rsidR="00557344" w:rsidRPr="00643256">
        <w:rPr>
          <w:rFonts w:asciiTheme="majorHAnsi" w:eastAsiaTheme="majorHAnsi" w:hAnsiTheme="majorHAnsi" w:hint="eastAsia"/>
          <w:color w:val="000000" w:themeColor="text1"/>
        </w:rPr>
        <w:t xml:space="preserve">　現状</w:t>
      </w:r>
      <w:r w:rsidR="003A29A3">
        <w:rPr>
          <w:rFonts w:asciiTheme="majorHAnsi" w:eastAsiaTheme="majorHAnsi" w:hAnsiTheme="majorHAnsi" w:hint="eastAsia"/>
          <w:color w:val="000000" w:themeColor="text1"/>
        </w:rPr>
        <w:t>の</w:t>
      </w:r>
      <w:r w:rsidR="00557344" w:rsidRPr="00643256">
        <w:rPr>
          <w:rFonts w:asciiTheme="majorHAnsi" w:eastAsiaTheme="majorHAnsi" w:hAnsiTheme="majorHAnsi" w:hint="eastAsia"/>
          <w:color w:val="000000" w:themeColor="text1"/>
        </w:rPr>
        <w:t>課題の解決</w:t>
      </w:r>
      <w:r w:rsidR="00357A91">
        <w:rPr>
          <w:rFonts w:asciiTheme="majorHAnsi" w:eastAsiaTheme="majorHAnsi" w:hAnsiTheme="majorHAnsi" w:hint="eastAsia"/>
          <w:color w:val="000000" w:themeColor="text1"/>
        </w:rPr>
        <w:t>（</w:t>
      </w:r>
      <w:r w:rsidR="000831D2">
        <w:rPr>
          <w:rFonts w:asciiTheme="majorHAnsi" w:eastAsiaTheme="majorHAnsi" w:hAnsiTheme="majorHAnsi" w:hint="eastAsia"/>
          <w:color w:val="000000" w:themeColor="text1"/>
        </w:rPr>
        <w:t>概要</w:t>
      </w:r>
      <w:r w:rsidR="00357A91">
        <w:rPr>
          <w:rFonts w:asciiTheme="majorHAnsi" w:eastAsiaTheme="majorHAnsi" w:hAnsiTheme="majorHAnsi" w:hint="eastAsia"/>
          <w:color w:val="000000" w:themeColor="text1"/>
        </w:rPr>
        <w:t>）</w:t>
      </w:r>
    </w:p>
    <w:p w14:paraId="39A024F9" w14:textId="27A13263" w:rsidR="007434BD" w:rsidRPr="008D1C85" w:rsidRDefault="00557344" w:rsidP="002035AF">
      <w:pPr>
        <w:pStyle w:val="a4"/>
        <w:numPr>
          <w:ilvl w:val="0"/>
          <w:numId w:val="25"/>
        </w:numPr>
        <w:ind w:leftChars="0"/>
        <w:rPr>
          <w:rFonts w:asciiTheme="majorHAnsi" w:eastAsiaTheme="majorHAnsi" w:hAnsiTheme="majorHAnsi"/>
        </w:rPr>
      </w:pPr>
      <w:bookmarkStart w:id="871" w:name="_Hlk127904443"/>
      <w:bookmarkEnd w:id="869"/>
      <w:r>
        <w:rPr>
          <w:rFonts w:asciiTheme="majorHAnsi" w:eastAsiaTheme="majorHAnsi" w:hAnsiTheme="majorHAnsi" w:hint="eastAsia"/>
        </w:rPr>
        <w:t>現状の課題</w:t>
      </w:r>
    </w:p>
    <w:p w14:paraId="11AC385B" w14:textId="3D099B70" w:rsidR="00557344" w:rsidRDefault="003A29A3" w:rsidP="003A29A3">
      <w:pPr>
        <w:ind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現状の課題の概要を以下に</w:t>
      </w:r>
      <w:r w:rsidR="00BD1A3F">
        <w:rPr>
          <w:rFonts w:asciiTheme="majorHAnsi" w:eastAsiaTheme="majorHAnsi" w:hAnsiTheme="majorHAnsi" w:hint="eastAsia"/>
          <w:color w:val="000000" w:themeColor="text1"/>
        </w:rPr>
        <w:t>示す</w:t>
      </w:r>
      <w:r>
        <w:rPr>
          <w:rFonts w:asciiTheme="majorHAnsi" w:eastAsiaTheme="majorHAnsi" w:hAnsiTheme="majorHAnsi" w:hint="eastAsia"/>
          <w:color w:val="000000" w:themeColor="text1"/>
        </w:rPr>
        <w:t>。</w:t>
      </w:r>
    </w:p>
    <w:p w14:paraId="70F87BF3" w14:textId="77777777" w:rsidR="003A29A3" w:rsidRPr="00BD1A3F" w:rsidRDefault="003A29A3" w:rsidP="00C1252F">
      <w:pPr>
        <w:rPr>
          <w:rFonts w:asciiTheme="majorHAnsi" w:eastAsiaTheme="majorHAnsi" w:hAnsiTheme="majorHAnsi"/>
          <w:color w:val="000000" w:themeColor="text1"/>
        </w:rPr>
      </w:pPr>
    </w:p>
    <w:p w14:paraId="15F16E36" w14:textId="3F062981" w:rsidR="00557344" w:rsidRPr="00557344" w:rsidRDefault="00557344" w:rsidP="002035AF">
      <w:pPr>
        <w:pStyle w:val="a4"/>
        <w:numPr>
          <w:ilvl w:val="0"/>
          <w:numId w:val="1"/>
        </w:numPr>
        <w:ind w:leftChars="0" w:hanging="136"/>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現状書面による手続きの</w:t>
      </w:r>
      <w:r w:rsidRPr="00557344">
        <w:rPr>
          <w:rFonts w:ascii="Meiryo UI" w:eastAsiaTheme="majorEastAsia" w:hAnsi="Meiryo UI" w:hint="eastAsia"/>
          <w:color w:val="000000" w:themeColor="text1"/>
          <w:kern w:val="24"/>
        </w:rPr>
        <w:t>ため</w:t>
      </w:r>
      <w:r w:rsidRPr="00557344">
        <w:rPr>
          <w:rFonts w:asciiTheme="majorHAnsi" w:eastAsiaTheme="majorHAnsi" w:hAnsiTheme="majorHAnsi" w:hint="eastAsia"/>
          <w:color w:val="000000" w:themeColor="text1"/>
        </w:rPr>
        <w:t>、申請業務の煩雑さの問題がある。</w:t>
      </w:r>
    </w:p>
    <w:p w14:paraId="6A1DBA7F" w14:textId="0E7474A4" w:rsidR="00557344" w:rsidRPr="00557344" w:rsidRDefault="00557344"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中小企業者とJISAとの間で、提出書類の不足や記載の不備等で頻繁なやり取りが生じている</w:t>
      </w:r>
    </w:p>
    <w:p w14:paraId="118892C6" w14:textId="4084B0E8" w:rsidR="00557344" w:rsidRPr="00557344" w:rsidRDefault="00557344"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申請内容の要件の充足の不一致がある場合、中小企業者とJISAとの間で何度も申請が繰り返される</w:t>
      </w:r>
    </w:p>
    <w:p w14:paraId="2C84B2BC" w14:textId="6352DC20" w:rsidR="00557344" w:rsidRDefault="00557344"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税務署等から疑義発生時の照会が生じた場合、これらの照会内容と申請書類との紐づけが煩雑である</w:t>
      </w:r>
    </w:p>
    <w:p w14:paraId="7CD3A4F1" w14:textId="5C7D4051" w:rsidR="00A47795" w:rsidRPr="00A47795" w:rsidRDefault="00A47795"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A47795">
        <w:rPr>
          <w:rFonts w:asciiTheme="majorHAnsi" w:eastAsiaTheme="majorHAnsi" w:hAnsiTheme="majorHAnsi" w:hint="eastAsia"/>
          <w:color w:val="000000" w:themeColor="text1"/>
        </w:rPr>
        <w:t>送付済の証明書が届いていない、紛失による再交付の問い合わせも少なからずある（IT企業や中小企業者社内の情報連携の不備が原因）。</w:t>
      </w:r>
    </w:p>
    <w:p w14:paraId="6E6DEACE" w14:textId="4D7E33E1" w:rsidR="00557344" w:rsidRPr="00557344" w:rsidRDefault="008D1C85" w:rsidP="002035AF">
      <w:pPr>
        <w:pStyle w:val="a4"/>
        <w:numPr>
          <w:ilvl w:val="0"/>
          <w:numId w:val="1"/>
        </w:numPr>
        <w:ind w:leftChars="0" w:left="851" w:hanging="567"/>
        <w:rPr>
          <w:rFonts w:asciiTheme="majorHAnsi" w:eastAsiaTheme="majorHAnsi" w:hAnsiTheme="majorHAnsi"/>
          <w:color w:val="000000" w:themeColor="text1"/>
        </w:rPr>
      </w:pPr>
      <w:r w:rsidRPr="008D1C85">
        <w:rPr>
          <w:rFonts w:asciiTheme="majorHAnsi" w:eastAsiaTheme="majorHAnsi" w:hAnsiTheme="majorHAnsi" w:hint="eastAsia"/>
          <w:color w:val="000000" w:themeColor="text1"/>
        </w:rPr>
        <w:t>工業会証明書の申請時に申請書とともに様々な書類を提出する必要があり、提出書類の信頼性（改ざん有無）の確認、記載内容の正しさの確認が難しい。</w:t>
      </w:r>
    </w:p>
    <w:bookmarkEnd w:id="871"/>
    <w:p w14:paraId="0857DE3D" w14:textId="4396E431" w:rsidR="00D256F5" w:rsidRDefault="0023111C" w:rsidP="00C1252F">
      <w:pPr>
        <w:rPr>
          <w:rFonts w:asciiTheme="majorHAnsi" w:eastAsiaTheme="majorHAnsi" w:hAnsiTheme="majorHAnsi"/>
          <w:color w:val="000000" w:themeColor="text1"/>
        </w:rPr>
      </w:pPr>
      <w:r>
        <w:rPr>
          <w:rFonts w:asciiTheme="majorHAnsi" w:eastAsiaTheme="majorHAnsi" w:hAnsiTheme="majorHAnsi"/>
          <w:noProof/>
          <w:color w:val="000000" w:themeColor="text1"/>
        </w:rPr>
        <w:drawing>
          <wp:anchor distT="0" distB="0" distL="114300" distR="114300" simplePos="0" relativeHeight="251671552" behindDoc="0" locked="0" layoutInCell="1" allowOverlap="1" wp14:anchorId="0F21C235" wp14:editId="1E3B4B09">
            <wp:simplePos x="0" y="0"/>
            <wp:positionH relativeFrom="column">
              <wp:posOffset>12065</wp:posOffset>
            </wp:positionH>
            <wp:positionV relativeFrom="paragraph">
              <wp:posOffset>82550</wp:posOffset>
            </wp:positionV>
            <wp:extent cx="5903063" cy="2184372"/>
            <wp:effectExtent l="0" t="0" r="2540" b="6985"/>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3063" cy="21843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E2A88" w14:textId="79155CD2" w:rsidR="00D256F5" w:rsidRDefault="00D256F5" w:rsidP="00C1252F">
      <w:pPr>
        <w:rPr>
          <w:rFonts w:asciiTheme="majorHAnsi" w:eastAsiaTheme="majorHAnsi" w:hAnsiTheme="majorHAnsi"/>
          <w:color w:val="000000" w:themeColor="text1"/>
        </w:rPr>
      </w:pPr>
    </w:p>
    <w:p w14:paraId="242425D0" w14:textId="64D1D76F" w:rsidR="00D256F5" w:rsidRDefault="00D256F5" w:rsidP="00C1252F">
      <w:pPr>
        <w:rPr>
          <w:rFonts w:asciiTheme="majorHAnsi" w:eastAsiaTheme="majorHAnsi" w:hAnsiTheme="majorHAnsi"/>
          <w:color w:val="000000" w:themeColor="text1"/>
        </w:rPr>
      </w:pPr>
    </w:p>
    <w:p w14:paraId="2C5C4CAC" w14:textId="2E56F411" w:rsidR="00D256F5" w:rsidRDefault="00D256F5" w:rsidP="00C1252F">
      <w:pPr>
        <w:rPr>
          <w:rFonts w:asciiTheme="majorHAnsi" w:eastAsiaTheme="majorHAnsi" w:hAnsiTheme="majorHAnsi"/>
          <w:color w:val="000000" w:themeColor="text1"/>
        </w:rPr>
      </w:pPr>
    </w:p>
    <w:p w14:paraId="5C3F1E52" w14:textId="7C7B141D" w:rsidR="00D256F5" w:rsidRDefault="00D256F5" w:rsidP="00C1252F">
      <w:pPr>
        <w:rPr>
          <w:rFonts w:asciiTheme="majorHAnsi" w:eastAsiaTheme="majorHAnsi" w:hAnsiTheme="majorHAnsi"/>
          <w:color w:val="000000" w:themeColor="text1"/>
        </w:rPr>
      </w:pPr>
    </w:p>
    <w:p w14:paraId="18BFA50F" w14:textId="0B2BE221" w:rsidR="00D256F5" w:rsidRDefault="00D256F5" w:rsidP="00C1252F">
      <w:pPr>
        <w:rPr>
          <w:rFonts w:asciiTheme="majorHAnsi" w:eastAsiaTheme="majorHAnsi" w:hAnsiTheme="majorHAnsi"/>
          <w:color w:val="000000" w:themeColor="text1"/>
        </w:rPr>
      </w:pPr>
    </w:p>
    <w:p w14:paraId="2D8ECFE0" w14:textId="5AC98D94" w:rsidR="00D256F5" w:rsidRDefault="00D256F5" w:rsidP="00C1252F">
      <w:pPr>
        <w:rPr>
          <w:rFonts w:asciiTheme="majorHAnsi" w:eastAsiaTheme="majorHAnsi" w:hAnsiTheme="majorHAnsi"/>
          <w:color w:val="000000" w:themeColor="text1"/>
        </w:rPr>
      </w:pPr>
    </w:p>
    <w:p w14:paraId="0149525E" w14:textId="74E98D54" w:rsidR="00D256F5" w:rsidRDefault="00D256F5" w:rsidP="00C1252F">
      <w:pPr>
        <w:rPr>
          <w:rFonts w:asciiTheme="majorHAnsi" w:eastAsiaTheme="majorHAnsi" w:hAnsiTheme="majorHAnsi"/>
          <w:color w:val="000000" w:themeColor="text1"/>
        </w:rPr>
      </w:pPr>
    </w:p>
    <w:p w14:paraId="3EDFBDA9" w14:textId="37A9581E" w:rsidR="00D256F5" w:rsidRDefault="00D256F5" w:rsidP="00C1252F">
      <w:pPr>
        <w:rPr>
          <w:rFonts w:asciiTheme="majorHAnsi" w:eastAsiaTheme="majorHAnsi" w:hAnsiTheme="majorHAnsi"/>
          <w:color w:val="000000" w:themeColor="text1"/>
        </w:rPr>
      </w:pPr>
    </w:p>
    <w:p w14:paraId="76A64858" w14:textId="643242D1" w:rsidR="00D256F5" w:rsidRDefault="00D256F5" w:rsidP="00C1252F">
      <w:pPr>
        <w:rPr>
          <w:rFonts w:asciiTheme="majorHAnsi" w:eastAsiaTheme="majorHAnsi" w:hAnsiTheme="majorHAnsi"/>
          <w:color w:val="000000" w:themeColor="text1"/>
        </w:rPr>
      </w:pPr>
    </w:p>
    <w:p w14:paraId="69B5150F" w14:textId="4C8C2ED6" w:rsidR="00541FC5" w:rsidRPr="008D1C85" w:rsidRDefault="00541FC5" w:rsidP="00541FC5">
      <w:pPr>
        <w:pStyle w:val="af9"/>
        <w:rPr>
          <w:rFonts w:asciiTheme="majorHAnsi" w:eastAsiaTheme="majorHAnsi" w:hAnsiTheme="majorHAnsi"/>
          <w:color w:val="000000" w:themeColor="text1"/>
        </w:rPr>
      </w:pPr>
      <w:bookmarkStart w:id="872" w:name="_Hlk127904861"/>
      <w:r w:rsidRPr="008D1C85">
        <w:rPr>
          <w:rFonts w:asciiTheme="majorHAnsi" w:eastAsiaTheme="majorHAnsi" w:hAnsiTheme="majorHAnsi" w:hint="eastAsia"/>
          <w:color w:val="000000" w:themeColor="text1"/>
        </w:rPr>
        <w:t>図</w:t>
      </w:r>
      <w:r w:rsidRPr="008D1C85">
        <w:rPr>
          <w:rFonts w:asciiTheme="majorHAnsi" w:eastAsiaTheme="majorHAnsi" w:hAnsiTheme="majorHAnsi"/>
          <w:color w:val="000000" w:themeColor="text1"/>
        </w:rPr>
        <w:t xml:space="preserve"> </w:t>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STYLEREF 2 \s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3.5</w:t>
      </w:r>
      <w:r w:rsidRPr="008D1C85">
        <w:rPr>
          <w:rFonts w:asciiTheme="majorHAnsi" w:eastAsiaTheme="majorHAnsi" w:hAnsiTheme="majorHAnsi"/>
          <w:color w:val="000000" w:themeColor="text1"/>
        </w:rPr>
        <w:fldChar w:fldCharType="end"/>
      </w:r>
      <w:r w:rsidRPr="008D1C85">
        <w:rPr>
          <w:rFonts w:asciiTheme="majorHAnsi" w:eastAsiaTheme="majorHAnsi" w:hAnsiTheme="majorHAnsi"/>
          <w:color w:val="000000" w:themeColor="text1"/>
        </w:rPr>
        <w:noBreakHyphen/>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SEQ </w:instrText>
      </w:r>
      <w:r w:rsidRPr="008D1C85">
        <w:rPr>
          <w:rFonts w:asciiTheme="majorHAnsi" w:eastAsiaTheme="majorHAnsi" w:hAnsiTheme="majorHAnsi" w:hint="eastAsia"/>
          <w:color w:val="000000" w:themeColor="text1"/>
        </w:rPr>
        <w:instrText>図</w:instrText>
      </w:r>
      <w:r w:rsidRPr="008D1C85">
        <w:rPr>
          <w:rFonts w:asciiTheme="majorHAnsi" w:eastAsiaTheme="majorHAnsi" w:hAnsiTheme="majorHAnsi"/>
          <w:color w:val="000000" w:themeColor="text1"/>
        </w:rPr>
        <w:instrText xml:space="preserve"> \* ARABIC \s 2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1</w:t>
      </w:r>
      <w:r w:rsidRPr="008D1C85">
        <w:rPr>
          <w:rFonts w:asciiTheme="majorHAnsi" w:eastAsiaTheme="majorHAnsi" w:hAnsiTheme="majorHAnsi"/>
          <w:color w:val="000000" w:themeColor="text1"/>
        </w:rPr>
        <w:fldChar w:fldCharType="end"/>
      </w:r>
      <w:r w:rsidRPr="008D1C85">
        <w:rPr>
          <w:rFonts w:asciiTheme="majorHAnsi" w:eastAsiaTheme="majorHAnsi" w:hAnsiTheme="majorHAnsi" w:hint="eastAsia"/>
          <w:color w:val="000000" w:themeColor="text1"/>
          <w:lang w:eastAsia="ja-JP"/>
        </w:rPr>
        <w:t xml:space="preserve">　</w:t>
      </w:r>
      <w:r>
        <w:rPr>
          <w:rFonts w:asciiTheme="majorHAnsi" w:eastAsiaTheme="majorHAnsi" w:hAnsiTheme="majorHAnsi" w:hint="eastAsia"/>
          <w:color w:val="000000" w:themeColor="text1"/>
          <w:lang w:eastAsia="ja-JP"/>
        </w:rPr>
        <w:t>現状の課題</w:t>
      </w:r>
    </w:p>
    <w:bookmarkEnd w:id="872"/>
    <w:p w14:paraId="773A26A9" w14:textId="0C6E1B3D" w:rsidR="00D256F5" w:rsidRDefault="00D256F5" w:rsidP="00C1252F">
      <w:pPr>
        <w:rPr>
          <w:rFonts w:asciiTheme="majorHAnsi" w:eastAsiaTheme="majorHAnsi" w:hAnsiTheme="majorHAnsi"/>
          <w:color w:val="000000" w:themeColor="text1"/>
          <w:lang w:val="x-none"/>
        </w:rPr>
      </w:pPr>
    </w:p>
    <w:p w14:paraId="5E1802DE" w14:textId="120B8A43" w:rsidR="00541FC5" w:rsidRDefault="00665553" w:rsidP="002035AF">
      <w:pPr>
        <w:pStyle w:val="a4"/>
        <w:numPr>
          <w:ilvl w:val="0"/>
          <w:numId w:val="25"/>
        </w:numPr>
        <w:ind w:leftChars="0"/>
        <w:rPr>
          <w:rFonts w:asciiTheme="majorHAnsi" w:eastAsiaTheme="majorHAnsi" w:hAnsiTheme="majorHAnsi"/>
        </w:rPr>
      </w:pPr>
      <w:r>
        <w:rPr>
          <w:rFonts w:asciiTheme="majorHAnsi" w:eastAsiaTheme="majorHAnsi" w:hAnsiTheme="majorHAnsi" w:hint="eastAsia"/>
        </w:rPr>
        <w:t>本実証</w:t>
      </w:r>
      <w:r w:rsidR="00611ACF">
        <w:rPr>
          <w:rFonts w:asciiTheme="majorHAnsi" w:eastAsiaTheme="majorHAnsi" w:hAnsiTheme="majorHAnsi" w:hint="eastAsia"/>
        </w:rPr>
        <w:t>プロジェクト</w:t>
      </w:r>
      <w:r>
        <w:rPr>
          <w:rFonts w:asciiTheme="majorHAnsi" w:eastAsiaTheme="majorHAnsi" w:hAnsiTheme="majorHAnsi" w:hint="eastAsia"/>
        </w:rPr>
        <w:t>における成果</w:t>
      </w:r>
    </w:p>
    <w:p w14:paraId="0488B29B" w14:textId="0756229F" w:rsidR="00BD1A3F" w:rsidRDefault="00BD1A3F" w:rsidP="00BD1A3F">
      <w:pPr>
        <w:pStyle w:val="a4"/>
        <w:ind w:leftChars="0" w:left="420"/>
        <w:rPr>
          <w:rFonts w:asciiTheme="majorHAnsi" w:eastAsiaTheme="majorHAnsi" w:hAnsiTheme="majorHAnsi"/>
        </w:rPr>
      </w:pPr>
      <w:r>
        <w:rPr>
          <w:rFonts w:asciiTheme="majorHAnsi" w:eastAsiaTheme="majorHAnsi" w:hAnsiTheme="majorHAnsi" w:hint="eastAsia"/>
        </w:rPr>
        <w:t>本実証</w:t>
      </w:r>
      <w:r w:rsidR="00611ACF">
        <w:rPr>
          <w:rFonts w:asciiTheme="majorHAnsi" w:eastAsiaTheme="majorHAnsi" w:hAnsiTheme="majorHAnsi" w:hint="eastAsia"/>
        </w:rPr>
        <w:t>プロジェクト</w:t>
      </w:r>
      <w:r>
        <w:rPr>
          <w:rFonts w:asciiTheme="majorHAnsi" w:eastAsiaTheme="majorHAnsi" w:hAnsiTheme="majorHAnsi" w:hint="eastAsia"/>
        </w:rPr>
        <w:t>における成果を以下に示す。</w:t>
      </w:r>
    </w:p>
    <w:p w14:paraId="6A71808C" w14:textId="77777777" w:rsidR="00BD1A3F" w:rsidRPr="008D1C85" w:rsidRDefault="00BD1A3F" w:rsidP="00BD1A3F">
      <w:pPr>
        <w:pStyle w:val="a4"/>
        <w:ind w:leftChars="0" w:left="420"/>
        <w:rPr>
          <w:rFonts w:asciiTheme="majorHAnsi" w:eastAsiaTheme="majorHAnsi" w:hAnsiTheme="majorHAnsi"/>
        </w:rPr>
      </w:pPr>
    </w:p>
    <w:p w14:paraId="7B260FE2" w14:textId="77777777" w:rsidR="00665553" w:rsidRPr="00665553" w:rsidRDefault="00665553" w:rsidP="002035AF">
      <w:pPr>
        <w:pStyle w:val="a4"/>
        <w:numPr>
          <w:ilvl w:val="0"/>
          <w:numId w:val="1"/>
        </w:numPr>
        <w:ind w:leftChars="0" w:hanging="136"/>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申請フォーム、申請書類のデジタル化</w:t>
      </w:r>
    </w:p>
    <w:p w14:paraId="7E3C574B" w14:textId="77777777"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中小企業者は、工業会証明書の申請をデジタル化されたシステムで行うことができる</w:t>
      </w:r>
    </w:p>
    <w:p w14:paraId="1F4DE53F" w14:textId="500B7DE3" w:rsidR="00541FC5"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lastRenderedPageBreak/>
        <w:t>工業会証明書の申請時、ブラウザベースの</w:t>
      </w:r>
      <w:del w:id="873" w:author="宮島　一樹" w:date="2023-03-23T18:50:00Z">
        <w:r w:rsidRPr="00665553" w:rsidDel="007C5875">
          <w:rPr>
            <w:rFonts w:asciiTheme="majorHAnsi" w:eastAsiaTheme="majorHAnsi" w:hAnsiTheme="majorHAnsi" w:hint="eastAsia"/>
            <w:color w:val="000000" w:themeColor="text1"/>
          </w:rPr>
          <w:delText>Wallet</w:delText>
        </w:r>
      </w:del>
      <w:ins w:id="874" w:author="宮島　一樹" w:date="2023-03-23T18:50:00Z">
        <w:r w:rsidR="007C5875">
          <w:rPr>
            <w:rFonts w:asciiTheme="majorHAnsi" w:eastAsiaTheme="majorHAnsi" w:hAnsiTheme="majorHAnsi" w:hint="eastAsia"/>
            <w:color w:val="000000" w:themeColor="text1"/>
          </w:rPr>
          <w:t>Wallet</w:t>
        </w:r>
      </w:ins>
      <w:r w:rsidRPr="00665553">
        <w:rPr>
          <w:rFonts w:asciiTheme="majorHAnsi" w:eastAsiaTheme="majorHAnsi" w:hAnsiTheme="majorHAnsi" w:hint="eastAsia"/>
          <w:color w:val="000000" w:themeColor="text1"/>
        </w:rPr>
        <w:t>アプリを利用することができる</w:t>
      </w:r>
    </w:p>
    <w:p w14:paraId="50FD7DA8" w14:textId="77777777" w:rsidR="00665553" w:rsidRPr="00557344" w:rsidRDefault="00665553" w:rsidP="00665553">
      <w:pPr>
        <w:pStyle w:val="a4"/>
        <w:ind w:leftChars="0" w:left="420"/>
        <w:rPr>
          <w:rFonts w:asciiTheme="majorHAnsi" w:eastAsiaTheme="majorHAnsi" w:hAnsiTheme="majorHAnsi"/>
          <w:color w:val="000000" w:themeColor="text1"/>
        </w:rPr>
      </w:pPr>
    </w:p>
    <w:p w14:paraId="49D11A40" w14:textId="77777777" w:rsidR="00665553" w:rsidRPr="00665553" w:rsidRDefault="00665553" w:rsidP="002035AF">
      <w:pPr>
        <w:pStyle w:val="a4"/>
        <w:numPr>
          <w:ilvl w:val="0"/>
          <w:numId w:val="1"/>
        </w:numPr>
        <w:ind w:leftChars="0" w:hanging="136"/>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検証可能なデジタル証明書（VC）による申請データ等の信頼性の確保</w:t>
      </w:r>
    </w:p>
    <w:p w14:paraId="75E8E39C" w14:textId="77777777"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JISAは申請内容を確認し、要件を充足したと認められる場合は中小企業者にデジタル証明書（VC）を発行するリンクを通知することができる</w:t>
      </w:r>
    </w:p>
    <w:p w14:paraId="0270DA20" w14:textId="63E95AA2"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通知を受け取った中小企業者はリンクにアクセスし、</w:t>
      </w:r>
      <w:del w:id="875" w:author="宮島　一樹" w:date="2023-03-23T18:50:00Z">
        <w:r w:rsidRPr="00665553" w:rsidDel="007C5875">
          <w:rPr>
            <w:rFonts w:asciiTheme="majorHAnsi" w:eastAsiaTheme="majorHAnsi" w:hAnsiTheme="majorHAnsi" w:hint="eastAsia"/>
            <w:color w:val="000000" w:themeColor="text1"/>
          </w:rPr>
          <w:delText>Wallet</w:delText>
        </w:r>
      </w:del>
      <w:ins w:id="876" w:author="宮島　一樹" w:date="2023-03-23T18:50:00Z">
        <w:r w:rsidR="007C5875">
          <w:rPr>
            <w:rFonts w:asciiTheme="majorHAnsi" w:eastAsiaTheme="majorHAnsi" w:hAnsiTheme="majorHAnsi" w:hint="eastAsia"/>
            <w:color w:val="000000" w:themeColor="text1"/>
          </w:rPr>
          <w:t>Wallet</w:t>
        </w:r>
      </w:ins>
      <w:r w:rsidRPr="00665553">
        <w:rPr>
          <w:rFonts w:asciiTheme="majorHAnsi" w:eastAsiaTheme="majorHAnsi" w:hAnsiTheme="majorHAnsi" w:hint="eastAsia"/>
          <w:color w:val="000000" w:themeColor="text1"/>
        </w:rPr>
        <w:t>アプリを介しSW利用証明書、工業会証明書、計画認定書としては発行されたVCを確認することができる</w:t>
      </w:r>
    </w:p>
    <w:p w14:paraId="3E6CBA3E" w14:textId="77777777"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中小企業者は、税務署等に対して求められた属性データをVCにて提示することができる</w:t>
      </w:r>
    </w:p>
    <w:p w14:paraId="0A605C09" w14:textId="5E9EA9D3" w:rsidR="00541FC5"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税務署等は、VCにて提示された属性データを検証することができる</w:t>
      </w:r>
    </w:p>
    <w:p w14:paraId="7717AFD9" w14:textId="7CEF8B06" w:rsidR="00541FC5" w:rsidRPr="00541FC5" w:rsidRDefault="00541FC5" w:rsidP="00C1252F">
      <w:pPr>
        <w:rPr>
          <w:rFonts w:asciiTheme="majorHAnsi" w:eastAsiaTheme="majorHAnsi" w:hAnsiTheme="majorHAnsi"/>
          <w:color w:val="000000" w:themeColor="text1"/>
        </w:rPr>
      </w:pPr>
    </w:p>
    <w:p w14:paraId="4BDE9A7B" w14:textId="0CB562FD" w:rsidR="00541FC5" w:rsidRDefault="00611ACF" w:rsidP="00C1252F">
      <w:pPr>
        <w:rPr>
          <w:rFonts w:asciiTheme="majorHAnsi" w:eastAsiaTheme="majorHAnsi" w:hAnsiTheme="majorHAnsi"/>
          <w:color w:val="000000" w:themeColor="text1"/>
          <w:lang w:val="x-none"/>
        </w:rPr>
      </w:pPr>
      <w:r>
        <w:rPr>
          <w:rFonts w:asciiTheme="majorHAnsi" w:eastAsiaTheme="majorHAnsi" w:hAnsiTheme="majorHAnsi"/>
          <w:noProof/>
          <w:color w:val="000000" w:themeColor="text1"/>
        </w:rPr>
        <w:drawing>
          <wp:anchor distT="0" distB="0" distL="114300" distR="114300" simplePos="0" relativeHeight="251670528" behindDoc="0" locked="0" layoutInCell="1" allowOverlap="1" wp14:anchorId="161596FE" wp14:editId="4BF8E19E">
            <wp:simplePos x="0" y="0"/>
            <wp:positionH relativeFrom="column">
              <wp:posOffset>24766</wp:posOffset>
            </wp:positionH>
            <wp:positionV relativeFrom="paragraph">
              <wp:posOffset>9525</wp:posOffset>
            </wp:positionV>
            <wp:extent cx="5524500" cy="1518523"/>
            <wp:effectExtent l="0" t="0" r="0" b="5715"/>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5114" cy="152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B0C29" w14:textId="6F38DC6F" w:rsidR="00541FC5" w:rsidRDefault="00541FC5" w:rsidP="00C1252F">
      <w:pPr>
        <w:rPr>
          <w:rFonts w:asciiTheme="majorHAnsi" w:eastAsiaTheme="majorHAnsi" w:hAnsiTheme="majorHAnsi"/>
          <w:color w:val="000000" w:themeColor="text1"/>
          <w:lang w:val="x-none"/>
        </w:rPr>
      </w:pPr>
    </w:p>
    <w:p w14:paraId="3B5D4A8A" w14:textId="5AAF6615" w:rsidR="00541FC5" w:rsidRDefault="00541FC5" w:rsidP="00C1252F">
      <w:pPr>
        <w:rPr>
          <w:rFonts w:asciiTheme="majorHAnsi" w:eastAsiaTheme="majorHAnsi" w:hAnsiTheme="majorHAnsi"/>
          <w:color w:val="000000" w:themeColor="text1"/>
          <w:lang w:val="x-none"/>
        </w:rPr>
      </w:pPr>
    </w:p>
    <w:p w14:paraId="226525F8" w14:textId="51AD1652" w:rsidR="00541FC5" w:rsidRDefault="00541FC5" w:rsidP="00C1252F">
      <w:pPr>
        <w:rPr>
          <w:rFonts w:asciiTheme="majorHAnsi" w:eastAsiaTheme="majorHAnsi" w:hAnsiTheme="majorHAnsi"/>
          <w:color w:val="000000" w:themeColor="text1"/>
          <w:lang w:val="x-none"/>
        </w:rPr>
      </w:pPr>
    </w:p>
    <w:p w14:paraId="6A1CD30C" w14:textId="58BFF7C6" w:rsidR="00541FC5" w:rsidRDefault="00541FC5" w:rsidP="00C1252F">
      <w:pPr>
        <w:rPr>
          <w:rFonts w:asciiTheme="majorHAnsi" w:eastAsiaTheme="majorHAnsi" w:hAnsiTheme="majorHAnsi"/>
          <w:color w:val="000000" w:themeColor="text1"/>
          <w:lang w:val="x-none"/>
        </w:rPr>
      </w:pPr>
    </w:p>
    <w:p w14:paraId="579146B0" w14:textId="7B51AD05" w:rsidR="00665553" w:rsidRDefault="00665553" w:rsidP="00C1252F">
      <w:pPr>
        <w:rPr>
          <w:rFonts w:asciiTheme="majorHAnsi" w:eastAsiaTheme="majorHAnsi" w:hAnsiTheme="majorHAnsi"/>
          <w:color w:val="000000" w:themeColor="text1"/>
          <w:lang w:val="x-none"/>
        </w:rPr>
      </w:pPr>
    </w:p>
    <w:p w14:paraId="076785EA" w14:textId="29892778" w:rsidR="00665553" w:rsidRDefault="00665553" w:rsidP="00C1252F">
      <w:pPr>
        <w:rPr>
          <w:rFonts w:asciiTheme="majorHAnsi" w:eastAsiaTheme="majorHAnsi" w:hAnsiTheme="majorHAnsi"/>
          <w:color w:val="000000" w:themeColor="text1"/>
          <w:lang w:val="x-none"/>
        </w:rPr>
      </w:pPr>
    </w:p>
    <w:p w14:paraId="2C5B6425" w14:textId="33B5A6A6" w:rsidR="00665553" w:rsidRDefault="00665553" w:rsidP="00665553">
      <w:pPr>
        <w:pStyle w:val="af9"/>
        <w:rPr>
          <w:rFonts w:asciiTheme="majorHAnsi" w:eastAsiaTheme="majorHAnsi" w:hAnsiTheme="majorHAnsi"/>
          <w:color w:val="000000" w:themeColor="text1"/>
          <w:lang w:eastAsia="ja-JP"/>
        </w:rPr>
      </w:pPr>
      <w:r w:rsidRPr="008D1C85">
        <w:rPr>
          <w:rFonts w:asciiTheme="majorHAnsi" w:eastAsiaTheme="majorHAnsi" w:hAnsiTheme="majorHAnsi" w:hint="eastAsia"/>
          <w:color w:val="000000" w:themeColor="text1"/>
        </w:rPr>
        <w:t>図</w:t>
      </w:r>
      <w:r w:rsidRPr="008D1C85">
        <w:rPr>
          <w:rFonts w:asciiTheme="majorHAnsi" w:eastAsiaTheme="majorHAnsi" w:hAnsiTheme="majorHAnsi"/>
          <w:color w:val="000000" w:themeColor="text1"/>
        </w:rPr>
        <w:t xml:space="preserve"> </w:t>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STYLEREF 2 \s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3.5</w:t>
      </w:r>
      <w:r w:rsidRPr="008D1C85">
        <w:rPr>
          <w:rFonts w:asciiTheme="majorHAnsi" w:eastAsiaTheme="majorHAnsi" w:hAnsiTheme="majorHAnsi"/>
          <w:color w:val="000000" w:themeColor="text1"/>
        </w:rPr>
        <w:fldChar w:fldCharType="end"/>
      </w:r>
      <w:r w:rsidRPr="008D1C85">
        <w:rPr>
          <w:rFonts w:asciiTheme="majorHAnsi" w:eastAsiaTheme="majorHAnsi" w:hAnsiTheme="majorHAnsi"/>
          <w:color w:val="000000" w:themeColor="text1"/>
        </w:rPr>
        <w:noBreakHyphen/>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SEQ </w:instrText>
      </w:r>
      <w:r w:rsidRPr="008D1C85">
        <w:rPr>
          <w:rFonts w:asciiTheme="majorHAnsi" w:eastAsiaTheme="majorHAnsi" w:hAnsiTheme="majorHAnsi" w:hint="eastAsia"/>
          <w:color w:val="000000" w:themeColor="text1"/>
        </w:rPr>
        <w:instrText>図</w:instrText>
      </w:r>
      <w:r w:rsidRPr="008D1C85">
        <w:rPr>
          <w:rFonts w:asciiTheme="majorHAnsi" w:eastAsiaTheme="majorHAnsi" w:hAnsiTheme="majorHAnsi"/>
          <w:color w:val="000000" w:themeColor="text1"/>
        </w:rPr>
        <w:instrText xml:space="preserve"> \* ARABIC \s 2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2</w:t>
      </w:r>
      <w:r w:rsidRPr="008D1C85">
        <w:rPr>
          <w:rFonts w:asciiTheme="majorHAnsi" w:eastAsiaTheme="majorHAnsi" w:hAnsiTheme="majorHAnsi"/>
          <w:color w:val="000000" w:themeColor="text1"/>
        </w:rPr>
        <w:fldChar w:fldCharType="end"/>
      </w:r>
      <w:r w:rsidRPr="008D1C85">
        <w:rPr>
          <w:rFonts w:asciiTheme="majorHAnsi" w:eastAsiaTheme="majorHAnsi" w:hAnsiTheme="majorHAnsi" w:hint="eastAsia"/>
          <w:color w:val="000000" w:themeColor="text1"/>
          <w:lang w:eastAsia="ja-JP"/>
        </w:rPr>
        <w:t xml:space="preserve">　</w:t>
      </w:r>
      <w:r>
        <w:rPr>
          <w:rFonts w:asciiTheme="majorHAnsi" w:eastAsiaTheme="majorHAnsi" w:hAnsiTheme="majorHAnsi" w:hint="eastAsia"/>
          <w:color w:val="000000" w:themeColor="text1"/>
          <w:lang w:eastAsia="ja-JP"/>
        </w:rPr>
        <w:t>本実証</w:t>
      </w:r>
      <w:r w:rsidR="00611ACF">
        <w:rPr>
          <w:rFonts w:asciiTheme="majorHAnsi" w:eastAsiaTheme="majorHAnsi" w:hAnsiTheme="majorHAnsi" w:hint="eastAsia"/>
          <w:color w:val="000000" w:themeColor="text1"/>
          <w:lang w:eastAsia="ja-JP"/>
        </w:rPr>
        <w:t>プロジェクト</w:t>
      </w:r>
      <w:r>
        <w:rPr>
          <w:rFonts w:asciiTheme="majorHAnsi" w:eastAsiaTheme="majorHAnsi" w:hAnsiTheme="majorHAnsi" w:hint="eastAsia"/>
          <w:color w:val="000000" w:themeColor="text1"/>
          <w:lang w:eastAsia="ja-JP"/>
        </w:rPr>
        <w:t>における成果</w:t>
      </w:r>
    </w:p>
    <w:p w14:paraId="5C73211F" w14:textId="47CA92A7" w:rsidR="002803FE" w:rsidRDefault="002803FE" w:rsidP="002803FE">
      <w:pPr>
        <w:pStyle w:val="a0"/>
        <w:ind w:firstLine="210"/>
        <w:rPr>
          <w:lang w:eastAsia="ja-JP"/>
        </w:rPr>
      </w:pPr>
    </w:p>
    <w:p w14:paraId="76D09BA8" w14:textId="2D9CD8C5" w:rsidR="002803FE" w:rsidRPr="00643256" w:rsidRDefault="002803FE" w:rsidP="002803FE">
      <w:pPr>
        <w:rPr>
          <w:rFonts w:asciiTheme="majorHAnsi" w:eastAsiaTheme="majorHAnsi" w:hAnsiTheme="majorHAnsi"/>
          <w:color w:val="000000" w:themeColor="text1"/>
        </w:rPr>
      </w:pPr>
      <w:r w:rsidRPr="00643256">
        <w:rPr>
          <w:rFonts w:asciiTheme="majorHAnsi" w:eastAsiaTheme="majorHAnsi" w:hAnsiTheme="majorHAnsi" w:hint="eastAsia"/>
          <w:color w:val="000000" w:themeColor="text1"/>
        </w:rPr>
        <w:t>3</w:t>
      </w:r>
      <w:r w:rsidRPr="00643256">
        <w:rPr>
          <w:rFonts w:asciiTheme="majorHAnsi" w:eastAsiaTheme="majorHAnsi" w:hAnsiTheme="majorHAnsi"/>
          <w:color w:val="000000" w:themeColor="text1"/>
        </w:rPr>
        <w:t>.5.1.</w:t>
      </w:r>
      <w:r w:rsidR="00C01580">
        <w:rPr>
          <w:rFonts w:asciiTheme="majorHAnsi" w:eastAsiaTheme="majorHAnsi" w:hAnsiTheme="majorHAnsi"/>
          <w:color w:val="000000" w:themeColor="text1"/>
        </w:rPr>
        <w:t>2</w:t>
      </w:r>
      <w:r w:rsidRPr="00643256">
        <w:rPr>
          <w:rFonts w:asciiTheme="majorHAnsi" w:eastAsiaTheme="majorHAnsi" w:hAnsiTheme="majorHAnsi"/>
          <w:color w:val="000000" w:themeColor="text1"/>
        </w:rPr>
        <w:t xml:space="preserve"> </w:t>
      </w:r>
      <w:r w:rsidRPr="00643256">
        <w:rPr>
          <w:rFonts w:asciiTheme="majorHAnsi" w:eastAsiaTheme="majorHAnsi" w:hAnsiTheme="majorHAnsi" w:hint="eastAsia"/>
          <w:color w:val="000000" w:themeColor="text1"/>
        </w:rPr>
        <w:t xml:space="preserve">　現状</w:t>
      </w:r>
      <w:r w:rsidR="003A29A3">
        <w:rPr>
          <w:rFonts w:asciiTheme="majorHAnsi" w:eastAsiaTheme="majorHAnsi" w:hAnsiTheme="majorHAnsi" w:hint="eastAsia"/>
          <w:color w:val="000000" w:themeColor="text1"/>
        </w:rPr>
        <w:t>の</w:t>
      </w:r>
      <w:r w:rsidRPr="00643256">
        <w:rPr>
          <w:rFonts w:asciiTheme="majorHAnsi" w:eastAsiaTheme="majorHAnsi" w:hAnsiTheme="majorHAnsi" w:hint="eastAsia"/>
          <w:color w:val="000000" w:themeColor="text1"/>
        </w:rPr>
        <w:t>課題の解決</w:t>
      </w:r>
      <w:r w:rsidR="00357A91">
        <w:rPr>
          <w:rFonts w:asciiTheme="majorHAnsi" w:eastAsiaTheme="majorHAnsi" w:hAnsiTheme="majorHAnsi" w:hint="eastAsia"/>
          <w:color w:val="000000" w:themeColor="text1"/>
        </w:rPr>
        <w:t>（詳細）</w:t>
      </w:r>
    </w:p>
    <w:p w14:paraId="3E428B28" w14:textId="71DCF97D" w:rsidR="00522A56" w:rsidRPr="008F22F0" w:rsidRDefault="00C822E8" w:rsidP="002803FE">
      <w:pPr>
        <w:pStyle w:val="a0"/>
        <w:ind w:firstLine="210"/>
        <w:rPr>
          <w:rFonts w:asciiTheme="majorHAnsi" w:eastAsiaTheme="majorHAnsi" w:hAnsiTheme="majorHAnsi"/>
          <w:lang w:eastAsia="ja-JP"/>
        </w:rPr>
      </w:pPr>
      <w:r w:rsidRPr="008F22F0">
        <w:rPr>
          <w:rFonts w:asciiTheme="majorHAnsi" w:eastAsiaTheme="majorHAnsi" w:hAnsiTheme="majorHAnsi" w:hint="eastAsia"/>
          <w:lang w:eastAsia="ja-JP"/>
        </w:rPr>
        <w:t xml:space="preserve">Trusted </w:t>
      </w:r>
      <w:proofErr w:type="spellStart"/>
      <w:r w:rsidRPr="008F22F0">
        <w:rPr>
          <w:rFonts w:asciiTheme="majorHAnsi" w:eastAsiaTheme="majorHAnsi" w:hAnsiTheme="majorHAnsi" w:hint="eastAsia"/>
          <w:lang w:eastAsia="ja-JP"/>
        </w:rPr>
        <w:t>Webシステムで解決し得る課題</w:t>
      </w:r>
      <w:proofErr w:type="spellEnd"/>
      <w:r w:rsidR="00522A56" w:rsidRPr="008F22F0">
        <w:rPr>
          <w:rFonts w:asciiTheme="majorHAnsi" w:eastAsiaTheme="majorHAnsi" w:hAnsiTheme="majorHAnsi" w:hint="eastAsia"/>
          <w:lang w:eastAsia="ja-JP"/>
        </w:rPr>
        <w:t>（表2</w:t>
      </w:r>
      <w:r w:rsidR="00522A56" w:rsidRPr="008F22F0">
        <w:rPr>
          <w:rFonts w:asciiTheme="majorHAnsi" w:eastAsiaTheme="majorHAnsi" w:hAnsiTheme="majorHAnsi"/>
          <w:lang w:eastAsia="ja-JP"/>
        </w:rPr>
        <w:t>.1-2</w:t>
      </w:r>
      <w:r w:rsidR="00522A56" w:rsidRPr="008F22F0">
        <w:rPr>
          <w:rFonts w:asciiTheme="majorHAnsi" w:eastAsiaTheme="majorHAnsi" w:hAnsiTheme="majorHAnsi" w:hint="eastAsia"/>
          <w:lang w:eastAsia="ja-JP"/>
        </w:rPr>
        <w:t>）</w:t>
      </w:r>
      <w:r w:rsidR="003A29A3" w:rsidRPr="008F22F0">
        <w:rPr>
          <w:rFonts w:asciiTheme="majorHAnsi" w:eastAsiaTheme="majorHAnsi" w:hAnsiTheme="majorHAnsi" w:hint="eastAsia"/>
          <w:lang w:eastAsia="ja-JP"/>
        </w:rPr>
        <w:t>に対</w:t>
      </w:r>
      <w:r w:rsidR="00522A56" w:rsidRPr="008F22F0">
        <w:rPr>
          <w:rFonts w:asciiTheme="majorHAnsi" w:eastAsiaTheme="majorHAnsi" w:hAnsiTheme="majorHAnsi" w:hint="eastAsia"/>
          <w:lang w:eastAsia="ja-JP"/>
        </w:rPr>
        <w:t>して、</w:t>
      </w:r>
      <w:r w:rsidR="00C00369" w:rsidRPr="008F22F0">
        <w:rPr>
          <w:rFonts w:asciiTheme="majorHAnsi" w:eastAsiaTheme="majorHAnsi" w:hAnsiTheme="majorHAnsi" w:hint="eastAsia"/>
          <w:lang w:eastAsia="ja-JP"/>
        </w:rPr>
        <w:t>システム企画・開発に</w:t>
      </w:r>
      <w:r w:rsidR="00522A56" w:rsidRPr="008F22F0">
        <w:rPr>
          <w:rFonts w:asciiTheme="majorHAnsi" w:eastAsiaTheme="majorHAnsi" w:hAnsiTheme="majorHAnsi" w:hint="eastAsia"/>
          <w:lang w:eastAsia="ja-JP"/>
        </w:rPr>
        <w:t>おける成果を以下に</w:t>
      </w:r>
      <w:r w:rsidR="008F22F0">
        <w:rPr>
          <w:rFonts w:asciiTheme="majorHAnsi" w:eastAsiaTheme="majorHAnsi" w:hAnsiTheme="majorHAnsi" w:hint="eastAsia"/>
          <w:lang w:eastAsia="ja-JP"/>
        </w:rPr>
        <w:t>示す</w:t>
      </w:r>
      <w:r w:rsidR="00522A56" w:rsidRPr="008F22F0">
        <w:rPr>
          <w:rFonts w:asciiTheme="majorHAnsi" w:eastAsiaTheme="majorHAnsi" w:hAnsiTheme="majorHAnsi" w:hint="eastAsia"/>
          <w:lang w:eastAsia="ja-JP"/>
        </w:rPr>
        <w:t>。</w:t>
      </w:r>
    </w:p>
    <w:p w14:paraId="3D0D2A18" w14:textId="119638B7" w:rsidR="002803FE" w:rsidRPr="008F22F0" w:rsidRDefault="008F22F0" w:rsidP="002803FE">
      <w:pPr>
        <w:pStyle w:val="a0"/>
        <w:ind w:firstLine="210"/>
        <w:rPr>
          <w:rFonts w:asciiTheme="majorHAnsi" w:eastAsiaTheme="majorHAnsi" w:hAnsiTheme="majorHAnsi"/>
          <w:lang w:eastAsia="ja-JP"/>
        </w:rPr>
      </w:pPr>
      <w:r>
        <w:rPr>
          <w:rFonts w:asciiTheme="majorHAnsi" w:eastAsiaTheme="majorHAnsi" w:hAnsiTheme="majorHAnsi" w:hint="eastAsia"/>
          <w:lang w:eastAsia="ja-JP"/>
        </w:rPr>
        <w:t>本実証</w:t>
      </w:r>
      <w:r w:rsidR="00FC7084">
        <w:rPr>
          <w:rFonts w:asciiTheme="majorHAnsi" w:eastAsiaTheme="majorHAnsi" w:hAnsiTheme="majorHAnsi" w:hint="eastAsia"/>
          <w:lang w:eastAsia="ja-JP"/>
        </w:rPr>
        <w:t>プロジェクト</w:t>
      </w:r>
      <w:r>
        <w:rPr>
          <w:rFonts w:asciiTheme="majorHAnsi" w:eastAsiaTheme="majorHAnsi" w:hAnsiTheme="majorHAnsi" w:hint="eastAsia"/>
          <w:lang w:eastAsia="ja-JP"/>
        </w:rPr>
        <w:t>を通じて、</w:t>
      </w:r>
      <w:r w:rsidR="00A55211" w:rsidRPr="008F22F0">
        <w:rPr>
          <w:rFonts w:asciiTheme="majorHAnsi" w:eastAsiaTheme="majorHAnsi" w:hAnsiTheme="majorHAnsi" w:hint="eastAsia"/>
          <w:lang w:eastAsia="ja-JP"/>
        </w:rPr>
        <w:t>当初期待通りの成果を確認することができた。</w:t>
      </w:r>
    </w:p>
    <w:p w14:paraId="3D14BF33" w14:textId="607EE9CD" w:rsidR="002803FE" w:rsidRPr="0023227A" w:rsidRDefault="002803FE" w:rsidP="002803FE">
      <w:pPr>
        <w:pStyle w:val="af9"/>
        <w:keepNext/>
        <w:rPr>
          <w:lang w:eastAsia="ja-JP"/>
        </w:rPr>
      </w:pPr>
      <w:r w:rsidRPr="0023227A">
        <w:rPr>
          <w:rFonts w:hint="eastAsia"/>
        </w:rPr>
        <w:t>表</w:t>
      </w:r>
      <w:r w:rsidRPr="0023227A">
        <w:t xml:space="preserve"> </w:t>
      </w:r>
      <w:r>
        <w:fldChar w:fldCharType="begin"/>
      </w:r>
      <w:r>
        <w:instrText>STYLEREF 2 \s</w:instrText>
      </w:r>
      <w:r>
        <w:fldChar w:fldCharType="separate"/>
      </w:r>
      <w:r w:rsidR="00F25324">
        <w:rPr>
          <w:noProof/>
        </w:rPr>
        <w:t>3.5</w:t>
      </w:r>
      <w:r>
        <w:fldChar w:fldCharType="end"/>
      </w:r>
      <w:r w:rsidRPr="0023227A">
        <w:noBreakHyphen/>
      </w:r>
      <w:r w:rsidRPr="0023227A">
        <w:fldChar w:fldCharType="begin"/>
      </w:r>
      <w:r w:rsidRPr="0023227A">
        <w:instrText xml:space="preserve"> SEQ </w:instrText>
      </w:r>
      <w:r w:rsidRPr="0023227A">
        <w:rPr>
          <w:rFonts w:hint="eastAsia"/>
        </w:rPr>
        <w:instrText>表</w:instrText>
      </w:r>
      <w:r w:rsidRPr="0023227A">
        <w:instrText xml:space="preserve"> \* ARABIC \s 2 </w:instrText>
      </w:r>
      <w:r w:rsidRPr="0023227A">
        <w:fldChar w:fldCharType="separate"/>
      </w:r>
      <w:r w:rsidR="00F25324">
        <w:rPr>
          <w:noProof/>
        </w:rPr>
        <w:t>1</w:t>
      </w:r>
      <w:r w:rsidRPr="0023227A">
        <w:fldChar w:fldCharType="end"/>
      </w:r>
      <w:r w:rsidRPr="0023227A">
        <w:rPr>
          <w:rFonts w:hint="eastAsia"/>
          <w:lang w:eastAsia="ja-JP"/>
        </w:rPr>
        <w:t xml:space="preserve">　</w:t>
      </w:r>
      <w:r w:rsidRPr="0023227A">
        <w:t xml:space="preserve"> </w:t>
      </w:r>
      <w:r w:rsidR="00B17924">
        <w:rPr>
          <w:rFonts w:hint="eastAsia"/>
          <w:lang w:eastAsia="ja-JP"/>
        </w:rPr>
        <w:t>事業を通じて</w:t>
      </w:r>
      <w:proofErr w:type="spellStart"/>
      <w:r w:rsidRPr="0023227A">
        <w:rPr>
          <w:rFonts w:hint="eastAsia"/>
        </w:rPr>
        <w:t>解決し得る課題</w:t>
      </w:r>
      <w:r w:rsidR="00B17924">
        <w:rPr>
          <w:rFonts w:hint="eastAsia"/>
          <w:lang w:eastAsia="ja-JP"/>
        </w:rPr>
        <w:t>に対する成果</w:t>
      </w:r>
      <w:proofErr w:type="spellEnd"/>
    </w:p>
    <w:tbl>
      <w:tblPr>
        <w:tblStyle w:val="22"/>
        <w:tblW w:w="0" w:type="auto"/>
        <w:tblLook w:val="04A0" w:firstRow="1" w:lastRow="0" w:firstColumn="1" w:lastColumn="0" w:noHBand="0" w:noVBand="1"/>
      </w:tblPr>
      <w:tblGrid>
        <w:gridCol w:w="1722"/>
        <w:gridCol w:w="2492"/>
        <w:gridCol w:w="4280"/>
      </w:tblGrid>
      <w:tr w:rsidR="002803FE" w:rsidRPr="00EF327B" w14:paraId="4178B6D7" w14:textId="77777777" w:rsidTr="005F3CD4">
        <w:trPr>
          <w:tblHeader/>
        </w:trPr>
        <w:tc>
          <w:tcPr>
            <w:tcW w:w="1722" w:type="dxa"/>
            <w:shd w:val="clear" w:color="auto" w:fill="DBE5F1"/>
          </w:tcPr>
          <w:p w14:paraId="5FF7D141" w14:textId="77777777"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hint="eastAsia"/>
              </w:rPr>
              <w:t>課題の対象</w:t>
            </w:r>
          </w:p>
        </w:tc>
        <w:tc>
          <w:tcPr>
            <w:tcW w:w="2492" w:type="dxa"/>
            <w:shd w:val="clear" w:color="auto" w:fill="DBE5F1"/>
          </w:tcPr>
          <w:p w14:paraId="4123A0A0" w14:textId="77777777"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hint="eastAsia"/>
              </w:rPr>
              <w:t>解決すべき課題</w:t>
            </w:r>
          </w:p>
        </w:tc>
        <w:tc>
          <w:tcPr>
            <w:tcW w:w="4280" w:type="dxa"/>
            <w:shd w:val="clear" w:color="auto" w:fill="DBE5F1"/>
          </w:tcPr>
          <w:p w14:paraId="0ED5F730" w14:textId="607BFD3F"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rPr>
              <w:t>システム</w:t>
            </w:r>
            <w:r w:rsidR="00A55211">
              <w:rPr>
                <w:rFonts w:asciiTheme="minorEastAsia" w:hAnsiTheme="minorEastAsia" w:cs="Times New Roman" w:hint="eastAsia"/>
              </w:rPr>
              <w:t>企画・開発に関する成果</w:t>
            </w:r>
          </w:p>
        </w:tc>
      </w:tr>
      <w:tr w:rsidR="002803FE" w:rsidRPr="00EF327B" w14:paraId="18BD7727" w14:textId="77777777" w:rsidTr="005F3CD4">
        <w:trPr>
          <w:trHeight w:val="951"/>
        </w:trPr>
        <w:tc>
          <w:tcPr>
            <w:tcW w:w="1722" w:type="dxa"/>
          </w:tcPr>
          <w:p w14:paraId="4F0B3E1B"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＜証明書申請者＞</w:t>
            </w:r>
          </w:p>
          <w:p w14:paraId="7D5A7024" w14:textId="77777777"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hint="eastAsia"/>
                <w:szCs w:val="18"/>
              </w:rPr>
              <w:t>中小事業者</w:t>
            </w:r>
          </w:p>
        </w:tc>
        <w:tc>
          <w:tcPr>
            <w:tcW w:w="2492" w:type="dxa"/>
          </w:tcPr>
          <w:p w14:paraId="118D0938"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提出した書類が適切な検証者によって検証がなされているのかがわからない。</w:t>
            </w:r>
          </w:p>
          <w:p w14:paraId="6AA771CC"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提出した書類を想定した検証者以外が検証する際に、中小事業者の同意等無く検証されてしまう。（申請書の不備や抜き打ちの検査等で担当課以外の書類を検証す</w:t>
            </w:r>
            <w:r w:rsidRPr="0023227A">
              <w:rPr>
                <w:rFonts w:asciiTheme="minorEastAsia" w:hAnsiTheme="minorEastAsia" w:cs="Times New Roman" w:hint="eastAsia"/>
              </w:rPr>
              <w:lastRenderedPageBreak/>
              <w:t>るようなケースを想定）</w:t>
            </w:r>
          </w:p>
          <w:p w14:paraId="34C591C0"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証明書の真正性に関わる確認や、根拠に関わる確認などで、所管省庁や税務署からの疑義発生時の照会応対の必要性がなくなること。</w:t>
            </w:r>
          </w:p>
          <w:p w14:paraId="1A754925"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書類の提出に係るやり取りの押印等の負担がなくなること。</w:t>
            </w:r>
          </w:p>
          <w:p w14:paraId="2083D47B"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何度も同じ属性情報を再度アナログな形で提示する必要がある</w:t>
            </w:r>
          </w:p>
        </w:tc>
        <w:tc>
          <w:tcPr>
            <w:tcW w:w="4280" w:type="dxa"/>
          </w:tcPr>
          <w:p w14:paraId="7C7B2375" w14:textId="633A3462"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rPr>
              <w:lastRenderedPageBreak/>
              <w:t>VC</w:t>
            </w:r>
            <w:r w:rsidRPr="0023227A">
              <w:rPr>
                <w:rFonts w:asciiTheme="minorEastAsia" w:hAnsiTheme="minorEastAsia" w:cs="Times New Roman" w:hint="eastAsia"/>
              </w:rPr>
              <w:t>の提示先のトレースが確実にできる</w:t>
            </w:r>
            <w:del w:id="877" w:author="宮島　一樹" w:date="2023-03-21T13:08:00Z">
              <w:r w:rsidRPr="0023227A" w:rsidDel="00482387">
                <w:rPr>
                  <w:rFonts w:asciiTheme="minorEastAsia" w:hAnsiTheme="minorEastAsia" w:cs="Times New Roman" w:hint="eastAsia"/>
                </w:rPr>
                <w:delText>（適切な検証者だけが検証していることが確認できる）</w:delText>
              </w:r>
            </w:del>
          </w:p>
          <w:p w14:paraId="1B0C493A" w14:textId="77777777" w:rsidR="002803FE" w:rsidRPr="0023227A" w:rsidRDefault="002803FE" w:rsidP="005F3CD4">
            <w:pPr>
              <w:tabs>
                <w:tab w:val="left" w:pos="8225"/>
              </w:tabs>
              <w:rPr>
                <w:rFonts w:asciiTheme="minorEastAsia" w:hAnsiTheme="minorEastAsia" w:cs="Times New Roman"/>
              </w:rPr>
            </w:pPr>
          </w:p>
          <w:p w14:paraId="4161E427"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提出した</w:t>
            </w:r>
            <w:r w:rsidRPr="0023227A">
              <w:rPr>
                <w:rFonts w:asciiTheme="minorEastAsia" w:hAnsiTheme="minorEastAsia" w:cs="Times New Roman"/>
              </w:rPr>
              <w:t>VC</w:t>
            </w:r>
            <w:r w:rsidRPr="0023227A">
              <w:rPr>
                <w:rFonts w:asciiTheme="minorEastAsia" w:hAnsiTheme="minorEastAsia" w:cs="Times New Roman" w:hint="eastAsia"/>
              </w:rPr>
              <w:t>が同意なく、想定しない検証者に検証することを防ぐことができる。（実装上は課題があるのでそのようなケースも念頭に実証を行う）</w:t>
            </w:r>
          </w:p>
          <w:p w14:paraId="637A7AD7" w14:textId="77777777" w:rsidR="002803FE" w:rsidRPr="0023227A" w:rsidRDefault="002803FE" w:rsidP="005F3CD4">
            <w:pPr>
              <w:tabs>
                <w:tab w:val="left" w:pos="8225"/>
              </w:tabs>
              <w:rPr>
                <w:rFonts w:asciiTheme="minorEastAsia" w:hAnsiTheme="minorEastAsia" w:cs="Times New Roman"/>
              </w:rPr>
            </w:pPr>
          </w:p>
          <w:p w14:paraId="6CC77FAA" w14:textId="77777777" w:rsidR="002803FE" w:rsidRPr="0023227A" w:rsidRDefault="002803FE" w:rsidP="005F3CD4">
            <w:pPr>
              <w:tabs>
                <w:tab w:val="left" w:pos="8225"/>
              </w:tabs>
              <w:rPr>
                <w:rFonts w:asciiTheme="minorEastAsia" w:hAnsiTheme="minorEastAsia" w:cs="Times New Roman"/>
              </w:rPr>
            </w:pPr>
          </w:p>
          <w:p w14:paraId="3C799CBC" w14:textId="77777777" w:rsidR="002803FE" w:rsidRPr="0023227A" w:rsidRDefault="002803FE" w:rsidP="005F3CD4">
            <w:pPr>
              <w:tabs>
                <w:tab w:val="left" w:pos="8225"/>
              </w:tabs>
              <w:rPr>
                <w:rFonts w:asciiTheme="minorEastAsia" w:hAnsiTheme="minorEastAsia" w:cs="Times New Roman"/>
              </w:rPr>
            </w:pPr>
          </w:p>
          <w:p w14:paraId="207EBB6E" w14:textId="77777777" w:rsidR="002803FE" w:rsidRPr="0023227A" w:rsidRDefault="002803FE" w:rsidP="005F3CD4">
            <w:pPr>
              <w:tabs>
                <w:tab w:val="left" w:pos="8225"/>
              </w:tabs>
              <w:rPr>
                <w:rFonts w:asciiTheme="minorEastAsia" w:hAnsiTheme="minorEastAsia" w:cs="Times New Roman"/>
              </w:rPr>
            </w:pPr>
          </w:p>
          <w:p w14:paraId="38E92A5A" w14:textId="02474130" w:rsidR="002803FE" w:rsidRPr="0023227A" w:rsidRDefault="002C4CF8" w:rsidP="002035AF">
            <w:pPr>
              <w:numPr>
                <w:ilvl w:val="0"/>
                <w:numId w:val="12"/>
              </w:numPr>
              <w:tabs>
                <w:tab w:val="left" w:pos="8225"/>
              </w:tabs>
              <w:ind w:left="165" w:hanging="165"/>
              <w:rPr>
                <w:rFonts w:asciiTheme="minorEastAsia" w:hAnsiTheme="minorEastAsia" w:cs="Times New Roman"/>
              </w:rPr>
            </w:pPr>
            <w:ins w:id="878" w:author="宮島　一樹" w:date="2023-03-21T13:25:00Z">
              <w:r w:rsidRPr="002C4CF8">
                <w:rPr>
                  <w:rFonts w:asciiTheme="minorEastAsia" w:hAnsiTheme="minorEastAsia" w:cs="Times New Roman" w:hint="eastAsia"/>
                </w:rPr>
                <w:t>証明書の発行に関わる真正性に関しては検証</w:t>
              </w:r>
              <w:r w:rsidRPr="002C4CF8">
                <w:rPr>
                  <w:rFonts w:asciiTheme="minorEastAsia" w:hAnsiTheme="minorEastAsia" w:cs="Times New Roman" w:hint="eastAsia"/>
                </w:rPr>
                <w:lastRenderedPageBreak/>
                <w:t>者自身で検証可能となる為、最低限照会応対の必要性はなくなる。また、証明発行の条件となる関係する付帯の根拠に関わる証明等についても紐づけ</w:t>
              </w:r>
              <w:r w:rsidRPr="002C4CF8">
                <w:rPr>
                  <w:rFonts w:asciiTheme="minorEastAsia" w:hAnsiTheme="minorEastAsia" w:cs="Times New Roman"/>
                </w:rPr>
                <w:t>ID</w:t>
              </w:r>
              <w:r w:rsidRPr="002C4CF8">
                <w:rPr>
                  <w:rFonts w:asciiTheme="minorEastAsia" w:hAnsiTheme="minorEastAsia" w:cs="Times New Roman" w:hint="eastAsia"/>
                </w:rPr>
                <w:t>を</w:t>
              </w:r>
              <w:r w:rsidRPr="002C4CF8">
                <w:rPr>
                  <w:rFonts w:asciiTheme="minorEastAsia" w:hAnsiTheme="minorEastAsia" w:cs="Times New Roman"/>
                </w:rPr>
                <w:t>VC</w:t>
              </w:r>
              <w:r w:rsidRPr="002C4CF8">
                <w:rPr>
                  <w:rFonts w:asciiTheme="minorEastAsia" w:hAnsiTheme="minorEastAsia" w:cs="Times New Roman" w:hint="eastAsia"/>
                </w:rPr>
                <w:t>の中の属性情報の一つとして確認可能とする事で検証者自身で検証可能となる。</w:t>
              </w:r>
            </w:ins>
            <w:del w:id="879" w:author="宮島　一樹" w:date="2023-03-21T13:25:00Z">
              <w:r w:rsidR="002803FE" w:rsidRPr="0023227A" w:rsidDel="002C4CF8">
                <w:rPr>
                  <w:rFonts w:asciiTheme="minorEastAsia" w:hAnsiTheme="minorEastAsia" w:cs="Times New Roman" w:hint="eastAsia"/>
                </w:rPr>
                <w:delText>一度検証された属性情報は検証可能であるため、その属性情報を以て、その真正性が担保できる。故にその真正性に係る疑義発生等に再度の属性情報の提示等の必要性がなくなる。</w:delText>
              </w:r>
            </w:del>
          </w:p>
          <w:p w14:paraId="640A8BCB" w14:textId="3E6F909C" w:rsidR="002803FE" w:rsidRPr="0023227A" w:rsidDel="00A37F9F" w:rsidRDefault="002803FE" w:rsidP="005F3CD4">
            <w:pPr>
              <w:tabs>
                <w:tab w:val="left" w:pos="8225"/>
              </w:tabs>
              <w:rPr>
                <w:del w:id="880" w:author="宮島　一樹" w:date="2023-03-21T13:27:00Z"/>
                <w:rFonts w:asciiTheme="minorEastAsia" w:hAnsiTheme="minorEastAsia" w:cs="Times New Roman"/>
              </w:rPr>
            </w:pPr>
          </w:p>
          <w:p w14:paraId="03A1E76E" w14:textId="77777777" w:rsidR="002803FE" w:rsidRPr="0023227A" w:rsidRDefault="002803FE" w:rsidP="005F3CD4">
            <w:pPr>
              <w:tabs>
                <w:tab w:val="left" w:pos="8225"/>
              </w:tabs>
              <w:rPr>
                <w:rFonts w:asciiTheme="minorEastAsia" w:hAnsiTheme="minorEastAsia" w:cs="Times New Roman"/>
              </w:rPr>
            </w:pPr>
          </w:p>
          <w:p w14:paraId="75382406" w14:textId="7F3743CB"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紙ベースで運用されている申請書類がなく</w:t>
            </w:r>
            <w:ins w:id="881" w:author="宮島　一樹" w:date="2023-03-21T13:27:00Z">
              <w:r w:rsidR="002C4CF8">
                <w:rPr>
                  <w:rFonts w:asciiTheme="minorEastAsia" w:hAnsiTheme="minorEastAsia" w:cs="Times New Roman" w:hint="eastAsia"/>
                </w:rPr>
                <w:t>なり、</w:t>
              </w:r>
              <w:r w:rsidR="002C4CF8" w:rsidRPr="002C4CF8">
                <w:rPr>
                  <w:rFonts w:asciiTheme="minorEastAsia" w:hAnsiTheme="minorEastAsia" w:cs="Times New Roman" w:hint="eastAsia"/>
                </w:rPr>
                <w:t>Trusted Webの電子署名モデルによることで郵送等のやり取りの負担や</w:t>
              </w:r>
            </w:ins>
            <w:del w:id="882" w:author="宮島　一樹" w:date="2023-03-21T13:27:00Z">
              <w:r w:rsidRPr="0023227A" w:rsidDel="002C4CF8">
                <w:rPr>
                  <w:rFonts w:asciiTheme="minorEastAsia" w:hAnsiTheme="minorEastAsia" w:cs="Times New Roman" w:hint="eastAsia"/>
                </w:rPr>
                <w:delText>なることで</w:delText>
              </w:r>
            </w:del>
            <w:r w:rsidRPr="0023227A">
              <w:rPr>
                <w:rFonts w:asciiTheme="minorEastAsia" w:hAnsiTheme="minorEastAsia" w:cs="Times New Roman" w:hint="eastAsia"/>
              </w:rPr>
              <w:t>押印等の負担がなくなる。</w:t>
            </w:r>
          </w:p>
          <w:p w14:paraId="05CAFBCF" w14:textId="77777777" w:rsidR="002803FE" w:rsidRPr="0023227A" w:rsidRDefault="002803FE" w:rsidP="005F3CD4">
            <w:pPr>
              <w:tabs>
                <w:tab w:val="left" w:pos="8225"/>
              </w:tabs>
              <w:rPr>
                <w:rFonts w:asciiTheme="minorEastAsia" w:hAnsiTheme="minorEastAsia" w:cs="Times New Roman"/>
              </w:rPr>
            </w:pPr>
          </w:p>
          <w:p w14:paraId="572AF0F7" w14:textId="77777777" w:rsidR="002803FE" w:rsidRPr="0023227A" w:rsidRDefault="002803FE" w:rsidP="005F3CD4">
            <w:pPr>
              <w:tabs>
                <w:tab w:val="left" w:pos="8225"/>
              </w:tabs>
              <w:rPr>
                <w:rFonts w:asciiTheme="minorEastAsia" w:hAnsiTheme="minorEastAsia" w:cs="Times New Roman"/>
              </w:rPr>
            </w:pPr>
          </w:p>
          <w:p w14:paraId="256B197C" w14:textId="170FE7E0"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一度</w:t>
            </w:r>
            <w:ins w:id="883" w:author="岡本　俊一" w:date="2023-03-22T16:31:00Z">
              <w:r w:rsidR="00025415">
                <w:rPr>
                  <w:rFonts w:asciiTheme="minorEastAsia" w:hAnsiTheme="minorEastAsia" w:cs="Times New Roman" w:hint="eastAsia"/>
                </w:rPr>
                <w:t>、情報の真正性</w:t>
              </w:r>
            </w:ins>
            <w:ins w:id="884" w:author="岡本　俊一" w:date="2023-03-22T16:32:00Z">
              <w:r w:rsidR="00025415">
                <w:rPr>
                  <w:rFonts w:asciiTheme="minorEastAsia" w:hAnsiTheme="minorEastAsia" w:cs="Times New Roman" w:hint="eastAsia"/>
                </w:rPr>
                <w:t>の</w:t>
              </w:r>
            </w:ins>
            <w:ins w:id="885" w:author="宮島　一樹" w:date="2023-03-21T13:28:00Z">
              <w:r w:rsidR="00A37F9F">
                <w:rPr>
                  <w:rFonts w:asciiTheme="minorEastAsia" w:hAnsiTheme="minorEastAsia" w:cs="Times New Roman" w:hint="eastAsia"/>
                </w:rPr>
                <w:t>検証</w:t>
              </w:r>
            </w:ins>
            <w:ins w:id="886" w:author="岡本　俊一" w:date="2023-03-22T16:32:00Z">
              <w:r w:rsidR="00025415">
                <w:rPr>
                  <w:rFonts w:asciiTheme="minorEastAsia" w:hAnsiTheme="minorEastAsia" w:cs="Times New Roman" w:hint="eastAsia"/>
                </w:rPr>
                <w:t>と業務運用にて確認</w:t>
              </w:r>
            </w:ins>
            <w:del w:id="887" w:author="宮島　一樹" w:date="2023-03-21T13:28:00Z">
              <w:r w:rsidRPr="0023227A" w:rsidDel="00A37F9F">
                <w:rPr>
                  <w:rFonts w:asciiTheme="minorEastAsia" w:hAnsiTheme="minorEastAsia" w:cs="Times New Roman" w:hint="eastAsia"/>
                </w:rPr>
                <w:delText>確認</w:delText>
              </w:r>
            </w:del>
            <w:r w:rsidRPr="0023227A">
              <w:rPr>
                <w:rFonts w:asciiTheme="minorEastAsia" w:hAnsiTheme="minorEastAsia" w:cs="Times New Roman" w:hint="eastAsia"/>
              </w:rPr>
              <w:t>された属性情報は、必要に応じ検証することで再度相手に提示を求める必要がなくなる。</w:t>
            </w:r>
          </w:p>
        </w:tc>
      </w:tr>
      <w:tr w:rsidR="002803FE" w:rsidRPr="00EF327B" w14:paraId="09C7CA71" w14:textId="77777777" w:rsidTr="005F3CD4">
        <w:trPr>
          <w:trHeight w:val="951"/>
        </w:trPr>
        <w:tc>
          <w:tcPr>
            <w:tcW w:w="1722" w:type="dxa"/>
          </w:tcPr>
          <w:p w14:paraId="3790C31F"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lastRenderedPageBreak/>
              <w:t>＜証明書要求者＞</w:t>
            </w:r>
          </w:p>
          <w:p w14:paraId="479A5FB1"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全国の</w:t>
            </w:r>
            <w:r w:rsidRPr="0023227A">
              <w:rPr>
                <w:rFonts w:asciiTheme="minorEastAsia" w:hAnsiTheme="minorEastAsia" w:cs="Times New Roman"/>
                <w:szCs w:val="18"/>
              </w:rPr>
              <w:t>IT企業等の設備メーカー等</w:t>
            </w:r>
          </w:p>
        </w:tc>
        <w:tc>
          <w:tcPr>
            <w:tcW w:w="2492" w:type="dxa"/>
          </w:tcPr>
          <w:p w14:paraId="0855E491"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証明書の真正性に関わる確認や、根拠に関わる確認などで、代表団体等の工業会からの疑義発生時の照会応対の必要性がなくなること。</w:t>
            </w:r>
          </w:p>
          <w:p w14:paraId="622E4B4A"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紙ベースでの付帯書類の提出に係るやり取りの負担がなくなること。</w:t>
            </w:r>
          </w:p>
          <w:p w14:paraId="250B5410" w14:textId="0EB8A148"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何度も同じ属性情報を再度アナログな形で提示</w:t>
            </w:r>
          </w:p>
        </w:tc>
        <w:tc>
          <w:tcPr>
            <w:tcW w:w="4280" w:type="dxa"/>
          </w:tcPr>
          <w:p w14:paraId="3EA4BF28" w14:textId="49825C17" w:rsidR="002803FE" w:rsidRPr="0023227A" w:rsidRDefault="00A37F9F" w:rsidP="002035AF">
            <w:pPr>
              <w:numPr>
                <w:ilvl w:val="0"/>
                <w:numId w:val="12"/>
              </w:numPr>
              <w:tabs>
                <w:tab w:val="left" w:pos="8225"/>
              </w:tabs>
              <w:ind w:left="165" w:hanging="165"/>
              <w:rPr>
                <w:rFonts w:asciiTheme="minorEastAsia" w:hAnsiTheme="minorEastAsia" w:cs="Times New Roman"/>
              </w:rPr>
            </w:pPr>
            <w:ins w:id="888" w:author="宮島　一樹" w:date="2023-03-21T13:28:00Z">
              <w:r>
                <w:rPr>
                  <w:rFonts w:asciiTheme="minorEastAsia" w:hAnsiTheme="minorEastAsia" w:cs="Times New Roman" w:hint="eastAsia"/>
                </w:rPr>
                <w:t>前述同様</w:t>
              </w:r>
            </w:ins>
            <w:del w:id="889" w:author="宮島　一樹" w:date="2023-03-21T13:28:00Z">
              <w:r w:rsidR="002803FE" w:rsidRPr="0023227A" w:rsidDel="00A37F9F">
                <w:rPr>
                  <w:rFonts w:asciiTheme="minorEastAsia" w:hAnsiTheme="minorEastAsia" w:cs="Times New Roman" w:hint="eastAsia"/>
                </w:rPr>
                <w:delText>一度検証された属性情報は検証可能であるため、その属性情報を以て、その真正性が担保できる。故にその真正性に係る疑義発生等に再度の属性情報の提示等の必要性がなくなる。</w:delText>
              </w:r>
            </w:del>
          </w:p>
          <w:p w14:paraId="51463719" w14:textId="77777777" w:rsidR="002803FE" w:rsidRPr="0023227A" w:rsidRDefault="002803FE" w:rsidP="005F3CD4">
            <w:pPr>
              <w:tabs>
                <w:tab w:val="left" w:pos="8225"/>
              </w:tabs>
              <w:rPr>
                <w:rFonts w:asciiTheme="minorEastAsia" w:hAnsiTheme="minorEastAsia" w:cs="Times New Roman"/>
              </w:rPr>
            </w:pPr>
          </w:p>
          <w:p w14:paraId="0DBCA48F" w14:textId="77777777" w:rsidR="002803FE" w:rsidRPr="0023227A" w:rsidRDefault="002803FE" w:rsidP="005F3CD4">
            <w:pPr>
              <w:tabs>
                <w:tab w:val="left" w:pos="8225"/>
              </w:tabs>
              <w:rPr>
                <w:rFonts w:asciiTheme="minorEastAsia" w:hAnsiTheme="minorEastAsia" w:cs="Times New Roman"/>
              </w:rPr>
            </w:pPr>
          </w:p>
          <w:p w14:paraId="1901B9B3" w14:textId="3E5EC84E"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紙ベースで運用されている申請書類がなく</w:t>
            </w:r>
            <w:ins w:id="890" w:author="宮島　一樹" w:date="2023-03-21T13:29:00Z">
              <w:r w:rsidR="00A37F9F" w:rsidRPr="00A37F9F">
                <w:rPr>
                  <w:rFonts w:asciiTheme="minorEastAsia" w:hAnsiTheme="minorEastAsia" w:cs="Times New Roman" w:hint="eastAsia"/>
                </w:rPr>
                <w:t>なり、Trusted Webの電子署名モデルによることでる事で、郵送等やり取りや</w:t>
              </w:r>
            </w:ins>
            <w:del w:id="891" w:author="宮島　一樹" w:date="2023-03-21T13:29:00Z">
              <w:r w:rsidRPr="0023227A" w:rsidDel="00A37F9F">
                <w:rPr>
                  <w:rFonts w:asciiTheme="minorEastAsia" w:hAnsiTheme="minorEastAsia" w:cs="Times New Roman" w:hint="eastAsia"/>
                </w:rPr>
                <w:delText>なる事</w:delText>
              </w:r>
            </w:del>
            <w:del w:id="892" w:author="宮島　一樹" w:date="2023-03-21T13:30:00Z">
              <w:r w:rsidRPr="0023227A" w:rsidDel="00A37F9F">
                <w:rPr>
                  <w:rFonts w:asciiTheme="minorEastAsia" w:hAnsiTheme="minorEastAsia" w:cs="Times New Roman" w:hint="eastAsia"/>
                </w:rPr>
                <w:delText>で</w:delText>
              </w:r>
            </w:del>
            <w:r w:rsidRPr="0023227A">
              <w:rPr>
                <w:rFonts w:asciiTheme="minorEastAsia" w:hAnsiTheme="minorEastAsia" w:cs="Times New Roman" w:hint="eastAsia"/>
              </w:rPr>
              <w:t>押印等の負担がなくなる。</w:t>
            </w:r>
          </w:p>
          <w:p w14:paraId="723DC0E5" w14:textId="77777777" w:rsidR="002803FE" w:rsidRPr="0023227A" w:rsidRDefault="002803FE" w:rsidP="005F3CD4">
            <w:pPr>
              <w:tabs>
                <w:tab w:val="left" w:pos="8225"/>
              </w:tabs>
              <w:rPr>
                <w:rFonts w:asciiTheme="minorEastAsia" w:hAnsiTheme="minorEastAsia" w:cs="Times New Roman"/>
              </w:rPr>
            </w:pPr>
          </w:p>
          <w:p w14:paraId="461E0C39" w14:textId="4F33243D"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一度</w:t>
            </w:r>
            <w:ins w:id="893" w:author="岡本　俊一" w:date="2023-03-22T16:32:00Z">
              <w:r w:rsidR="00025415">
                <w:rPr>
                  <w:rFonts w:asciiTheme="minorEastAsia" w:hAnsiTheme="minorEastAsia" w:cs="Times New Roman" w:hint="eastAsia"/>
                </w:rPr>
                <w:t>、情報の真正性の</w:t>
              </w:r>
            </w:ins>
            <w:ins w:id="894" w:author="宮島　一樹" w:date="2023-03-21T13:29:00Z">
              <w:r w:rsidR="00A37F9F">
                <w:rPr>
                  <w:rFonts w:asciiTheme="minorEastAsia" w:hAnsiTheme="minorEastAsia" w:cs="Times New Roman" w:hint="eastAsia"/>
                </w:rPr>
                <w:t>検証と</w:t>
              </w:r>
            </w:ins>
            <w:ins w:id="895" w:author="岡本　俊一" w:date="2023-03-22T16:32:00Z">
              <w:r w:rsidR="00025415">
                <w:rPr>
                  <w:rFonts w:asciiTheme="minorEastAsia" w:hAnsiTheme="minorEastAsia" w:cs="Times New Roman" w:hint="eastAsia"/>
                </w:rPr>
                <w:t>業務運用にて</w:t>
              </w:r>
            </w:ins>
            <w:r w:rsidRPr="0023227A">
              <w:rPr>
                <w:rFonts w:asciiTheme="minorEastAsia" w:hAnsiTheme="minorEastAsia" w:cs="Times New Roman" w:hint="eastAsia"/>
              </w:rPr>
              <w:t>確認された属性情報は、必要に応じ検証することで再度相手に提示を求める必要がなくなる。</w:t>
            </w:r>
          </w:p>
        </w:tc>
      </w:tr>
      <w:tr w:rsidR="002803FE" w:rsidRPr="00EF327B" w14:paraId="7128DE6A" w14:textId="77777777" w:rsidTr="005F3CD4">
        <w:trPr>
          <w:trHeight w:val="951"/>
        </w:trPr>
        <w:tc>
          <w:tcPr>
            <w:tcW w:w="1722" w:type="dxa"/>
          </w:tcPr>
          <w:p w14:paraId="50ADFB76"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＜証明書提供者＞</w:t>
            </w:r>
          </w:p>
          <w:p w14:paraId="3D94B05D"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代表団体等の工業会等（証明団体として指定団体）</w:t>
            </w:r>
          </w:p>
        </w:tc>
        <w:tc>
          <w:tcPr>
            <w:tcW w:w="2492" w:type="dxa"/>
          </w:tcPr>
          <w:p w14:paraId="0C3EB91A"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交付した証明書がどこにあるのかトレースできないのが実態（申請者である</w:t>
            </w:r>
            <w:r w:rsidRPr="0023227A">
              <w:rPr>
                <w:rFonts w:asciiTheme="minorEastAsia" w:hAnsiTheme="minorEastAsia" w:cs="Times New Roman"/>
              </w:rPr>
              <w:t>IT企業の手元にあるのか、それとも納税者に渡っているのか）。</w:t>
            </w:r>
          </w:p>
          <w:p w14:paraId="5D4FE1B3"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申請内容の真正性に係る確認コストの低減。</w:t>
            </w:r>
          </w:p>
          <w:p w14:paraId="5C928643"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lastRenderedPageBreak/>
              <w:t>書面での参考資料と交付した工業会証明書の保管コストの低減。</w:t>
            </w:r>
          </w:p>
        </w:tc>
        <w:tc>
          <w:tcPr>
            <w:tcW w:w="4280" w:type="dxa"/>
          </w:tcPr>
          <w:p w14:paraId="7C35AA4D" w14:textId="10754D34"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lastRenderedPageBreak/>
              <w:t>発行した</w:t>
            </w:r>
            <w:r w:rsidRPr="0023227A">
              <w:rPr>
                <w:rFonts w:asciiTheme="minorEastAsia" w:hAnsiTheme="minorEastAsia" w:cs="Times New Roman"/>
              </w:rPr>
              <w:t>VC</w:t>
            </w:r>
            <w:r w:rsidRPr="0023227A">
              <w:rPr>
                <w:rFonts w:asciiTheme="minorEastAsia" w:hAnsiTheme="minorEastAsia" w:cs="Times New Roman" w:hint="eastAsia"/>
              </w:rPr>
              <w:t>が想定した中小事業者らに</w:t>
            </w:r>
            <w:ins w:id="896" w:author="宮島　一樹" w:date="2023-03-21T13:30:00Z">
              <w:r w:rsidR="00A37F9F" w:rsidRPr="00A37F9F">
                <w:rPr>
                  <w:rFonts w:asciiTheme="minorEastAsia" w:hAnsiTheme="minorEastAsia" w:cs="Times New Roman" w:hint="eastAsia"/>
                </w:rPr>
                <w:t>に渡した事がトレースができる。</w:t>
              </w:r>
            </w:ins>
            <w:del w:id="897" w:author="宮島　一樹" w:date="2023-03-21T13:30:00Z">
              <w:r w:rsidRPr="0023227A" w:rsidDel="00A37F9F">
                <w:rPr>
                  <w:rFonts w:asciiTheme="minorEastAsia" w:hAnsiTheme="minorEastAsia" w:cs="Times New Roman" w:hint="eastAsia"/>
                </w:rPr>
                <w:delText>確実に渡っていることが管理できる。</w:delText>
              </w:r>
            </w:del>
          </w:p>
          <w:p w14:paraId="31D356BE" w14:textId="77777777" w:rsidR="002803FE" w:rsidRPr="0023227A" w:rsidRDefault="002803FE" w:rsidP="005F3CD4">
            <w:pPr>
              <w:tabs>
                <w:tab w:val="left" w:pos="8225"/>
              </w:tabs>
              <w:rPr>
                <w:rFonts w:asciiTheme="minorEastAsia" w:hAnsiTheme="minorEastAsia" w:cs="Times New Roman"/>
              </w:rPr>
            </w:pPr>
          </w:p>
          <w:p w14:paraId="13B379CA" w14:textId="77777777" w:rsidR="002803FE" w:rsidRPr="0023227A" w:rsidRDefault="002803FE" w:rsidP="005F3CD4">
            <w:pPr>
              <w:tabs>
                <w:tab w:val="left" w:pos="8225"/>
              </w:tabs>
              <w:rPr>
                <w:rFonts w:asciiTheme="minorEastAsia" w:hAnsiTheme="minorEastAsia" w:cs="Times New Roman"/>
              </w:rPr>
            </w:pPr>
          </w:p>
          <w:p w14:paraId="6753E7CA" w14:textId="77777777" w:rsidR="002803FE" w:rsidRPr="0023227A" w:rsidRDefault="002803FE" w:rsidP="005F3CD4">
            <w:pPr>
              <w:tabs>
                <w:tab w:val="left" w:pos="8225"/>
              </w:tabs>
              <w:rPr>
                <w:rFonts w:asciiTheme="minorEastAsia" w:hAnsiTheme="minorEastAsia" w:cs="Times New Roman"/>
              </w:rPr>
            </w:pPr>
          </w:p>
          <w:p w14:paraId="18F00D12" w14:textId="77777777" w:rsidR="002803FE" w:rsidRPr="0023227A" w:rsidRDefault="002803FE" w:rsidP="005F3CD4">
            <w:pPr>
              <w:tabs>
                <w:tab w:val="left" w:pos="8225"/>
              </w:tabs>
              <w:rPr>
                <w:rFonts w:asciiTheme="minorEastAsia" w:hAnsiTheme="minorEastAsia" w:cs="Times New Roman"/>
              </w:rPr>
            </w:pPr>
          </w:p>
          <w:p w14:paraId="4C323977"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申請書類と中小事業者等の属性情報の突合・検証コストの低減。</w:t>
            </w:r>
          </w:p>
          <w:p w14:paraId="3DD36079"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lastRenderedPageBreak/>
              <w:t>紙ベースでの工業会証明書が</w:t>
            </w:r>
            <w:r w:rsidRPr="0023227A">
              <w:rPr>
                <w:rFonts w:asciiTheme="minorEastAsia" w:hAnsiTheme="minorEastAsia" w:cs="Times New Roman"/>
              </w:rPr>
              <w:t>VC</w:t>
            </w:r>
            <w:r w:rsidRPr="0023227A">
              <w:rPr>
                <w:rFonts w:asciiTheme="minorEastAsia" w:hAnsiTheme="minorEastAsia" w:cs="Times New Roman" w:hint="eastAsia"/>
              </w:rPr>
              <w:t>となることで、物理的な管理コスト・押印等に係るコストが低減する。</w:t>
            </w:r>
          </w:p>
        </w:tc>
      </w:tr>
      <w:tr w:rsidR="002803FE" w:rsidRPr="00EF327B" w14:paraId="7FE54ACC" w14:textId="77777777" w:rsidTr="005F3CD4">
        <w:trPr>
          <w:trHeight w:val="951"/>
        </w:trPr>
        <w:tc>
          <w:tcPr>
            <w:tcW w:w="1722" w:type="dxa"/>
          </w:tcPr>
          <w:p w14:paraId="47E98E41"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lastRenderedPageBreak/>
              <w:t>＜証明書検証者　兼　証明書提供者＞</w:t>
            </w:r>
          </w:p>
          <w:p w14:paraId="6603364B" w14:textId="39633C5B" w:rsidR="002803FE" w:rsidRPr="0023227A" w:rsidRDefault="00290EC7" w:rsidP="005F3CD4">
            <w:pPr>
              <w:tabs>
                <w:tab w:val="left" w:pos="8225"/>
              </w:tabs>
              <w:rPr>
                <w:rFonts w:asciiTheme="minorEastAsia" w:hAnsiTheme="minorEastAsia" w:cs="Times New Roman"/>
                <w:szCs w:val="18"/>
              </w:rPr>
            </w:pPr>
            <w:ins w:id="898" w:author="宮島　一樹" w:date="2023-03-21T13:31:00Z">
              <w:r>
                <w:rPr>
                  <w:rFonts w:asciiTheme="minorEastAsia" w:hAnsiTheme="minorEastAsia" w:cs="Times New Roman" w:hint="eastAsia"/>
                  <w:sz w:val="20"/>
                  <w:szCs w:val="20"/>
                </w:rPr>
                <w:t>（当該中小事業者の）</w:t>
              </w:r>
            </w:ins>
            <w:r w:rsidR="00A55211">
              <w:rPr>
                <w:rFonts w:asciiTheme="minorEastAsia" w:hAnsiTheme="minorEastAsia" w:cs="Times New Roman" w:hint="eastAsia"/>
                <w:szCs w:val="18"/>
              </w:rPr>
              <w:t>所管</w:t>
            </w:r>
            <w:ins w:id="899" w:author="宮島　一樹" w:date="2023-03-21T13:31:00Z">
              <w:r>
                <w:rPr>
                  <w:rFonts w:asciiTheme="minorEastAsia" w:hAnsiTheme="minorEastAsia" w:cs="Times New Roman" w:hint="eastAsia"/>
                  <w:szCs w:val="18"/>
                </w:rPr>
                <w:t>省庁</w:t>
              </w:r>
            </w:ins>
            <w:del w:id="900" w:author="宮島　一樹" w:date="2023-03-21T13:31:00Z">
              <w:r w:rsidR="00A55211" w:rsidDel="00290EC7">
                <w:rPr>
                  <w:rFonts w:asciiTheme="minorEastAsia" w:hAnsiTheme="minorEastAsia" w:cs="Times New Roman" w:hint="eastAsia"/>
                  <w:szCs w:val="18"/>
                </w:rPr>
                <w:delText>完了（</w:delText>
              </w:r>
              <w:r w:rsidR="002803FE" w:rsidRPr="0023227A" w:rsidDel="00290EC7">
                <w:rPr>
                  <w:rFonts w:asciiTheme="minorEastAsia" w:hAnsiTheme="minorEastAsia" w:cs="Times New Roman" w:hint="eastAsia"/>
                  <w:szCs w:val="18"/>
                </w:rPr>
                <w:delText>中小企業庁）</w:delText>
              </w:r>
            </w:del>
          </w:p>
          <w:p w14:paraId="2446BD8E" w14:textId="77777777" w:rsidR="002803FE" w:rsidRPr="00A55211" w:rsidRDefault="002803FE" w:rsidP="005F3CD4">
            <w:pPr>
              <w:jc w:val="center"/>
              <w:rPr>
                <w:rFonts w:asciiTheme="minorEastAsia" w:hAnsiTheme="minorEastAsia" w:cs="Times New Roman"/>
                <w:szCs w:val="18"/>
              </w:rPr>
            </w:pPr>
          </w:p>
        </w:tc>
        <w:tc>
          <w:tcPr>
            <w:tcW w:w="2492" w:type="dxa"/>
          </w:tcPr>
          <w:p w14:paraId="48E2B00D" w14:textId="39F27CEB" w:rsidR="002803FE" w:rsidRPr="0023227A" w:rsidRDefault="002803FE" w:rsidP="002035AF">
            <w:pPr>
              <w:numPr>
                <w:ilvl w:val="0"/>
                <w:numId w:val="13"/>
              </w:numPr>
              <w:tabs>
                <w:tab w:val="left" w:pos="8225"/>
              </w:tabs>
              <w:ind w:left="170" w:hanging="170"/>
              <w:rPr>
                <w:rFonts w:asciiTheme="minorEastAsia" w:hAnsiTheme="minorEastAsia" w:cs="Times New Roman"/>
              </w:rPr>
            </w:pPr>
            <w:r w:rsidRPr="0023227A">
              <w:rPr>
                <w:rFonts w:asciiTheme="minorEastAsia" w:hAnsiTheme="minorEastAsia" w:cs="Times New Roman" w:hint="eastAsia"/>
              </w:rPr>
              <w:t>現状では各工業会から月次で設備種目別の交付枚数の報告を受けるに留まり、設備投資に係るデータを把握できていな</w:t>
            </w:r>
            <w:r w:rsidR="00A960D6">
              <w:rPr>
                <w:rFonts w:asciiTheme="minorEastAsia" w:hAnsiTheme="minorEastAsia" w:cs="Times New Roman" w:hint="eastAsia"/>
              </w:rPr>
              <w:t>い</w:t>
            </w:r>
            <w:r w:rsidRPr="0023227A">
              <w:rPr>
                <w:rFonts w:asciiTheme="minorEastAsia" w:hAnsiTheme="minorEastAsia" w:cs="Times New Roman" w:hint="eastAsia"/>
              </w:rPr>
              <w:t>。</w:t>
            </w:r>
          </w:p>
        </w:tc>
        <w:tc>
          <w:tcPr>
            <w:tcW w:w="4280" w:type="dxa"/>
          </w:tcPr>
          <w:p w14:paraId="5BA9105B" w14:textId="73E28821"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設備投資に係るデータを</w:t>
            </w:r>
            <w:r w:rsidRPr="0023227A">
              <w:rPr>
                <w:rFonts w:asciiTheme="minorEastAsia" w:hAnsiTheme="minorEastAsia" w:cs="Times New Roman"/>
              </w:rPr>
              <w:t>VCとしてデジタル化することで真正性確認に加えてデータ自体の管理を行うことが可能となる。</w:t>
            </w:r>
          </w:p>
        </w:tc>
      </w:tr>
      <w:tr w:rsidR="002803FE" w:rsidRPr="00EF327B" w14:paraId="4A2D151F" w14:textId="77777777" w:rsidTr="005F3CD4">
        <w:trPr>
          <w:trHeight w:val="951"/>
        </w:trPr>
        <w:tc>
          <w:tcPr>
            <w:tcW w:w="1722" w:type="dxa"/>
          </w:tcPr>
          <w:p w14:paraId="1A7368DA"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＜証明書検証者＞</w:t>
            </w:r>
          </w:p>
          <w:p w14:paraId="588A26AB"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所轄の税務署</w:t>
            </w:r>
          </w:p>
        </w:tc>
        <w:tc>
          <w:tcPr>
            <w:tcW w:w="2492" w:type="dxa"/>
          </w:tcPr>
          <w:p w14:paraId="46FA6628"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確定申告の内容の真正性に係る確認コストの低減。</w:t>
            </w:r>
          </w:p>
          <w:p w14:paraId="0F2DE5ED"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書面による別表あるいは別表明細の書面による付帯書類の管理コストの低減。</w:t>
            </w:r>
          </w:p>
        </w:tc>
        <w:tc>
          <w:tcPr>
            <w:tcW w:w="4280" w:type="dxa"/>
          </w:tcPr>
          <w:p w14:paraId="6EDA5CF5"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申請内容に疑義が生じたケースでも、申請内容や中小企業者の属性等は検証可能であるため、検証コストの低減を図ることができる。</w:t>
            </w:r>
          </w:p>
        </w:tc>
      </w:tr>
      <w:bookmarkEnd w:id="870"/>
    </w:tbl>
    <w:p w14:paraId="0CC3EED6" w14:textId="5AC6F5C9" w:rsidR="00EA55C3" w:rsidRDefault="00EA55C3" w:rsidP="00C1252F">
      <w:pPr>
        <w:rPr>
          <w:rFonts w:asciiTheme="majorHAnsi" w:eastAsiaTheme="majorHAnsi" w:hAnsiTheme="majorHAnsi"/>
          <w:color w:val="000000" w:themeColor="text1"/>
        </w:rPr>
      </w:pPr>
    </w:p>
    <w:p w14:paraId="52E0844B" w14:textId="65CA9F15" w:rsidR="0046730A" w:rsidRPr="0046730A" w:rsidRDefault="0046730A" w:rsidP="0046730A">
      <w:pPr>
        <w:rPr>
          <w:rFonts w:asciiTheme="majorHAnsi" w:eastAsiaTheme="majorHAnsi" w:hAnsiTheme="majorHAnsi"/>
          <w:color w:val="000000" w:themeColor="text1"/>
        </w:rPr>
      </w:pPr>
      <w:r w:rsidRPr="0046730A">
        <w:rPr>
          <w:rFonts w:asciiTheme="majorHAnsi" w:eastAsiaTheme="majorHAnsi" w:hAnsiTheme="majorHAnsi" w:hint="eastAsia"/>
          <w:color w:val="000000" w:themeColor="text1"/>
        </w:rPr>
        <w:t xml:space="preserve">　なお、詳細については、「別紙</w:t>
      </w:r>
      <w:r>
        <w:rPr>
          <w:rFonts w:asciiTheme="majorHAnsi" w:eastAsiaTheme="majorHAnsi" w:hAnsiTheme="majorHAnsi" w:hint="eastAsia"/>
          <w:color w:val="000000" w:themeColor="text1"/>
        </w:rPr>
        <w:t>3</w:t>
      </w:r>
      <w:r w:rsidRPr="0046730A">
        <w:rPr>
          <w:rFonts w:asciiTheme="majorHAnsi" w:eastAsiaTheme="majorHAnsi" w:hAnsiTheme="majorHAnsi" w:hint="eastAsia"/>
          <w:color w:val="000000" w:themeColor="text1"/>
        </w:rPr>
        <w:t xml:space="preserve"> </w:t>
      </w:r>
      <w:del w:id="901" w:author="鈴木 茂哉" w:date="2023-03-14T22:55:00Z">
        <w:r w:rsidR="00372219" w:rsidDel="00E7519D">
          <w:rPr>
            <w:rFonts w:asciiTheme="majorHAnsi" w:eastAsiaTheme="majorHAnsi" w:hAnsiTheme="majorHAnsi"/>
            <w:color w:val="000000" w:themeColor="text1"/>
          </w:rPr>
          <w:delText>TrustedWeb</w:delText>
        </w:r>
      </w:del>
      <w:ins w:id="902" w:author="鈴木 茂哉" w:date="2023-03-14T22:55:00Z">
        <w:r w:rsidR="00E7519D">
          <w:rPr>
            <w:rFonts w:asciiTheme="majorHAnsi" w:eastAsiaTheme="majorHAnsi" w:hAnsiTheme="majorHAnsi"/>
            <w:color w:val="000000" w:themeColor="text1"/>
          </w:rPr>
          <w:t>Trusted Web</w:t>
        </w:r>
      </w:ins>
      <w:r w:rsidR="00372219">
        <w:rPr>
          <w:rFonts w:asciiTheme="majorHAnsi" w:eastAsiaTheme="majorHAnsi" w:hAnsiTheme="majorHAnsi" w:hint="eastAsia"/>
          <w:color w:val="000000" w:themeColor="text1"/>
        </w:rPr>
        <w:t>実証結果シート</w:t>
      </w:r>
      <w:r w:rsidRPr="0046730A">
        <w:rPr>
          <w:rFonts w:asciiTheme="majorHAnsi" w:eastAsiaTheme="majorHAnsi" w:hAnsiTheme="majorHAnsi" w:hint="eastAsia"/>
          <w:color w:val="000000" w:themeColor="text1"/>
        </w:rPr>
        <w:t>」を参照のこと。</w:t>
      </w:r>
    </w:p>
    <w:p w14:paraId="64E38AA5" w14:textId="77777777" w:rsidR="00611ACF" w:rsidRPr="008D1C85" w:rsidRDefault="00611ACF" w:rsidP="00C1252F">
      <w:pPr>
        <w:rPr>
          <w:rFonts w:asciiTheme="majorHAnsi" w:eastAsiaTheme="majorHAnsi" w:hAnsiTheme="majorHAnsi"/>
          <w:color w:val="000000" w:themeColor="text1"/>
        </w:rPr>
      </w:pPr>
    </w:p>
    <w:p w14:paraId="272F0FFF" w14:textId="0A1336A1" w:rsidR="007D566A" w:rsidRPr="00A06E26" w:rsidRDefault="00F147B6"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903" w:name="_Toc128560544"/>
      <w:r w:rsidR="001C5340" w:rsidRPr="00A06E26">
        <w:rPr>
          <w:rFonts w:hint="eastAsia"/>
        </w:rPr>
        <w:t>ビジネスモデルに関する</w:t>
      </w:r>
      <w:r w:rsidR="004417B9" w:rsidRPr="00A06E26">
        <w:rPr>
          <w:rFonts w:hint="eastAsia"/>
        </w:rPr>
        <w:t>実証内容・得られた成果</w:t>
      </w:r>
      <w:bookmarkEnd w:id="903"/>
    </w:p>
    <w:p w14:paraId="299F22EB" w14:textId="3E1B8C3F"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現状の紙ベースの業務フロー・データフローをそのままデジタルに置き換える検討方向性も有意義であるが、更に、現状の潜在課題を解決する事も念頭においた業務フロー・データフローを検討する事も可能となる。また、ＶＣ利活用したデジタル化により、業務観点のトラスト担保のスキーム変化、トレーサビリティ観点の向上も期待できる。</w:t>
      </w:r>
    </w:p>
    <w:p w14:paraId="590B4B84" w14:textId="77777777" w:rsidR="000117F9" w:rsidRPr="000117F9" w:rsidRDefault="000117F9" w:rsidP="000117F9">
      <w:pPr>
        <w:rPr>
          <w:rFonts w:asciiTheme="majorHAnsi" w:eastAsiaTheme="majorHAnsi" w:hAnsiTheme="majorHAnsi"/>
        </w:rPr>
      </w:pPr>
    </w:p>
    <w:p w14:paraId="215CDEFF" w14:textId="77777777" w:rsidR="000117F9" w:rsidRPr="000117F9" w:rsidRDefault="000117F9" w:rsidP="000117F9">
      <w:pPr>
        <w:rPr>
          <w:rFonts w:asciiTheme="majorHAnsi" w:eastAsiaTheme="majorHAnsi" w:hAnsiTheme="majorHAnsi"/>
        </w:rPr>
      </w:pPr>
      <w:r w:rsidRPr="000117F9">
        <w:rPr>
          <w:rFonts w:asciiTheme="majorHAnsi" w:eastAsiaTheme="majorHAnsi" w:hAnsiTheme="majorHAnsi" w:hint="eastAsia"/>
        </w:rPr>
        <w:t>＜AS IS＞</w:t>
      </w:r>
    </w:p>
    <w:p w14:paraId="02E3A087" w14:textId="77777777"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設備メーカー等：申請者　兼　認定対象のソフトウェアが正しく納入され稼働している事の証明。</w:t>
      </w:r>
    </w:p>
    <w:p w14:paraId="7191FDE2" w14:textId="77777777" w:rsidR="000117F9" w:rsidRPr="000117F9" w:rsidRDefault="000117F9" w:rsidP="000117F9">
      <w:pPr>
        <w:rPr>
          <w:rFonts w:asciiTheme="majorHAnsi" w:eastAsiaTheme="majorHAnsi" w:hAnsiTheme="majorHAnsi"/>
        </w:rPr>
      </w:pPr>
      <w:r w:rsidRPr="000117F9">
        <w:rPr>
          <w:rFonts w:asciiTheme="majorHAnsi" w:eastAsiaTheme="majorHAnsi" w:hAnsiTheme="majorHAnsi" w:hint="eastAsia"/>
        </w:rPr>
        <w:t xml:space="preserve">　　　　　　　　　　　利用者の把握・証明書の受け渡し役割。</w:t>
      </w:r>
    </w:p>
    <w:p w14:paraId="08C5B2B4" w14:textId="77777777"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中小事業者：利用者</w:t>
      </w:r>
    </w:p>
    <w:p w14:paraId="236567A7" w14:textId="77777777" w:rsidR="000117F9" w:rsidRPr="000117F9" w:rsidRDefault="000117F9" w:rsidP="000117F9">
      <w:pPr>
        <w:rPr>
          <w:rFonts w:asciiTheme="majorHAnsi" w:eastAsiaTheme="majorHAnsi" w:hAnsiTheme="majorHAnsi"/>
        </w:rPr>
      </w:pPr>
    </w:p>
    <w:p w14:paraId="0446375B" w14:textId="77777777" w:rsidR="000117F9" w:rsidRPr="000117F9" w:rsidRDefault="000117F9" w:rsidP="000117F9">
      <w:pPr>
        <w:ind w:firstLineChars="100" w:firstLine="210"/>
        <w:rPr>
          <w:rFonts w:asciiTheme="majorHAnsi" w:eastAsiaTheme="majorHAnsi" w:hAnsiTheme="majorHAnsi"/>
        </w:rPr>
      </w:pPr>
      <w:r w:rsidRPr="000117F9">
        <w:rPr>
          <w:rFonts w:asciiTheme="majorHAnsi" w:eastAsiaTheme="majorHAnsi" w:hAnsiTheme="majorHAnsi" w:hint="eastAsia"/>
        </w:rPr>
        <w:t>設備メーカー等が申請、証明書を授受した後、利用者である中小事業者に渡すスキームになっている為、利用者である中小事業者を工業会が把握できず、業務観点でのトラスト担保の一定範囲が、設備メーカー等に対する「信頼感」及び「業務運用・役割」によって支えられている。</w:t>
      </w:r>
    </w:p>
    <w:p w14:paraId="14C64EB1" w14:textId="77777777" w:rsidR="000117F9" w:rsidRPr="000117F9" w:rsidRDefault="000117F9" w:rsidP="000117F9">
      <w:pPr>
        <w:ind w:firstLineChars="100" w:firstLine="210"/>
        <w:rPr>
          <w:rFonts w:asciiTheme="majorHAnsi" w:eastAsiaTheme="majorHAnsi" w:hAnsiTheme="majorHAnsi"/>
        </w:rPr>
      </w:pPr>
      <w:r w:rsidRPr="000117F9">
        <w:rPr>
          <w:rFonts w:asciiTheme="majorHAnsi" w:eastAsiaTheme="majorHAnsi" w:hAnsiTheme="majorHAnsi" w:hint="eastAsia"/>
        </w:rPr>
        <w:lastRenderedPageBreak/>
        <w:t>その為、問題発生時、例えば証明書取り消し業務運用や影響調査も、設備メーカー等の業務運用に依存する比率も高くなり潜在課題が存在する。</w:t>
      </w:r>
    </w:p>
    <w:p w14:paraId="16C58B5C" w14:textId="77777777" w:rsidR="000117F9" w:rsidRPr="000117F9" w:rsidRDefault="000117F9" w:rsidP="000117F9">
      <w:pPr>
        <w:rPr>
          <w:rFonts w:asciiTheme="majorHAnsi" w:eastAsiaTheme="majorHAnsi" w:hAnsiTheme="majorHAnsi"/>
        </w:rPr>
      </w:pPr>
    </w:p>
    <w:p w14:paraId="337FFE99" w14:textId="77777777" w:rsidR="000117F9" w:rsidRPr="000117F9" w:rsidRDefault="000117F9" w:rsidP="000117F9">
      <w:pPr>
        <w:rPr>
          <w:rFonts w:asciiTheme="majorHAnsi" w:eastAsiaTheme="majorHAnsi" w:hAnsiTheme="majorHAnsi"/>
        </w:rPr>
      </w:pPr>
      <w:r w:rsidRPr="000117F9">
        <w:rPr>
          <w:rFonts w:asciiTheme="majorHAnsi" w:eastAsiaTheme="majorHAnsi" w:hAnsiTheme="majorHAnsi" w:hint="eastAsia"/>
        </w:rPr>
        <w:t>＜TO BE＞</w:t>
      </w:r>
    </w:p>
    <w:p w14:paraId="5056F392" w14:textId="77777777"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設備メーカー等：認定対象のソフトウェアが正しく納入され稼働している事の証明</w:t>
      </w:r>
    </w:p>
    <w:p w14:paraId="32CB0686" w14:textId="77777777"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中小事業者：申請者、利用者</w:t>
      </w:r>
    </w:p>
    <w:p w14:paraId="31C61E65" w14:textId="77777777" w:rsidR="000117F9" w:rsidRPr="000117F9" w:rsidRDefault="000117F9" w:rsidP="000117F9">
      <w:pPr>
        <w:rPr>
          <w:rFonts w:asciiTheme="majorHAnsi" w:eastAsiaTheme="majorHAnsi" w:hAnsiTheme="majorHAnsi"/>
        </w:rPr>
      </w:pPr>
    </w:p>
    <w:p w14:paraId="142E433C" w14:textId="1888C8C2" w:rsidR="001D6EC9" w:rsidRPr="000117F9" w:rsidRDefault="000117F9" w:rsidP="000117F9">
      <w:pPr>
        <w:ind w:firstLineChars="100" w:firstLine="210"/>
        <w:rPr>
          <w:rFonts w:asciiTheme="majorHAnsi" w:eastAsiaTheme="majorHAnsi" w:hAnsiTheme="majorHAnsi"/>
        </w:rPr>
      </w:pPr>
      <w:r w:rsidRPr="000117F9">
        <w:rPr>
          <w:rFonts w:asciiTheme="majorHAnsi" w:eastAsiaTheme="majorHAnsi" w:hAnsiTheme="majorHAnsi" w:hint="eastAsia"/>
        </w:rPr>
        <w:t>ＶＣ利活用したデジタル化により、中小事業者、設備メーカー等、工業会等の役割をデジタル化において見直しを検討する事も可能になり、潜在課題の解決にも寄与する。</w:t>
      </w:r>
    </w:p>
    <w:p w14:paraId="6D0D703C" w14:textId="77777777" w:rsidR="001D6EC9" w:rsidRPr="00A06E26" w:rsidRDefault="001D6EC9" w:rsidP="00C1252F">
      <w:pPr>
        <w:rPr>
          <w:rFonts w:asciiTheme="majorHAnsi" w:eastAsiaTheme="majorHAnsi" w:hAnsiTheme="majorHAnsi"/>
          <w:color w:val="4472C4" w:themeColor="accent5"/>
        </w:rPr>
      </w:pPr>
    </w:p>
    <w:p w14:paraId="36D268CD" w14:textId="011B8372" w:rsidR="006C2D3D" w:rsidRPr="00A06E26" w:rsidRDefault="001C5340" w:rsidP="002035AF">
      <w:pPr>
        <w:pStyle w:val="2"/>
      </w:pPr>
      <w:bookmarkStart w:id="904" w:name="_Toc128560545"/>
      <w:r w:rsidRPr="00A06E26">
        <w:rPr>
          <w:rFonts w:hint="eastAsia"/>
        </w:rPr>
        <w:t>本実証で開発した</w:t>
      </w:r>
      <w:r w:rsidR="006C2D3D" w:rsidRPr="00A06E26">
        <w:rPr>
          <w:rFonts w:hint="eastAsia"/>
        </w:rPr>
        <w:t>システムの第三者による再現可能性（A類型のみ）</w:t>
      </w:r>
      <w:bookmarkEnd w:id="904"/>
    </w:p>
    <w:p w14:paraId="19E1E210" w14:textId="094EC79A" w:rsidR="00C20404" w:rsidRPr="00E33D96" w:rsidRDefault="00C20404" w:rsidP="002035AF">
      <w:pPr>
        <w:pStyle w:val="a4"/>
        <w:numPr>
          <w:ilvl w:val="0"/>
          <w:numId w:val="1"/>
        </w:numPr>
        <w:ind w:leftChars="0"/>
        <w:rPr>
          <w:rFonts w:ascii="Meiryo UI" w:eastAsia="Meiryo UI" w:hAnsi="Meiryo UI"/>
        </w:rPr>
      </w:pPr>
      <w:r w:rsidRPr="00E33D96">
        <w:rPr>
          <w:rFonts w:ascii="Meiryo UI" w:eastAsia="Meiryo UI" w:hAnsi="Meiryo UI" w:hint="eastAsia"/>
        </w:rPr>
        <w:t>本実証事業で企画・開発するプロトタイプシステムは全てオープンソースで構築し、そのソースコードを</w:t>
      </w:r>
      <w:del w:id="905" w:author="鈴木 茂哉" w:date="2023-03-14T22:55:00Z">
        <w:r w:rsidRPr="00E33D96" w:rsidDel="00E7519D">
          <w:rPr>
            <w:rFonts w:ascii="Meiryo UI" w:eastAsia="Meiryo UI" w:hAnsi="Meiryo UI" w:hint="eastAsia"/>
          </w:rPr>
          <w:delText>Github</w:delText>
        </w:r>
      </w:del>
      <w:ins w:id="906" w:author="鈴木 茂哉" w:date="2023-03-14T22:55:00Z">
        <w:r w:rsidR="00E7519D" w:rsidRPr="00E33D96">
          <w:rPr>
            <w:rFonts w:ascii="Meiryo UI" w:eastAsia="Meiryo UI" w:hAnsi="Meiryo UI" w:hint="eastAsia"/>
          </w:rPr>
          <w:t>Git</w:t>
        </w:r>
        <w:r w:rsidR="00E7519D">
          <w:rPr>
            <w:rFonts w:ascii="Meiryo UI" w:eastAsia="Meiryo UI" w:hAnsi="Meiryo UI"/>
          </w:rPr>
          <w:t>H</w:t>
        </w:r>
        <w:r w:rsidR="00E7519D" w:rsidRPr="00E33D96">
          <w:rPr>
            <w:rFonts w:ascii="Meiryo UI" w:eastAsia="Meiryo UI" w:hAnsi="Meiryo UI" w:hint="eastAsia"/>
          </w:rPr>
          <w:t>ub</w:t>
        </w:r>
      </w:ins>
      <w:r w:rsidRPr="00E33D96">
        <w:rPr>
          <w:rFonts w:ascii="Meiryo UI" w:eastAsia="Meiryo UI" w:hAnsi="Meiryo UI" w:hint="eastAsia"/>
        </w:rPr>
        <w:t>上に公開することで、第三者にとって理解が容易であり、再構築によって再現可能である</w:t>
      </w:r>
    </w:p>
    <w:p w14:paraId="09AA35C4" w14:textId="77777777" w:rsidR="00C20404" w:rsidRPr="00E33D96" w:rsidRDefault="00C20404" w:rsidP="002035AF">
      <w:pPr>
        <w:pStyle w:val="a4"/>
        <w:numPr>
          <w:ilvl w:val="0"/>
          <w:numId w:val="1"/>
        </w:numPr>
        <w:ind w:leftChars="0"/>
        <w:rPr>
          <w:rFonts w:ascii="Meiryo UI" w:eastAsia="Meiryo UI" w:hAnsi="Meiryo UI"/>
        </w:rPr>
      </w:pPr>
      <w:r w:rsidRPr="00E33D96">
        <w:rPr>
          <w:rFonts w:ascii="Meiryo UI" w:eastAsia="Meiryo UI" w:hAnsi="Meiryo UI" w:hint="eastAsia"/>
        </w:rPr>
        <w:t>本実証事業で企画・開発するプロトタイプシステムの証明書発行・検証サイトの実行環境は、</w:t>
      </w:r>
      <w:r w:rsidRPr="00E33D96">
        <w:rPr>
          <w:rFonts w:ascii="Meiryo UI" w:eastAsia="Meiryo UI" w:hAnsi="Meiryo UI"/>
        </w:rPr>
        <w:t>Microsoft Azure</w:t>
      </w:r>
      <w:r w:rsidRPr="00E33D96">
        <w:rPr>
          <w:rFonts w:ascii="Meiryo UI" w:eastAsia="Meiryo UI" w:hAnsi="Meiryo UI" w:hint="eastAsia"/>
        </w:rPr>
        <w:t>のサービスを利用しており、同製品のライセンスを利用することで第三者による再現が可能となる。</w:t>
      </w:r>
    </w:p>
    <w:p w14:paraId="5FC14371" w14:textId="4E1F0EC8" w:rsidR="00C20404" w:rsidRPr="00A06E26" w:rsidRDefault="00C20404" w:rsidP="00424B89">
      <w:pPr>
        <w:rPr>
          <w:rFonts w:asciiTheme="majorHAnsi" w:eastAsiaTheme="majorHAnsi" w:hAnsiTheme="majorHAnsi"/>
          <w:color w:val="4472C4" w:themeColor="accent5"/>
        </w:rPr>
        <w:sectPr w:rsidR="00C20404" w:rsidRPr="00A06E26">
          <w:pgSz w:w="11906" w:h="16838"/>
          <w:pgMar w:top="1985" w:right="1701" w:bottom="1701" w:left="1701" w:header="851" w:footer="992" w:gutter="0"/>
          <w:cols w:space="425"/>
          <w:docGrid w:type="lines" w:linePitch="360"/>
        </w:sectPr>
      </w:pPr>
    </w:p>
    <w:p w14:paraId="3C42B7FA" w14:textId="15649F61" w:rsidR="007E0056" w:rsidRPr="00A06E26" w:rsidRDefault="00F05FA2" w:rsidP="002035AF">
      <w:pPr>
        <w:pStyle w:val="1"/>
      </w:pPr>
      <w:bookmarkStart w:id="907" w:name="_Toc128560546"/>
      <w:r w:rsidRPr="00A06E26">
        <w:rPr>
          <w:rFonts w:hint="eastAsia"/>
        </w:rPr>
        <w:lastRenderedPageBreak/>
        <w:t>実証終了後の</w:t>
      </w:r>
      <w:r w:rsidR="007E0056" w:rsidRPr="00A06E26">
        <w:rPr>
          <w:rFonts w:hint="eastAsia"/>
        </w:rPr>
        <w:t>社会実装に向けた見通し</w:t>
      </w:r>
      <w:bookmarkEnd w:id="907"/>
    </w:p>
    <w:p w14:paraId="69245945" w14:textId="4BC6F266" w:rsidR="001B258F" w:rsidRPr="00A06E26" w:rsidRDefault="001B258F" w:rsidP="002035AF">
      <w:pPr>
        <w:pStyle w:val="2"/>
      </w:pPr>
      <w:bookmarkStart w:id="908" w:name="_Toc128560547"/>
      <w:r w:rsidRPr="00A06E26">
        <w:rPr>
          <w:rFonts w:hint="eastAsia"/>
        </w:rPr>
        <w:t>社会実装時に想定しているビジネスモデル</w:t>
      </w:r>
      <w:r w:rsidR="00860385" w:rsidRPr="00A06E26">
        <w:rPr>
          <w:rFonts w:hint="eastAsia"/>
        </w:rPr>
        <w:t>・ユーザーのメリット</w:t>
      </w:r>
      <w:bookmarkEnd w:id="908"/>
    </w:p>
    <w:p w14:paraId="546D037A" w14:textId="67B61C7C" w:rsidR="001D6EC9" w:rsidRDefault="001D6EC9" w:rsidP="001D6EC9">
      <w:pPr>
        <w:ind w:firstLineChars="100" w:firstLine="210"/>
      </w:pPr>
      <w:r w:rsidRPr="004156DF">
        <w:rPr>
          <w:rFonts w:hint="eastAsia"/>
        </w:rPr>
        <w:t>想定しているビジネスモデルは</w:t>
      </w:r>
      <w:r>
        <w:rPr>
          <w:rFonts w:hint="eastAsia"/>
        </w:rPr>
        <w:t>、ステップ１（工業会証明書のデジタル化）とステップ２（スコープ拡大：</w:t>
      </w:r>
      <w:r w:rsidRPr="004156DF">
        <w:rPr>
          <w:rFonts w:hint="eastAsia"/>
        </w:rPr>
        <w:t>経営力向上計画認定書の取得と確定申告</w:t>
      </w:r>
      <w:r>
        <w:rPr>
          <w:rFonts w:hint="eastAsia"/>
        </w:rPr>
        <w:t>）で異なる可能性があ</w:t>
      </w:r>
      <w:r w:rsidR="007B77C4">
        <w:rPr>
          <w:rFonts w:hint="eastAsia"/>
        </w:rPr>
        <w:t>るが</w:t>
      </w:r>
      <w:r>
        <w:rPr>
          <w:rFonts w:hint="eastAsia"/>
        </w:rPr>
        <w:t>、ステップ１においては、基本的には紙ベースでの現行ビジネスモデルと同様とな</w:t>
      </w:r>
      <w:r w:rsidR="007B77C4">
        <w:rPr>
          <w:rFonts w:hint="eastAsia"/>
        </w:rPr>
        <w:t>る想定をしている</w:t>
      </w:r>
      <w:r>
        <w:rPr>
          <w:rFonts w:hint="eastAsia"/>
        </w:rPr>
        <w:t>。</w:t>
      </w:r>
    </w:p>
    <w:p w14:paraId="752B4F09" w14:textId="5098F0E2" w:rsidR="001D6EC9" w:rsidRDefault="001D6EC9" w:rsidP="001D6EC9">
      <w:pPr>
        <w:ind w:firstLineChars="100" w:firstLine="210"/>
      </w:pPr>
      <w:r>
        <w:rPr>
          <w:rFonts w:hint="eastAsia"/>
        </w:rPr>
        <w:t>つまり、各工業会が、設備メーカー等から証明書発行手数料を徴収するモデルとな</w:t>
      </w:r>
      <w:r w:rsidR="007B77C4">
        <w:rPr>
          <w:rFonts w:hint="eastAsia"/>
        </w:rPr>
        <w:t>る</w:t>
      </w:r>
      <w:r>
        <w:rPr>
          <w:rFonts w:hint="eastAsia"/>
        </w:rPr>
        <w:t>。</w:t>
      </w:r>
    </w:p>
    <w:p w14:paraId="198405CE" w14:textId="4E768D0A" w:rsidR="001D6EC9" w:rsidRDefault="001D6EC9" w:rsidP="001D6EC9">
      <w:r>
        <w:rPr>
          <w:rFonts w:hint="eastAsia"/>
        </w:rPr>
        <w:t>（</w:t>
      </w:r>
      <w:r w:rsidRPr="004156DF">
        <w:rPr>
          <w:rFonts w:hint="eastAsia"/>
        </w:rPr>
        <w:t>証明書の最終利用者である中小事業者は当制度活用により税控除が受けられる事から直接的ベネフィットを得ているとも認識でき</w:t>
      </w:r>
      <w:r>
        <w:rPr>
          <w:rFonts w:hint="eastAsia"/>
        </w:rPr>
        <w:t>る為、現在難しい最終利用者である中小事業者の把握が、デジタル化により把握できるようになる事</w:t>
      </w:r>
      <w:r w:rsidRPr="004156DF">
        <w:rPr>
          <w:rFonts w:hint="eastAsia"/>
        </w:rPr>
        <w:t>から</w:t>
      </w:r>
      <w:r>
        <w:rPr>
          <w:rFonts w:hint="eastAsia"/>
        </w:rPr>
        <w:t>中小事業者から手数料徴収するモデルへ変化させる事も仕組み的には可能とな</w:t>
      </w:r>
      <w:r w:rsidR="007B77C4">
        <w:rPr>
          <w:rFonts w:hint="eastAsia"/>
        </w:rPr>
        <w:t>る</w:t>
      </w:r>
      <w:r>
        <w:rPr>
          <w:rFonts w:hint="eastAsia"/>
        </w:rPr>
        <w:t>が、ビジネス実態的にビジネスモデルの変更は困難と想定してい</w:t>
      </w:r>
      <w:r w:rsidR="007B77C4">
        <w:rPr>
          <w:rFonts w:hint="eastAsia"/>
        </w:rPr>
        <w:t>る</w:t>
      </w:r>
      <w:r>
        <w:rPr>
          <w:rFonts w:hint="eastAsia"/>
        </w:rPr>
        <w:t>。現状、設備メーカー等の中小事業者向けの提案時に、当制度の利用を含めた提案している事も多く、間接的ベネフィットを得ているステークホルダーは設備メーカー等である事も実態的に多い為）</w:t>
      </w:r>
    </w:p>
    <w:p w14:paraId="78DF7B49" w14:textId="77777777" w:rsidR="001D6EC9" w:rsidRDefault="001D6EC9" w:rsidP="001D6EC9"/>
    <w:p w14:paraId="30899C5A" w14:textId="697F39EE" w:rsidR="001D6EC9" w:rsidRDefault="001D6EC9" w:rsidP="001D6EC9">
      <w:pPr>
        <w:ind w:firstLineChars="100" w:firstLine="210"/>
      </w:pPr>
      <w:r>
        <w:rPr>
          <w:rFonts w:hint="eastAsia"/>
        </w:rPr>
        <w:t>また、手数料も紙ベースの証明書発行手数料と同等にする必要があると想定してい</w:t>
      </w:r>
      <w:r w:rsidR="007B77C4">
        <w:rPr>
          <w:rFonts w:hint="eastAsia"/>
        </w:rPr>
        <w:t>る。</w:t>
      </w:r>
      <w:r>
        <w:rPr>
          <w:rFonts w:hint="eastAsia"/>
        </w:rPr>
        <w:t>つまり、デジタル化による利便性向上や信頼性向上による利用者ベネフィットに対し追加負担を求める事は、デジタル化の進展を阻害する事になる為、現実的に困難と想定</w:t>
      </w:r>
      <w:r w:rsidR="007B77C4">
        <w:rPr>
          <w:rFonts w:hint="eastAsia"/>
        </w:rPr>
        <w:t>する</w:t>
      </w:r>
      <w:r>
        <w:rPr>
          <w:rFonts w:hint="eastAsia"/>
        </w:rPr>
        <w:t>。</w:t>
      </w:r>
    </w:p>
    <w:p w14:paraId="2A3FF3DA" w14:textId="3C382FA6" w:rsidR="001D6EC9" w:rsidRDefault="001D6EC9" w:rsidP="001D6EC9">
      <w:r>
        <w:rPr>
          <w:rFonts w:hint="eastAsia"/>
        </w:rPr>
        <w:t>元々、各工業会における工業会証明書発行事業は利潤を追うものではなく、工業会参加事業者（設備メーカー等）のビジネス拡大の側面支援（および設備メーカー等の顧客である中小事業者の成長）を目的にした、</w:t>
      </w:r>
      <w:r w:rsidRPr="00761357">
        <w:rPr>
          <w:rFonts w:hint="eastAsia"/>
        </w:rPr>
        <w:t>中小企業経営強化税制</w:t>
      </w:r>
      <w:r>
        <w:rPr>
          <w:rFonts w:hint="eastAsia"/>
        </w:rPr>
        <w:t>スキームへの民間協力である事も関係</w:t>
      </w:r>
      <w:r w:rsidR="007B77C4">
        <w:rPr>
          <w:rFonts w:hint="eastAsia"/>
        </w:rPr>
        <w:t>する</w:t>
      </w:r>
      <w:r>
        <w:rPr>
          <w:rFonts w:hint="eastAsia"/>
        </w:rPr>
        <w:t>。</w:t>
      </w:r>
    </w:p>
    <w:p w14:paraId="727AACC9" w14:textId="77777777" w:rsidR="001D6EC9" w:rsidRDefault="001D6EC9" w:rsidP="001D6EC9"/>
    <w:p w14:paraId="67439CDE" w14:textId="222FE678" w:rsidR="001D6EC9" w:rsidRPr="00E969E7" w:rsidRDefault="001D6EC9" w:rsidP="001D6EC9">
      <w:pPr>
        <w:ind w:firstLineChars="100" w:firstLine="210"/>
      </w:pPr>
      <w:r>
        <w:rPr>
          <w:rFonts w:hint="eastAsia"/>
        </w:rPr>
        <w:t>前述の構造から、当ビジネスモデルにおいての大きなハードルはデジタル化の転換コストの捻出となると想定</w:t>
      </w:r>
      <w:r w:rsidR="007B77C4">
        <w:rPr>
          <w:rFonts w:hint="eastAsia"/>
        </w:rPr>
        <w:t>している</w:t>
      </w:r>
      <w:r>
        <w:rPr>
          <w:rFonts w:hint="eastAsia"/>
        </w:rPr>
        <w:t>。</w:t>
      </w:r>
    </w:p>
    <w:p w14:paraId="27E5E89C" w14:textId="77777777" w:rsidR="001D6EC9" w:rsidRDefault="001D6EC9" w:rsidP="001D6EC9"/>
    <w:p w14:paraId="3A197B18" w14:textId="17F827AB" w:rsidR="001D6EC9" w:rsidRDefault="001D6EC9" w:rsidP="001D6EC9">
      <w:pPr>
        <w:ind w:firstLineChars="100" w:firstLine="210"/>
      </w:pPr>
      <w:r>
        <w:rPr>
          <w:rFonts w:hint="eastAsia"/>
        </w:rPr>
        <w:t>本ビジネスモデルの特徴は、民間ベース（民間団体）の事業という側面だけでなく、同時に政府の</w:t>
      </w:r>
      <w:r w:rsidRPr="00761357">
        <w:rPr>
          <w:rFonts w:hint="eastAsia"/>
        </w:rPr>
        <w:t>中小企業経営強化税制</w:t>
      </w:r>
      <w:r>
        <w:rPr>
          <w:rFonts w:hint="eastAsia"/>
        </w:rPr>
        <w:t>スキームへの民間協力という側面もあわせもつ為、民間手続き範囲だけに閉じるものではなく、政府の行政手続とのシームレスな連携も念頭におく必要があり、民間だけでは全体的な</w:t>
      </w:r>
      <w:r>
        <w:rPr>
          <w:rFonts w:hint="eastAsia"/>
        </w:rPr>
        <w:t>DX</w:t>
      </w:r>
      <w:r>
        <w:rPr>
          <w:rFonts w:hint="eastAsia"/>
        </w:rPr>
        <w:t>が成立する事が難しいという事にあ</w:t>
      </w:r>
      <w:r w:rsidR="007B77C4">
        <w:rPr>
          <w:rFonts w:hint="eastAsia"/>
        </w:rPr>
        <w:t>る</w:t>
      </w:r>
      <w:r>
        <w:rPr>
          <w:rFonts w:hint="eastAsia"/>
        </w:rPr>
        <w:t>。</w:t>
      </w:r>
    </w:p>
    <w:p w14:paraId="7E941A10" w14:textId="2CB24EE7" w:rsidR="001D6EC9" w:rsidRDefault="001D6EC9" w:rsidP="001D6EC9">
      <w:pPr>
        <w:ind w:firstLineChars="100" w:firstLine="210"/>
      </w:pPr>
      <w:r>
        <w:rPr>
          <w:rFonts w:hint="eastAsia"/>
        </w:rPr>
        <w:t>その為、</w:t>
      </w:r>
      <w:r>
        <w:rPr>
          <w:rFonts w:hint="eastAsia"/>
        </w:rPr>
        <w:t>UI/UX</w:t>
      </w:r>
      <w:r>
        <w:rPr>
          <w:rFonts w:hint="eastAsia"/>
        </w:rPr>
        <w:t>の検討に際しても、単体の「工業会証明書発行事業」だけの視点で設計すべきではなく、本質的には</w:t>
      </w:r>
      <w:r w:rsidRPr="00E969E7">
        <w:rPr>
          <w:rFonts w:hint="eastAsia"/>
        </w:rPr>
        <w:t>工業会証明書の申請から発行にとどまらず、所管省庁への手続き（計画認定申請や税務申告等）まで含む全体の流れをナビゲートする仕組み</w:t>
      </w:r>
      <w:r>
        <w:rPr>
          <w:rFonts w:hint="eastAsia"/>
        </w:rPr>
        <w:t>の視点で設計すべきと考え</w:t>
      </w:r>
      <w:r w:rsidR="007B77C4">
        <w:rPr>
          <w:rFonts w:hint="eastAsia"/>
        </w:rPr>
        <w:t>る</w:t>
      </w:r>
      <w:r>
        <w:rPr>
          <w:rFonts w:hint="eastAsia"/>
        </w:rPr>
        <w:t>。</w:t>
      </w:r>
    </w:p>
    <w:p w14:paraId="12B8C98F" w14:textId="3680D622" w:rsidR="001D6EC9" w:rsidRDefault="001D6EC9" w:rsidP="001D6EC9">
      <w:pPr>
        <w:ind w:firstLineChars="100" w:firstLine="210"/>
      </w:pPr>
      <w:r>
        <w:rPr>
          <w:rFonts w:hint="eastAsia"/>
        </w:rPr>
        <w:t>その為、単体の「工業会証明書発行事業のアプリケーション」視点の</w:t>
      </w:r>
      <w:r>
        <w:rPr>
          <w:rFonts w:hint="eastAsia"/>
        </w:rPr>
        <w:t>UI/UX</w:t>
      </w:r>
      <w:r>
        <w:rPr>
          <w:rFonts w:hint="eastAsia"/>
        </w:rPr>
        <w:t>設計視点（業務アプリケーションと</w:t>
      </w:r>
      <w:r>
        <w:rPr>
          <w:rFonts w:hint="eastAsia"/>
        </w:rPr>
        <w:t xml:space="preserve">Identity </w:t>
      </w:r>
      <w:del w:id="909" w:author="宮島　一樹" w:date="2023-03-23T18:50:00Z">
        <w:r w:rsidDel="007C5875">
          <w:rPr>
            <w:rFonts w:hint="eastAsia"/>
          </w:rPr>
          <w:delText>Wallet</w:delText>
        </w:r>
      </w:del>
      <w:ins w:id="910" w:author="宮島　一樹" w:date="2023-03-23T18:50:00Z">
        <w:r w:rsidR="007C5875">
          <w:rPr>
            <w:rFonts w:hint="eastAsia"/>
          </w:rPr>
          <w:t>Wallet</w:t>
        </w:r>
      </w:ins>
      <w:r>
        <w:rPr>
          <w:rFonts w:hint="eastAsia"/>
        </w:rPr>
        <w:t>が組み込みアプリケーションとして完結）ではなく、政府の行政手続のオンライン化における類似手続きも踏まえた共通機能化すべき機能範囲の検討もあわせた、官民が関係す</w:t>
      </w:r>
      <w:r>
        <w:rPr>
          <w:rFonts w:hint="eastAsia"/>
        </w:rPr>
        <w:lastRenderedPageBreak/>
        <w:t>る各種手続きにおける汎用性を意識する必要があると考え</w:t>
      </w:r>
      <w:r w:rsidR="007B77C4">
        <w:rPr>
          <w:rFonts w:hint="eastAsia"/>
        </w:rPr>
        <w:t>る</w:t>
      </w:r>
      <w:r>
        <w:rPr>
          <w:rFonts w:hint="eastAsia"/>
        </w:rPr>
        <w:t>。</w:t>
      </w:r>
    </w:p>
    <w:p w14:paraId="56191C3C" w14:textId="77777777" w:rsidR="001D6EC9" w:rsidRDefault="001D6EC9" w:rsidP="001D6EC9"/>
    <w:p w14:paraId="1C5D06DC" w14:textId="07A3A76E" w:rsidR="001D6EC9" w:rsidRDefault="001D6EC9" w:rsidP="001D6EC9">
      <w:pPr>
        <w:ind w:firstLineChars="100" w:firstLine="210"/>
      </w:pPr>
      <w:r>
        <w:rPr>
          <w:rFonts w:hint="eastAsia"/>
        </w:rPr>
        <w:t>具体的には、今回検討する機能は、政府関連の行政手続のオンライン化の促進や政策ツールにおいて、共通的な機能（社会基盤）が包含されると考える為、個別業務機能として位置づけられる「１．</w:t>
      </w:r>
      <w:r w:rsidRPr="005E715C">
        <w:rPr>
          <w:rFonts w:hint="eastAsia"/>
        </w:rPr>
        <w:t>工業会デジタル証明書発行に関わる業務共通機能</w:t>
      </w:r>
      <w:r>
        <w:rPr>
          <w:rFonts w:hint="eastAsia"/>
        </w:rPr>
        <w:t>」と、社会基盤機能として位置づけられる「２．事業者</w:t>
      </w:r>
      <w:r>
        <w:rPr>
          <w:rFonts w:hint="eastAsia"/>
        </w:rPr>
        <w:t xml:space="preserve">Identity </w:t>
      </w:r>
      <w:del w:id="911" w:author="宮島　一樹" w:date="2023-03-23T18:50:00Z">
        <w:r w:rsidDel="007C5875">
          <w:rPr>
            <w:rFonts w:hint="eastAsia"/>
          </w:rPr>
          <w:delText>Wallet</w:delText>
        </w:r>
      </w:del>
      <w:ins w:id="912" w:author="宮島　一樹" w:date="2023-03-23T18:50:00Z">
        <w:r w:rsidR="007C5875">
          <w:rPr>
            <w:rFonts w:hint="eastAsia"/>
          </w:rPr>
          <w:t>Wallet</w:t>
        </w:r>
      </w:ins>
      <w:r>
        <w:rPr>
          <w:rFonts w:hint="eastAsia"/>
        </w:rPr>
        <w:t>機能」の分離と、シームレスな連携の</w:t>
      </w:r>
      <w:r>
        <w:rPr>
          <w:rFonts w:hint="eastAsia"/>
        </w:rPr>
        <w:t>UI/UX</w:t>
      </w:r>
      <w:r>
        <w:rPr>
          <w:rFonts w:hint="eastAsia"/>
        </w:rPr>
        <w:t>検討をするべきと考えてい</w:t>
      </w:r>
      <w:r w:rsidR="007B77C4">
        <w:rPr>
          <w:rFonts w:hint="eastAsia"/>
        </w:rPr>
        <w:t>る</w:t>
      </w:r>
      <w:r>
        <w:rPr>
          <w:rFonts w:hint="eastAsia"/>
        </w:rPr>
        <w:t>。</w:t>
      </w:r>
    </w:p>
    <w:p w14:paraId="37DCF054" w14:textId="4E549525" w:rsidR="001D6EC9" w:rsidRDefault="001D6EC9" w:rsidP="001D6EC9">
      <w:pPr>
        <w:ind w:firstLineChars="100" w:firstLine="210"/>
      </w:pPr>
      <w:r>
        <w:rPr>
          <w:rFonts w:hint="eastAsia"/>
        </w:rPr>
        <w:t>後者については、ビジネスモデルとしては社会基盤としての別スキームの検討も必要と考えて</w:t>
      </w:r>
      <w:r w:rsidR="007B77C4">
        <w:rPr>
          <w:rFonts w:hint="eastAsia"/>
        </w:rPr>
        <w:t>いる</w:t>
      </w:r>
      <w:r>
        <w:rPr>
          <w:rFonts w:hint="eastAsia"/>
        </w:rPr>
        <w:t>。</w:t>
      </w:r>
    </w:p>
    <w:p w14:paraId="31FC8827" w14:textId="77777777" w:rsidR="001D6EC9" w:rsidRDefault="001D6EC9" w:rsidP="001D6EC9"/>
    <w:p w14:paraId="40001E81" w14:textId="1FCAF320" w:rsidR="001D6EC9" w:rsidRDefault="001D6EC9" w:rsidP="001D6EC9">
      <w:r>
        <w:rPr>
          <w:rFonts w:hint="eastAsia"/>
        </w:rPr>
        <w:t>※検討方向性２にて継続検討を想定</w:t>
      </w:r>
    </w:p>
    <w:p w14:paraId="47DDC427" w14:textId="019178BE" w:rsidR="00B61A06" w:rsidRDefault="00B61A06" w:rsidP="001D6EC9">
      <w:r w:rsidRPr="00B61A06">
        <w:rPr>
          <w:rFonts w:hint="eastAsia"/>
          <w:noProof/>
        </w:rPr>
        <w:drawing>
          <wp:inline distT="0" distB="0" distL="0" distR="0" wp14:anchorId="276E00DD" wp14:editId="4847AECB">
            <wp:extent cx="5400040" cy="10382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038225"/>
                    </a:xfrm>
                    <a:prstGeom prst="rect">
                      <a:avLst/>
                    </a:prstGeom>
                    <a:noFill/>
                    <a:ln>
                      <a:noFill/>
                    </a:ln>
                  </pic:spPr>
                </pic:pic>
              </a:graphicData>
            </a:graphic>
          </wp:inline>
        </w:drawing>
      </w:r>
    </w:p>
    <w:p w14:paraId="731B43E2" w14:textId="77777777" w:rsidR="001D6EC9" w:rsidRDefault="001D6EC9" w:rsidP="001D6EC9"/>
    <w:p w14:paraId="561E0153" w14:textId="52B83D10" w:rsidR="0052021D" w:rsidRDefault="001D6EC9" w:rsidP="00E91D15">
      <w:pPr>
        <w:ind w:firstLineChars="100" w:firstLine="210"/>
      </w:pPr>
      <w:r>
        <w:rPr>
          <w:rFonts w:hint="eastAsia"/>
        </w:rPr>
        <w:t>その為、実際のビジネスモデルやビジネススキーム検討は、単独の「工業会証明書事業」だけではなく、他の政府の行政手続きのオンライン化検討と合わせ、</w:t>
      </w:r>
      <w:r w:rsidR="0052021D">
        <w:rPr>
          <w:rFonts w:hint="eastAsia"/>
        </w:rPr>
        <w:t>官民の</w:t>
      </w:r>
      <w:r>
        <w:rPr>
          <w:rFonts w:hint="eastAsia"/>
        </w:rPr>
        <w:t>2</w:t>
      </w:r>
      <w:r>
        <w:rPr>
          <w:rFonts w:hint="eastAsia"/>
        </w:rPr>
        <w:t>階建てビジネスモデル・ビジネススキームの検討が望ましいと考え</w:t>
      </w:r>
      <w:r w:rsidR="007B77C4">
        <w:rPr>
          <w:rFonts w:hint="eastAsia"/>
        </w:rPr>
        <w:t>る</w:t>
      </w:r>
      <w:r>
        <w:rPr>
          <w:rFonts w:hint="eastAsia"/>
        </w:rPr>
        <w:t>。</w:t>
      </w:r>
    </w:p>
    <w:p w14:paraId="2B1E0AB4" w14:textId="77777777" w:rsidR="00E91D15" w:rsidRPr="003F70A5" w:rsidRDefault="00E91D15" w:rsidP="00E91D15">
      <w:pPr>
        <w:ind w:firstLineChars="100" w:firstLine="210"/>
        <w:rPr>
          <w:rFonts w:ascii="Meiryo UI" w:eastAsia="Meiryo UI" w:hAnsi="Meiryo UI"/>
          <w:color w:val="4472C4" w:themeColor="accent5"/>
        </w:rPr>
      </w:pPr>
    </w:p>
    <w:p w14:paraId="57E12F51" w14:textId="6E30509D" w:rsidR="001D6EC9" w:rsidRPr="00BC0AB3" w:rsidRDefault="0052021D" w:rsidP="001D6EC9">
      <w:r w:rsidRPr="0052021D">
        <w:rPr>
          <w:noProof/>
        </w:rPr>
        <w:drawing>
          <wp:inline distT="0" distB="0" distL="0" distR="0" wp14:anchorId="1E05A9D4" wp14:editId="6B0B6FB3">
            <wp:extent cx="4625235" cy="3746500"/>
            <wp:effectExtent l="0" t="0" r="444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33365" cy="3753085"/>
                    </a:xfrm>
                    <a:prstGeom prst="rect">
                      <a:avLst/>
                    </a:prstGeom>
                    <a:noFill/>
                    <a:ln>
                      <a:noFill/>
                    </a:ln>
                  </pic:spPr>
                </pic:pic>
              </a:graphicData>
            </a:graphic>
          </wp:inline>
        </w:drawing>
      </w:r>
    </w:p>
    <w:p w14:paraId="74E11B93" w14:textId="24E94056" w:rsidR="001D6EC9" w:rsidRDefault="001D6EC9" w:rsidP="001D6EC9">
      <w:pPr>
        <w:rPr>
          <w:color w:val="4472C4" w:themeColor="accent5"/>
        </w:rPr>
      </w:pPr>
    </w:p>
    <w:p w14:paraId="0F6BEE76" w14:textId="14BE3813" w:rsidR="00E91D15" w:rsidRPr="00A06E26" w:rsidRDefault="00E91D15" w:rsidP="00E91D15">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ビジネスモデル（第１ステップ）</w:t>
      </w:r>
    </w:p>
    <w:p w14:paraId="2355E5F8" w14:textId="77777777" w:rsidR="00E91D15" w:rsidRPr="00E91D15" w:rsidRDefault="00E91D15" w:rsidP="001D6EC9">
      <w:pPr>
        <w:rPr>
          <w:color w:val="4472C4" w:themeColor="accent5"/>
        </w:rPr>
      </w:pPr>
    </w:p>
    <w:p w14:paraId="7AEBDED8" w14:textId="6A92AE8C" w:rsidR="001D6EC9" w:rsidRPr="003F70A5" w:rsidRDefault="0052021D" w:rsidP="001D6EC9">
      <w:pPr>
        <w:rPr>
          <w:color w:val="4472C4" w:themeColor="accent5"/>
        </w:rPr>
      </w:pPr>
      <w:r w:rsidRPr="0052021D">
        <w:rPr>
          <w:noProof/>
        </w:rPr>
        <w:drawing>
          <wp:inline distT="0" distB="0" distL="0" distR="0" wp14:anchorId="1F6BBF48" wp14:editId="68EACB6D">
            <wp:extent cx="4699000" cy="4044709"/>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1131" cy="4046543"/>
                    </a:xfrm>
                    <a:prstGeom prst="rect">
                      <a:avLst/>
                    </a:prstGeom>
                    <a:noFill/>
                    <a:ln>
                      <a:noFill/>
                    </a:ln>
                  </pic:spPr>
                </pic:pic>
              </a:graphicData>
            </a:graphic>
          </wp:inline>
        </w:drawing>
      </w:r>
    </w:p>
    <w:p w14:paraId="2AB1A8B1" w14:textId="5457A130" w:rsidR="002C08D9" w:rsidRPr="00364962" w:rsidRDefault="00E91D15" w:rsidP="00364962">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ビジネスモデル（第２ステップ）</w:t>
      </w:r>
    </w:p>
    <w:p w14:paraId="4386D589" w14:textId="77777777" w:rsidR="002C08D9" w:rsidRDefault="002C08D9" w:rsidP="002C08D9"/>
    <w:p w14:paraId="7B4644B1" w14:textId="5D00C249" w:rsidR="001D6EC9" w:rsidRPr="00FB7321" w:rsidRDefault="002C08D9" w:rsidP="00FB7321">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FB7321" w:rsidRPr="00FB7321">
        <w:rPr>
          <w:rFonts w:asciiTheme="majorHAnsi" w:eastAsiaTheme="majorHAnsi" w:hAnsiTheme="majorHAnsi" w:cs="Times New Roman" w:hint="eastAsia"/>
          <w:b/>
          <w:bCs/>
          <w:lang w:val="x-none"/>
        </w:rPr>
        <w:t>各ステークホルダのベネフィット及び想定している利用料</w:t>
      </w:r>
    </w:p>
    <w:tbl>
      <w:tblPr>
        <w:tblW w:w="8560" w:type="dxa"/>
        <w:tblCellMar>
          <w:left w:w="0" w:type="dxa"/>
          <w:right w:w="0" w:type="dxa"/>
        </w:tblCellMar>
        <w:tblLook w:val="0420" w:firstRow="1" w:lastRow="0" w:firstColumn="0" w:lastColumn="0" w:noHBand="0" w:noVBand="1"/>
      </w:tblPr>
      <w:tblGrid>
        <w:gridCol w:w="2154"/>
        <w:gridCol w:w="4782"/>
        <w:gridCol w:w="1624"/>
      </w:tblGrid>
      <w:tr w:rsidR="001D6EC9" w:rsidRPr="003F70A5" w14:paraId="4980579D" w14:textId="77777777" w:rsidTr="005F3CD4">
        <w:trPr>
          <w:trHeight w:val="113"/>
        </w:trPr>
        <w:tc>
          <w:tcPr>
            <w:tcW w:w="2154" w:type="dxa"/>
            <w:tcBorders>
              <w:top w:val="single" w:sz="8" w:space="0" w:color="FFFFFF"/>
              <w:left w:val="single" w:sz="8" w:space="0" w:color="FFFFFF"/>
              <w:bottom w:val="single" w:sz="24" w:space="0" w:color="FFFFFF"/>
              <w:right w:val="single" w:sz="8" w:space="0" w:color="FFFFFF"/>
            </w:tcBorders>
            <w:shd w:val="clear" w:color="auto" w:fill="405F9E"/>
            <w:tcMar>
              <w:top w:w="72" w:type="dxa"/>
              <w:left w:w="144" w:type="dxa"/>
              <w:bottom w:w="72" w:type="dxa"/>
              <w:right w:w="144" w:type="dxa"/>
            </w:tcMar>
            <w:hideMark/>
          </w:tcPr>
          <w:p w14:paraId="51C624EC" w14:textId="77777777" w:rsidR="001D6EC9" w:rsidRPr="003F70A5" w:rsidRDefault="001D6EC9" w:rsidP="005F3CD4">
            <w:pPr>
              <w:widowControl/>
              <w:jc w:val="center"/>
              <w:rPr>
                <w:rFonts w:ascii="Meiryo UI" w:eastAsia="Meiryo UI" w:hAnsi="Meiryo UI" w:cs="Arial"/>
                <w:color w:val="FFFFFF" w:themeColor="background1"/>
                <w:szCs w:val="36"/>
              </w:rPr>
            </w:pPr>
            <w:r w:rsidRPr="003F70A5">
              <w:rPr>
                <w:rFonts w:ascii="Meiryo UI" w:eastAsia="Meiryo UI" w:hAnsi="Meiryo UI" w:cs="Arial" w:hint="eastAsia"/>
                <w:b/>
                <w:bCs/>
                <w:color w:val="FFFFFF" w:themeColor="background1"/>
                <w:kern w:val="24"/>
                <w:szCs w:val="36"/>
              </w:rPr>
              <w:t>ステークホルダ</w:t>
            </w:r>
          </w:p>
        </w:tc>
        <w:tc>
          <w:tcPr>
            <w:tcW w:w="4782" w:type="dxa"/>
            <w:tcBorders>
              <w:top w:val="single" w:sz="8" w:space="0" w:color="FFFFFF"/>
              <w:left w:val="single" w:sz="8" w:space="0" w:color="FFFFFF"/>
              <w:bottom w:val="single" w:sz="24" w:space="0" w:color="FFFFFF"/>
              <w:right w:val="single" w:sz="8" w:space="0" w:color="FFFFFF"/>
            </w:tcBorders>
            <w:shd w:val="clear" w:color="auto" w:fill="405F9E"/>
            <w:tcMar>
              <w:top w:w="72" w:type="dxa"/>
              <w:left w:w="144" w:type="dxa"/>
              <w:bottom w:w="72" w:type="dxa"/>
              <w:right w:w="144" w:type="dxa"/>
            </w:tcMar>
            <w:hideMark/>
          </w:tcPr>
          <w:p w14:paraId="39835DDB" w14:textId="77777777" w:rsidR="001D6EC9" w:rsidRPr="003F70A5" w:rsidRDefault="001D6EC9" w:rsidP="005F3CD4">
            <w:pPr>
              <w:widowControl/>
              <w:jc w:val="center"/>
              <w:rPr>
                <w:rFonts w:ascii="Meiryo UI" w:eastAsia="Meiryo UI" w:hAnsi="Meiryo UI" w:cs="Arial"/>
                <w:b/>
                <w:color w:val="FFFFFF" w:themeColor="background1"/>
                <w:szCs w:val="36"/>
              </w:rPr>
            </w:pPr>
            <w:r w:rsidRPr="003F70A5">
              <w:rPr>
                <w:rFonts w:ascii="Meiryo UI" w:eastAsia="Meiryo UI" w:hAnsi="Meiryo UI" w:cs="Arial" w:hint="eastAsia"/>
                <w:b/>
                <w:color w:val="FFFFFF" w:themeColor="background1"/>
                <w:szCs w:val="36"/>
              </w:rPr>
              <w:t>ベネフィット</w:t>
            </w:r>
          </w:p>
        </w:tc>
        <w:tc>
          <w:tcPr>
            <w:tcW w:w="1624" w:type="dxa"/>
            <w:tcBorders>
              <w:top w:val="single" w:sz="8" w:space="0" w:color="FFFFFF"/>
              <w:left w:val="single" w:sz="8" w:space="0" w:color="FFFFFF"/>
              <w:bottom w:val="single" w:sz="24" w:space="0" w:color="FFFFFF"/>
              <w:right w:val="single" w:sz="8" w:space="0" w:color="FFFFFF"/>
            </w:tcBorders>
            <w:shd w:val="clear" w:color="auto" w:fill="405F9E"/>
            <w:tcMar>
              <w:top w:w="72" w:type="dxa"/>
              <w:left w:w="144" w:type="dxa"/>
              <w:bottom w:w="72" w:type="dxa"/>
              <w:right w:w="144" w:type="dxa"/>
            </w:tcMar>
            <w:hideMark/>
          </w:tcPr>
          <w:p w14:paraId="7FB47884" w14:textId="77777777" w:rsidR="001D6EC9" w:rsidRPr="003F70A5" w:rsidRDefault="001D6EC9" w:rsidP="005F3CD4">
            <w:pPr>
              <w:widowControl/>
              <w:jc w:val="center"/>
              <w:rPr>
                <w:rFonts w:ascii="Meiryo UI" w:eastAsia="Meiryo UI" w:hAnsi="Meiryo UI" w:cs="Arial"/>
                <w:color w:val="FFFFFF" w:themeColor="background1"/>
                <w:szCs w:val="36"/>
              </w:rPr>
            </w:pPr>
            <w:r>
              <w:rPr>
                <w:rFonts w:ascii="Meiryo UI" w:eastAsia="Meiryo UI" w:hAnsi="Meiryo UI" w:cs="Arial" w:hint="eastAsia"/>
                <w:b/>
                <w:bCs/>
                <w:color w:val="FFFFFF" w:themeColor="background1"/>
                <w:kern w:val="24"/>
                <w:szCs w:val="36"/>
              </w:rPr>
              <w:t>負担するコスト</w:t>
            </w:r>
          </w:p>
        </w:tc>
      </w:tr>
      <w:tr w:rsidR="001D6EC9" w:rsidRPr="003F70A5" w14:paraId="0EE94172" w14:textId="77777777" w:rsidTr="005F3CD4">
        <w:trPr>
          <w:trHeight w:val="113"/>
        </w:trPr>
        <w:tc>
          <w:tcPr>
            <w:tcW w:w="2154" w:type="dxa"/>
            <w:tcBorders>
              <w:top w:val="single" w:sz="24"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5BADFF05"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証明書発行団体</w:t>
            </w:r>
          </w:p>
          <w:p w14:paraId="3D1D4C9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（工業会等）</w:t>
            </w:r>
          </w:p>
        </w:tc>
        <w:tc>
          <w:tcPr>
            <w:tcW w:w="4782" w:type="dxa"/>
            <w:tcBorders>
              <w:top w:val="single" w:sz="24"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28110F29"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【１．業務運用効率化】</w:t>
            </w:r>
          </w:p>
          <w:p w14:paraId="317F4F7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・申請から発行までの業務運用における紙やりとりの手間と期間の短縮（新規申請時、修正発生時の書類の記載及び郵送やり取り）</w:t>
            </w:r>
          </w:p>
          <w:p w14:paraId="7C196611"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・再発行対応等の軽減（例：汚れ、紛失等）</w:t>
            </w:r>
          </w:p>
          <w:p w14:paraId="756D9D7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【２．トレーサビリティの向上】</w:t>
            </w:r>
          </w:p>
          <w:p w14:paraId="093E279D"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・設備メーカー等や中小事業者側からの審査・発行ステータスの問い合わせ対応の負担軽減</w:t>
            </w:r>
          </w:p>
          <w:p w14:paraId="308255A1"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・問題発生時の証明書取り消し業務運用、影響調査の円滑化（現状、証明書発行団体では、最終的な証明書利用者である中小事業者の把握が困難）</w:t>
            </w:r>
          </w:p>
          <w:p w14:paraId="131BBFAF"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lastRenderedPageBreak/>
              <w:t>・制度経済効果に関わる計数把握の精度向上（現状、証明書発行と実際の制度利用数には乖離が発生）</w:t>
            </w:r>
          </w:p>
          <w:p w14:paraId="2A9546E9"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【３．不正利用の抑止】</w:t>
            </w:r>
          </w:p>
          <w:p w14:paraId="3BCE242C"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・申請者である設備メーカー等への信頼に基づく制度運用であるが、中小事業者側または設備メーカー側で、証明書の不適切使用または偽装が出来うる可能性が存在</w:t>
            </w:r>
          </w:p>
          <w:p w14:paraId="6E4E896B"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・（第２ステップ）証明書発行の適応条件を満たしているか審査の際に、自己申告情報の他に、信頼できる第三者の参考情報の活用可能性（例：該当製品・バージョン等で納入して使用されている事実）</w:t>
            </w:r>
          </w:p>
        </w:tc>
        <w:tc>
          <w:tcPr>
            <w:tcW w:w="1624" w:type="dxa"/>
            <w:tcBorders>
              <w:top w:val="single" w:sz="24"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55FABB1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lastRenderedPageBreak/>
              <w:t>－（</w:t>
            </w:r>
            <w:r w:rsidRPr="00FB7321">
              <w:rPr>
                <w:rFonts w:ascii="Meiryo UI" w:eastAsia="Meiryo UI" w:hAnsi="Meiryo UI" w:cs="Arial" w:hint="eastAsia"/>
                <w:kern w:val="24"/>
                <w:sz w:val="19"/>
                <w:szCs w:val="19"/>
              </w:rPr>
              <w:t>社会基盤機能の位置づけ含め、総合的に検討調整要）</w:t>
            </w:r>
          </w:p>
        </w:tc>
      </w:tr>
      <w:tr w:rsidR="001D6EC9" w:rsidRPr="003F70A5" w14:paraId="77A1E0C1" w14:textId="77777777" w:rsidTr="005F3CD4">
        <w:trPr>
          <w:trHeight w:val="113"/>
        </w:trPr>
        <w:tc>
          <w:tcPr>
            <w:tcW w:w="215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hideMark/>
          </w:tcPr>
          <w:p w14:paraId="25807A33"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申請を行う企業/利用する企業</w:t>
            </w:r>
          </w:p>
          <w:p w14:paraId="4CDCAA74"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kern w:val="24"/>
                <w:sz w:val="19"/>
                <w:szCs w:val="19"/>
              </w:rPr>
              <w:t>（設備メーカー等、中小事業者等）</w:t>
            </w:r>
          </w:p>
        </w:tc>
        <w:tc>
          <w:tcPr>
            <w:tcW w:w="4782"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hideMark/>
          </w:tcPr>
          <w:p w14:paraId="4883F942"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【１．</w:t>
            </w:r>
            <w:r w:rsidRPr="00FB7321">
              <w:rPr>
                <w:rFonts w:ascii="Meiryo UI" w:eastAsia="Meiryo UI" w:hAnsi="Meiryo UI" w:cs="Arial" w:hint="eastAsia"/>
                <w:sz w:val="19"/>
                <w:szCs w:val="19"/>
              </w:rPr>
              <w:t>業務運用効率化】</w:t>
            </w:r>
          </w:p>
          <w:p w14:paraId="09FE400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・申請から発行までの業務運用における紙やりとりの手間と期間の短縮（新規申請時、修正発生時の書類の記載及び郵送やり取り）</w:t>
            </w:r>
          </w:p>
          <w:p w14:paraId="79EA36D5"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・各々の工業会毎に業務運用や書式が異なる事による手続き煩雑さの軽減</w:t>
            </w:r>
          </w:p>
          <w:p w14:paraId="29468CBB"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・（第２ステップ）工業会証明書の申請から発行にとどまらず、所管省庁への手続き（計画認定申請や税務申告等）まで含む全体の流れをナビゲートする仕組みによる手続き煩雑さの軽減。</w:t>
            </w:r>
          </w:p>
          <w:p w14:paraId="1291A57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（第2ステップ）</w:t>
            </w:r>
          </w:p>
          <w:p w14:paraId="7884D323"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・各種行政手続きにおける添付書類のDXによる対象拡大による効率化</w:t>
            </w:r>
          </w:p>
          <w:p w14:paraId="1AA4E5EB"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【２．トレーサビリティの向上】</w:t>
            </w:r>
          </w:p>
          <w:p w14:paraId="43153A1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・審査・発行ステータス照会の負担軽減</w:t>
            </w:r>
          </w:p>
          <w:p w14:paraId="2063714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・問題発生時の証明書取り消し業務運用、影響調査の円滑化（現状、証明書申請者である設備メーカー等に負担）</w:t>
            </w:r>
          </w:p>
        </w:tc>
        <w:tc>
          <w:tcPr>
            <w:tcW w:w="162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hideMark/>
          </w:tcPr>
          <w:p w14:paraId="21FCBB15"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kern w:val="24"/>
                <w:sz w:val="19"/>
                <w:szCs w:val="19"/>
              </w:rPr>
              <w:t>現状同等（証明書発行手数料）</w:t>
            </w:r>
          </w:p>
        </w:tc>
      </w:tr>
      <w:tr w:rsidR="001D6EC9" w:rsidRPr="003F70A5" w14:paraId="5CCB76B8" w14:textId="77777777" w:rsidTr="005F3CD4">
        <w:trPr>
          <w:trHeight w:val="113"/>
        </w:trPr>
        <w:tc>
          <w:tcPr>
            <w:tcW w:w="215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18383AEF"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申請先</w:t>
            </w:r>
          </w:p>
          <w:p w14:paraId="4039AF2D"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（当該中小事業者の業種を所管する担当省庁）</w:t>
            </w:r>
          </w:p>
          <w:p w14:paraId="00022EB6"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（所轄の税務署/国税庁）</w:t>
            </w:r>
          </w:p>
        </w:tc>
        <w:tc>
          <w:tcPr>
            <w:tcW w:w="4782"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6EC6BC07"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【１．業務運用効率化】</w:t>
            </w:r>
          </w:p>
          <w:p w14:paraId="5928566C"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（第2ステップ）</w:t>
            </w:r>
          </w:p>
          <w:p w14:paraId="7B885B00"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各種行政手続きにおける添付書類のDXによる対象拡大による効率化（例えば、現状e-Taxにおける利便性向上施策等の一環として、添付書類のイメージデータによる提出や提出方法の多様化があるが、PDFでは「意思の確認」がデジタルで出来ない等はじめ課題はある為、データによる提出を認める添付書類の対象種別に制約があると想定。かといって、現状の電子証明書を活用した電子署名も中小事業者にとってハードル）</w:t>
            </w:r>
          </w:p>
          <w:p w14:paraId="3918132D"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【２．トレーサビリティの向上】</w:t>
            </w:r>
          </w:p>
          <w:p w14:paraId="6BA468B5"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lastRenderedPageBreak/>
              <w:t>・問題発生時の証明書取り消し業務運用、影響調査の円滑化</w:t>
            </w:r>
          </w:p>
          <w:p w14:paraId="1D51CCE9"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【３．不正利用の抑止】</w:t>
            </w:r>
          </w:p>
          <w:p w14:paraId="662EC283"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・発行された証明書の真正性を検証することが容易になる</w:t>
            </w:r>
          </w:p>
          <w:p w14:paraId="2AE8FA73"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・（第２ステップ）制度適応条件を満たしているか審査の際に、自己申告情報の他に、信頼できる第三者の参考情報の活用可能性。</w:t>
            </w:r>
          </w:p>
          <w:p w14:paraId="46DCE5F8" w14:textId="2C5AC89B"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 xml:space="preserve">【４．将来、政策ツールしてのIdentity </w:t>
            </w:r>
            <w:del w:id="913" w:author="宮島　一樹" w:date="2023-03-23T18:50:00Z">
              <w:r w:rsidRPr="00FB7321" w:rsidDel="007C5875">
                <w:rPr>
                  <w:rFonts w:ascii="Meiryo UI" w:eastAsia="Meiryo UI" w:hAnsi="Meiryo UI" w:cs="Arial" w:hint="eastAsia"/>
                  <w:sz w:val="19"/>
                  <w:szCs w:val="19"/>
                </w:rPr>
                <w:delText>Wallet</w:delText>
              </w:r>
            </w:del>
            <w:ins w:id="914" w:author="宮島　一樹" w:date="2023-03-23T18:50:00Z">
              <w:r w:rsidR="007C5875">
                <w:rPr>
                  <w:rFonts w:ascii="Meiryo UI" w:eastAsia="Meiryo UI" w:hAnsi="Meiryo UI" w:cs="Arial" w:hint="eastAsia"/>
                  <w:sz w:val="19"/>
                  <w:szCs w:val="19"/>
                </w:rPr>
                <w:t>Wallet</w:t>
              </w:r>
            </w:ins>
            <w:r w:rsidRPr="00FB7321">
              <w:rPr>
                <w:rFonts w:ascii="Meiryo UI" w:eastAsia="Meiryo UI" w:hAnsi="Meiryo UI" w:cs="Arial" w:hint="eastAsia"/>
                <w:sz w:val="19"/>
                <w:szCs w:val="19"/>
              </w:rPr>
              <w:t>の価値可能性】</w:t>
            </w:r>
          </w:p>
          <w:p w14:paraId="236F2CEB" w14:textId="31CEAB24"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 xml:space="preserve">・類似手続きへの横展開など契機にした、各事業者へのIdentity　</w:t>
            </w:r>
            <w:del w:id="915" w:author="宮島　一樹" w:date="2023-03-23T18:50:00Z">
              <w:r w:rsidRPr="00FB7321" w:rsidDel="007C5875">
                <w:rPr>
                  <w:rFonts w:ascii="Meiryo UI" w:eastAsia="Meiryo UI" w:hAnsi="Meiryo UI" w:cs="Arial" w:hint="eastAsia"/>
                  <w:sz w:val="19"/>
                  <w:szCs w:val="19"/>
                </w:rPr>
                <w:delText>Wallet</w:delText>
              </w:r>
            </w:del>
            <w:ins w:id="916" w:author="宮島　一樹" w:date="2023-03-23T18:50:00Z">
              <w:r w:rsidR="007C5875">
                <w:rPr>
                  <w:rFonts w:ascii="Meiryo UI" w:eastAsia="Meiryo UI" w:hAnsi="Meiryo UI" w:cs="Arial" w:hint="eastAsia"/>
                  <w:sz w:val="19"/>
                  <w:szCs w:val="19"/>
                </w:rPr>
                <w:t>Wallet</w:t>
              </w:r>
            </w:ins>
            <w:r w:rsidRPr="00FB7321">
              <w:rPr>
                <w:rFonts w:ascii="Meiryo UI" w:eastAsia="Meiryo UI" w:hAnsi="Meiryo UI" w:cs="Arial" w:hint="eastAsia"/>
                <w:sz w:val="19"/>
                <w:szCs w:val="19"/>
              </w:rPr>
              <w:t>の普及が、中小事業者の活性化施策等の環境整備にもつながる可能性。</w:t>
            </w:r>
          </w:p>
          <w:p w14:paraId="7B1AF455" w14:textId="60884CD5"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当該事業者の信頼性に関わる「信頼できる第三者による確認済情報」を、当該事業者が</w:t>
            </w:r>
            <w:r w:rsidRPr="00FB7321">
              <w:rPr>
                <w:rFonts w:ascii="Meiryo UI" w:eastAsia="Meiryo UI" w:hAnsi="Meiryo UI" w:cs="Arial"/>
                <w:kern w:val="24"/>
                <w:sz w:val="19"/>
                <w:szCs w:val="19"/>
              </w:rPr>
              <w:t xml:space="preserve">Identity </w:t>
            </w:r>
            <w:del w:id="917" w:author="宮島　一樹" w:date="2023-03-23T18:50:00Z">
              <w:r w:rsidRPr="00FB7321" w:rsidDel="007C5875">
                <w:rPr>
                  <w:rFonts w:ascii="Meiryo UI" w:eastAsia="Meiryo UI" w:hAnsi="Meiryo UI" w:cs="Arial"/>
                  <w:kern w:val="24"/>
                  <w:sz w:val="19"/>
                  <w:szCs w:val="19"/>
                </w:rPr>
                <w:delText>Wallet</w:delText>
              </w:r>
            </w:del>
            <w:ins w:id="918" w:author="宮島　一樹" w:date="2023-03-23T18:50:00Z">
              <w:r w:rsidR="007C5875">
                <w:rPr>
                  <w:rFonts w:ascii="Meiryo UI" w:eastAsia="Meiryo UI" w:hAnsi="Meiryo UI" w:cs="Arial"/>
                  <w:kern w:val="24"/>
                  <w:sz w:val="19"/>
                  <w:szCs w:val="19"/>
                </w:rPr>
                <w:t>Wallet</w:t>
              </w:r>
            </w:ins>
            <w:r w:rsidRPr="00FB7321">
              <w:rPr>
                <w:rFonts w:ascii="Meiryo UI" w:eastAsia="Meiryo UI" w:hAnsi="Meiryo UI" w:cs="Arial" w:hint="eastAsia"/>
                <w:kern w:val="24"/>
                <w:sz w:val="19"/>
                <w:szCs w:val="19"/>
              </w:rPr>
              <w:t>上に自ら保持しデータ連携・公開し、信用力の証明による新規取引拡大や金融包摂に寄与する姿を想定する。</w:t>
            </w:r>
          </w:p>
        </w:tc>
        <w:tc>
          <w:tcPr>
            <w:tcW w:w="162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541C4D39"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lastRenderedPageBreak/>
              <w:t>－（社会基盤機能の位置づけ含め、総合的に検討調整要）</w:t>
            </w:r>
          </w:p>
        </w:tc>
      </w:tr>
    </w:tbl>
    <w:p w14:paraId="04966A15" w14:textId="77777777" w:rsidR="001D6EC9" w:rsidRPr="003F70A5" w:rsidRDefault="001D6EC9" w:rsidP="001D6EC9">
      <w:pPr>
        <w:rPr>
          <w:color w:val="4472C4" w:themeColor="accent5"/>
        </w:rPr>
      </w:pPr>
    </w:p>
    <w:p w14:paraId="6698BCE5" w14:textId="6106BE35" w:rsidR="007E0056" w:rsidRPr="00A06E26" w:rsidRDefault="006B5127" w:rsidP="002035AF">
      <w:pPr>
        <w:pStyle w:val="2"/>
      </w:pPr>
      <w:bookmarkStart w:id="919" w:name="_Toc128560548"/>
      <w:r w:rsidRPr="00A06E26">
        <w:rPr>
          <w:rFonts w:hint="eastAsia"/>
        </w:rPr>
        <w:t>実証を通じて判明したユースケース</w:t>
      </w:r>
      <w:r w:rsidR="00F82054" w:rsidRPr="00A06E26">
        <w:rPr>
          <w:rFonts w:hint="eastAsia"/>
        </w:rPr>
        <w:t>の課題</w:t>
      </w:r>
      <w:r w:rsidR="00FB198B" w:rsidRPr="00A06E26">
        <w:rPr>
          <w:rFonts w:hint="eastAsia"/>
        </w:rPr>
        <w:t>とその解決方針</w:t>
      </w:r>
      <w:bookmarkEnd w:id="919"/>
    </w:p>
    <w:p w14:paraId="4325637D" w14:textId="6ADCB368" w:rsidR="001D6EC9" w:rsidRPr="001D6EC9" w:rsidRDefault="006B5127" w:rsidP="001D6EC9">
      <w:pPr>
        <w:rPr>
          <w:rFonts w:asciiTheme="majorHAnsi" w:eastAsiaTheme="majorHAnsi" w:hAnsiTheme="majorHAnsi"/>
        </w:rPr>
      </w:pPr>
      <w:r w:rsidRPr="00A06E26">
        <w:rPr>
          <w:rFonts w:asciiTheme="majorHAnsi" w:eastAsiaTheme="majorHAnsi" w:hAnsiTheme="majorHAnsi" w:hint="eastAsia"/>
          <w:color w:val="FF0000"/>
        </w:rPr>
        <w:t xml:space="preserve">　</w:t>
      </w:r>
    </w:p>
    <w:p w14:paraId="0C66885B" w14:textId="77777777" w:rsidR="001D6EC9" w:rsidRPr="001D6EC9" w:rsidRDefault="001D6EC9" w:rsidP="001D6EC9">
      <w:pPr>
        <w:rPr>
          <w:rFonts w:asciiTheme="majorHAnsi" w:eastAsiaTheme="majorHAnsi" w:hAnsiTheme="majorHAnsi"/>
        </w:rPr>
      </w:pPr>
      <w:r w:rsidRPr="001D6EC9">
        <w:rPr>
          <w:rFonts w:asciiTheme="majorHAnsi" w:eastAsiaTheme="majorHAnsi" w:hAnsiTheme="majorHAnsi" w:hint="eastAsia"/>
        </w:rPr>
        <w:t>・課題①</w:t>
      </w:r>
    </w:p>
    <w:p w14:paraId="5489CBA5" w14:textId="785D55D8" w:rsidR="001D6EC9" w:rsidRPr="001D6EC9"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前述の構造から、当ビジネスモデルにおいての大きなハードルは、「工業会証明書発行事業」単独視点にとどまらず、「社会基盤として共通機能」の検討も含めた政府における行政手続きのオンライン化促進も念頭においた</w:t>
      </w:r>
      <w:r w:rsidR="0052021D">
        <w:rPr>
          <w:rFonts w:asciiTheme="majorHAnsi" w:eastAsiaTheme="majorHAnsi" w:hAnsiTheme="majorHAnsi" w:hint="eastAsia"/>
        </w:rPr>
        <w:t>官民の</w:t>
      </w:r>
      <w:r w:rsidRPr="001D6EC9">
        <w:rPr>
          <w:rFonts w:asciiTheme="majorHAnsi" w:eastAsiaTheme="majorHAnsi" w:hAnsiTheme="majorHAnsi" w:hint="eastAsia"/>
        </w:rPr>
        <w:t>2階建てビジネスモデル・ビジネススキームの検討調整、及びデジタル化の転換コストの捻出となると想定してい</w:t>
      </w:r>
      <w:r w:rsidR="007B77C4">
        <w:rPr>
          <w:rFonts w:asciiTheme="majorHAnsi" w:eastAsiaTheme="majorHAnsi" w:hAnsiTheme="majorHAnsi" w:hint="eastAsia"/>
        </w:rPr>
        <w:t>る</w:t>
      </w:r>
      <w:r w:rsidRPr="001D6EC9">
        <w:rPr>
          <w:rFonts w:asciiTheme="majorHAnsi" w:eastAsiaTheme="majorHAnsi" w:hAnsiTheme="majorHAnsi" w:hint="eastAsia"/>
        </w:rPr>
        <w:t>。</w:t>
      </w:r>
    </w:p>
    <w:p w14:paraId="455668CF" w14:textId="5F4170A5" w:rsidR="001D6EC9" w:rsidRPr="001D6EC9"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その為、「工業会証明書発行事業」単独ではなく、他の政府における行政手続きのオンライン化促進に関わるプロジェクトと合わせ、全体マイルストーンを検討継続していくたいと考えてい</w:t>
      </w:r>
      <w:r w:rsidR="007B77C4">
        <w:rPr>
          <w:rFonts w:asciiTheme="majorHAnsi" w:eastAsiaTheme="majorHAnsi" w:hAnsiTheme="majorHAnsi" w:hint="eastAsia"/>
        </w:rPr>
        <w:t>る</w:t>
      </w:r>
      <w:r w:rsidRPr="001D6EC9">
        <w:rPr>
          <w:rFonts w:asciiTheme="majorHAnsi" w:eastAsiaTheme="majorHAnsi" w:hAnsiTheme="majorHAnsi" w:hint="eastAsia"/>
        </w:rPr>
        <w:t>。（つまり、現時点では、マイルストーンの明確化は困難と理解）</w:t>
      </w:r>
    </w:p>
    <w:p w14:paraId="1EFFAE4F" w14:textId="77777777" w:rsidR="001D6EC9" w:rsidRPr="001D6EC9" w:rsidRDefault="001D6EC9" w:rsidP="001D6EC9">
      <w:pPr>
        <w:rPr>
          <w:rFonts w:asciiTheme="majorHAnsi" w:eastAsiaTheme="majorHAnsi" w:hAnsiTheme="majorHAnsi"/>
        </w:rPr>
      </w:pPr>
    </w:p>
    <w:p w14:paraId="51CECFC2" w14:textId="77777777" w:rsidR="001D6EC9" w:rsidRPr="001D6EC9" w:rsidRDefault="001D6EC9" w:rsidP="001D6EC9">
      <w:pPr>
        <w:rPr>
          <w:rFonts w:asciiTheme="majorHAnsi" w:eastAsiaTheme="majorHAnsi" w:hAnsiTheme="majorHAnsi"/>
        </w:rPr>
      </w:pPr>
      <w:r w:rsidRPr="001D6EC9">
        <w:rPr>
          <w:rFonts w:asciiTheme="majorHAnsi" w:eastAsiaTheme="majorHAnsi" w:hAnsiTheme="majorHAnsi" w:hint="eastAsia"/>
        </w:rPr>
        <w:t>・課題②</w:t>
      </w:r>
    </w:p>
    <w:p w14:paraId="06053520" w14:textId="67F86F87" w:rsidR="001D6EC9" w:rsidRPr="001D6EC9"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 xml:space="preserve">前述の通り、個別業務機能として位置づけられる「１．工業会デジタル証明書発行に関わる業務共通機能」と、社会基盤機能として位置づけられる「２．事業者Identity </w:t>
      </w:r>
      <w:del w:id="920" w:author="宮島　一樹" w:date="2023-03-23T18:50:00Z">
        <w:r w:rsidRPr="001D6EC9" w:rsidDel="007C5875">
          <w:rPr>
            <w:rFonts w:asciiTheme="majorHAnsi" w:eastAsiaTheme="majorHAnsi" w:hAnsiTheme="majorHAnsi" w:hint="eastAsia"/>
          </w:rPr>
          <w:delText>Wallet</w:delText>
        </w:r>
      </w:del>
      <w:ins w:id="921" w:author="宮島　一樹" w:date="2023-03-23T18:50:00Z">
        <w:r w:rsidR="007C5875">
          <w:rPr>
            <w:rFonts w:asciiTheme="majorHAnsi" w:eastAsiaTheme="majorHAnsi" w:hAnsiTheme="majorHAnsi" w:hint="eastAsia"/>
          </w:rPr>
          <w:t>Wallet</w:t>
        </w:r>
      </w:ins>
      <w:r w:rsidRPr="001D6EC9">
        <w:rPr>
          <w:rFonts w:asciiTheme="majorHAnsi" w:eastAsiaTheme="majorHAnsi" w:hAnsiTheme="majorHAnsi" w:hint="eastAsia"/>
        </w:rPr>
        <w:t>機能」の分離と、シームレスな連携のUI/UX検討をするべきと考えてい</w:t>
      </w:r>
      <w:r w:rsidR="007B77C4">
        <w:rPr>
          <w:rFonts w:asciiTheme="majorHAnsi" w:eastAsiaTheme="majorHAnsi" w:hAnsiTheme="majorHAnsi" w:hint="eastAsia"/>
        </w:rPr>
        <w:t>る</w:t>
      </w:r>
      <w:r w:rsidRPr="001D6EC9">
        <w:rPr>
          <w:rFonts w:asciiTheme="majorHAnsi" w:eastAsiaTheme="majorHAnsi" w:hAnsiTheme="majorHAnsi" w:hint="eastAsia"/>
        </w:rPr>
        <w:t>。</w:t>
      </w:r>
    </w:p>
    <w:p w14:paraId="6395DDA8" w14:textId="6C930AD2" w:rsidR="00A6660F"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その為、当プロジェクト単体での検討継続ではなく、もう少し幅広い検討の場での検討継続が望ましいと考えてい</w:t>
      </w:r>
      <w:r w:rsidR="007B77C4">
        <w:rPr>
          <w:rFonts w:asciiTheme="majorHAnsi" w:eastAsiaTheme="majorHAnsi" w:hAnsiTheme="majorHAnsi" w:hint="eastAsia"/>
        </w:rPr>
        <w:t>る</w:t>
      </w:r>
      <w:r w:rsidRPr="001D6EC9">
        <w:rPr>
          <w:rFonts w:asciiTheme="majorHAnsi" w:eastAsiaTheme="majorHAnsi" w:hAnsiTheme="majorHAnsi" w:hint="eastAsia"/>
        </w:rPr>
        <w:t>。</w:t>
      </w:r>
    </w:p>
    <w:p w14:paraId="61164A41" w14:textId="37630A96" w:rsidR="00A6660F" w:rsidRDefault="00A6660F" w:rsidP="00294F13">
      <w:pPr>
        <w:rPr>
          <w:rFonts w:asciiTheme="majorHAnsi" w:eastAsiaTheme="majorHAnsi" w:hAnsiTheme="majorHAnsi"/>
        </w:rPr>
      </w:pPr>
    </w:p>
    <w:p w14:paraId="1EA5D112" w14:textId="77777777" w:rsidR="00A6660F" w:rsidRPr="00A06E26" w:rsidRDefault="00A6660F" w:rsidP="00294F13">
      <w:pPr>
        <w:rPr>
          <w:rFonts w:asciiTheme="majorHAnsi" w:eastAsiaTheme="majorHAnsi" w:hAnsiTheme="majorHAnsi"/>
        </w:rPr>
      </w:pPr>
    </w:p>
    <w:p w14:paraId="6BD63BF1" w14:textId="340D8ED8" w:rsidR="00F82054" w:rsidRPr="00A06E26" w:rsidRDefault="00F82054" w:rsidP="002035AF">
      <w:pPr>
        <w:pStyle w:val="2"/>
      </w:pPr>
      <w:bookmarkStart w:id="922" w:name="_Toc128560549"/>
      <w:r w:rsidRPr="00A06E26">
        <w:rPr>
          <w:rFonts w:hint="eastAsia"/>
        </w:rPr>
        <w:lastRenderedPageBreak/>
        <w:t>本ユースケースの社会実装に向けたマイルストーン</w:t>
      </w:r>
      <w:bookmarkEnd w:id="922"/>
    </w:p>
    <w:p w14:paraId="766F3227" w14:textId="414F4318" w:rsidR="001D6EC9" w:rsidRPr="0021089C"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前述の通り、「工業会証明書発行事業」単独ではなく、他の政府における行政手続きのオンライン化促進に関わるプロジェクトと合わせ、全体マイルストーンを検討継続して</w:t>
      </w:r>
      <w:del w:id="923" w:author="鈴木 茂哉" w:date="2023-03-14T22:56:00Z">
        <w:r w:rsidRPr="001D6EC9" w:rsidDel="00E7519D">
          <w:rPr>
            <w:rFonts w:asciiTheme="majorHAnsi" w:eastAsiaTheme="majorHAnsi" w:hAnsiTheme="majorHAnsi" w:hint="eastAsia"/>
          </w:rPr>
          <w:delText>いくた</w:delText>
        </w:r>
      </w:del>
      <w:del w:id="924" w:author="宮島　一樹" w:date="2023-03-20T17:25:00Z">
        <w:r w:rsidRPr="001D6EC9">
          <w:rPr>
            <w:rFonts w:asciiTheme="majorHAnsi" w:eastAsiaTheme="majorHAnsi" w:hAnsiTheme="majorHAnsi" w:hint="eastAsia"/>
          </w:rPr>
          <w:delText>い</w:delText>
        </w:r>
      </w:del>
      <w:del w:id="925" w:author="鈴木 茂哉" w:date="2023-03-14T22:56:00Z">
        <w:r w:rsidRPr="001D6EC9" w:rsidDel="00E7519D">
          <w:rPr>
            <w:rFonts w:asciiTheme="majorHAnsi" w:eastAsiaTheme="majorHAnsi" w:hAnsiTheme="majorHAnsi" w:hint="eastAsia"/>
          </w:rPr>
          <w:delText>い</w:delText>
        </w:r>
      </w:del>
      <w:ins w:id="926" w:author="鈴木 茂哉" w:date="2023-03-14T22:56:00Z">
        <w:r w:rsidR="00E7519D">
          <w:rPr>
            <w:rFonts w:asciiTheme="majorHAnsi" w:eastAsiaTheme="majorHAnsi" w:hAnsiTheme="majorHAnsi" w:hint="eastAsia"/>
          </w:rPr>
          <w:t>いきたい</w:t>
        </w:r>
      </w:ins>
      <w:r w:rsidRPr="001D6EC9">
        <w:rPr>
          <w:rFonts w:asciiTheme="majorHAnsi" w:eastAsiaTheme="majorHAnsi" w:hAnsiTheme="majorHAnsi" w:hint="eastAsia"/>
        </w:rPr>
        <w:t>と考えてい</w:t>
      </w:r>
      <w:r w:rsidR="007B77C4">
        <w:rPr>
          <w:rFonts w:asciiTheme="majorHAnsi" w:eastAsiaTheme="majorHAnsi" w:hAnsiTheme="majorHAnsi" w:hint="eastAsia"/>
        </w:rPr>
        <w:t>る</w:t>
      </w:r>
      <w:r w:rsidRPr="001D6EC9">
        <w:rPr>
          <w:rFonts w:asciiTheme="majorHAnsi" w:eastAsiaTheme="majorHAnsi" w:hAnsiTheme="majorHAnsi" w:hint="eastAsia"/>
        </w:rPr>
        <w:t>。（つまり、現時点では、マイルストーンの明確化は困難と理解して</w:t>
      </w:r>
      <w:r w:rsidR="007B77C4">
        <w:rPr>
          <w:rFonts w:asciiTheme="majorHAnsi" w:eastAsiaTheme="majorHAnsi" w:hAnsiTheme="majorHAnsi" w:hint="eastAsia"/>
        </w:rPr>
        <w:t>いる</w:t>
      </w:r>
      <w:r w:rsidRPr="001D6EC9">
        <w:rPr>
          <w:rFonts w:asciiTheme="majorHAnsi" w:eastAsiaTheme="majorHAnsi" w:hAnsiTheme="majorHAnsi" w:hint="eastAsia"/>
        </w:rPr>
        <w:t>）</w:t>
      </w:r>
    </w:p>
    <w:p w14:paraId="5EBA5DA8" w14:textId="4B2296BB" w:rsidR="00B57680" w:rsidRPr="0021089C" w:rsidRDefault="00B57680" w:rsidP="00B57680">
      <w:pPr>
        <w:ind w:firstLineChars="100" w:firstLine="210"/>
        <w:rPr>
          <w:rFonts w:asciiTheme="majorHAnsi" w:eastAsiaTheme="majorHAnsi" w:hAnsiTheme="majorHAnsi"/>
        </w:rPr>
      </w:pPr>
      <w:r w:rsidRPr="0021089C">
        <w:rPr>
          <w:rFonts w:asciiTheme="majorHAnsi" w:eastAsiaTheme="majorHAnsi" w:hAnsiTheme="majorHAnsi" w:hint="eastAsia"/>
        </w:rPr>
        <w:t>マイルストーンの明確化が困難と考える理由は、本ユースケースが</w:t>
      </w:r>
      <w:ins w:id="927" w:author="岡本　俊一" w:date="2023-03-17T09:44:00Z">
        <w:r w:rsidR="00E85948">
          <w:rPr>
            <w:rFonts w:asciiTheme="majorHAnsi" w:eastAsiaTheme="majorHAnsi" w:hAnsiTheme="majorHAnsi" w:hint="eastAsia"/>
          </w:rPr>
          <w:t>実態的な意味合いで</w:t>
        </w:r>
      </w:ins>
      <w:r w:rsidRPr="0021089C">
        <w:rPr>
          <w:rFonts w:asciiTheme="majorHAnsi" w:eastAsiaTheme="majorHAnsi" w:hAnsiTheme="majorHAnsi" w:hint="eastAsia"/>
        </w:rPr>
        <w:t>政策税制に係る行政事務の</w:t>
      </w:r>
      <w:ins w:id="928" w:author="岡本　俊一" w:date="2023-03-17T09:41:00Z">
        <w:r w:rsidR="00E85948">
          <w:rPr>
            <w:rFonts w:asciiTheme="majorHAnsi" w:eastAsiaTheme="majorHAnsi" w:hAnsiTheme="majorHAnsi" w:hint="eastAsia"/>
          </w:rPr>
          <w:t>工業会等の</w:t>
        </w:r>
      </w:ins>
      <w:ins w:id="929" w:author="岡本　俊一" w:date="2023-03-17T09:42:00Z">
        <w:r w:rsidR="00E85948">
          <w:rPr>
            <w:rFonts w:asciiTheme="majorHAnsi" w:eastAsiaTheme="majorHAnsi" w:hAnsiTheme="majorHAnsi" w:hint="eastAsia"/>
          </w:rPr>
          <w:t>民間団体への</w:t>
        </w:r>
      </w:ins>
      <w:r w:rsidRPr="0021089C">
        <w:rPr>
          <w:rFonts w:asciiTheme="majorHAnsi" w:eastAsiaTheme="majorHAnsi" w:hAnsiTheme="majorHAnsi" w:hint="eastAsia"/>
        </w:rPr>
        <w:t>アウトソーシング</w:t>
      </w:r>
      <w:ins w:id="930" w:author="岡本　俊一" w:date="2023-03-17T09:42:00Z">
        <w:r w:rsidR="00E85948">
          <w:rPr>
            <w:rFonts w:asciiTheme="majorHAnsi" w:eastAsiaTheme="majorHAnsi" w:hAnsiTheme="majorHAnsi" w:hint="eastAsia"/>
          </w:rPr>
          <w:t>である事</w:t>
        </w:r>
      </w:ins>
      <w:r w:rsidRPr="0021089C">
        <w:rPr>
          <w:rFonts w:asciiTheme="majorHAnsi" w:eastAsiaTheme="majorHAnsi" w:hAnsiTheme="majorHAnsi" w:hint="eastAsia"/>
        </w:rPr>
        <w:t>に起因している</w:t>
      </w:r>
      <w:del w:id="931" w:author="岡本　俊一" w:date="2023-03-17T09:42:00Z">
        <w:r w:rsidRPr="0021089C" w:rsidDel="00E85948">
          <w:rPr>
            <w:rFonts w:asciiTheme="majorHAnsi" w:eastAsiaTheme="majorHAnsi" w:hAnsiTheme="majorHAnsi" w:hint="eastAsia"/>
          </w:rPr>
          <w:delText>ことにある</w:delText>
        </w:r>
      </w:del>
      <w:r w:rsidRPr="0021089C">
        <w:rPr>
          <w:rFonts w:asciiTheme="majorHAnsi" w:eastAsiaTheme="majorHAnsi" w:hAnsiTheme="majorHAnsi" w:hint="eastAsia"/>
        </w:rPr>
        <w:t>。本ユースケースは、民間サイドで実施しているが、政策税制のスキームの一部をなすものである以上、他の部分を構成する行政機関の関与は不可欠である。しかし、当コンソーシアムでは、本ユースケースに係る利害関係者のうち、行政機関側にほぼアプローチできていない事もあり、行政機関自身のペインや方針の明確な把握が現時点できていない。</w:t>
      </w:r>
    </w:p>
    <w:p w14:paraId="03B5F000" w14:textId="77208CB5" w:rsidR="00240680" w:rsidRDefault="00B57680" w:rsidP="00CB3827">
      <w:pPr>
        <w:ind w:firstLineChars="100" w:firstLine="210"/>
        <w:rPr>
          <w:rFonts w:asciiTheme="majorHAnsi" w:eastAsiaTheme="majorHAnsi" w:hAnsiTheme="majorHAnsi"/>
        </w:rPr>
      </w:pPr>
      <w:r w:rsidRPr="0021089C">
        <w:rPr>
          <w:rFonts w:asciiTheme="majorHAnsi" w:eastAsiaTheme="majorHAnsi" w:hAnsiTheme="majorHAnsi" w:hint="eastAsia"/>
        </w:rPr>
        <w:t>したがって、</w:t>
      </w:r>
      <w:r w:rsidR="00F417CD" w:rsidRPr="0021089C">
        <w:rPr>
          <w:rFonts w:asciiTheme="majorHAnsi" w:eastAsiaTheme="majorHAnsi" w:hAnsiTheme="majorHAnsi" w:hint="eastAsia"/>
        </w:rPr>
        <w:t>具体的なマイルストーンの提示は現時点困難とな</w:t>
      </w:r>
      <w:r w:rsidR="007B77C4" w:rsidRPr="0021089C">
        <w:rPr>
          <w:rFonts w:asciiTheme="majorHAnsi" w:eastAsiaTheme="majorHAnsi" w:hAnsiTheme="majorHAnsi" w:hint="eastAsia"/>
        </w:rPr>
        <w:t>るが</w:t>
      </w:r>
      <w:r w:rsidR="00F417CD" w:rsidRPr="0021089C">
        <w:rPr>
          <w:rFonts w:asciiTheme="majorHAnsi" w:eastAsiaTheme="majorHAnsi" w:hAnsiTheme="majorHAnsi" w:hint="eastAsia"/>
        </w:rPr>
        <w:t>、仮</w:t>
      </w:r>
      <w:r w:rsidR="00F417CD">
        <w:rPr>
          <w:rFonts w:asciiTheme="majorHAnsi" w:eastAsiaTheme="majorHAnsi" w:hAnsiTheme="majorHAnsi" w:hint="eastAsia"/>
        </w:rPr>
        <w:t>説として、以下のような</w:t>
      </w:r>
      <w:r w:rsidR="000947F4">
        <w:rPr>
          <w:rFonts w:asciiTheme="majorHAnsi" w:eastAsiaTheme="majorHAnsi" w:hAnsiTheme="majorHAnsi" w:hint="eastAsia"/>
        </w:rPr>
        <w:t>前提マイルストーンの</w:t>
      </w:r>
      <w:r w:rsidR="00F417CD">
        <w:rPr>
          <w:rFonts w:asciiTheme="majorHAnsi" w:eastAsiaTheme="majorHAnsi" w:hAnsiTheme="majorHAnsi" w:hint="eastAsia"/>
        </w:rPr>
        <w:t>整備・推進が進むのであれば本ユースケースの社会実装が成立すると考え</w:t>
      </w:r>
      <w:r w:rsidR="007B77C4">
        <w:rPr>
          <w:rFonts w:asciiTheme="majorHAnsi" w:eastAsiaTheme="majorHAnsi" w:hAnsiTheme="majorHAnsi" w:hint="eastAsia"/>
        </w:rPr>
        <w:t>る</w:t>
      </w:r>
      <w:r w:rsidR="00F417CD">
        <w:rPr>
          <w:rFonts w:asciiTheme="majorHAnsi" w:eastAsiaTheme="majorHAnsi" w:hAnsiTheme="majorHAnsi" w:hint="eastAsia"/>
        </w:rPr>
        <w:t>。</w:t>
      </w:r>
    </w:p>
    <w:p w14:paraId="1B3E092E" w14:textId="77777777" w:rsidR="00240680" w:rsidRPr="00CB3827" w:rsidRDefault="00240680" w:rsidP="00A06E26">
      <w:pPr>
        <w:rPr>
          <w:rFonts w:asciiTheme="majorHAnsi" w:eastAsiaTheme="majorHAnsi" w:hAnsiTheme="majorHAnsi"/>
        </w:rPr>
      </w:pPr>
    </w:p>
    <w:p w14:paraId="0BEA508C" w14:textId="77777777" w:rsidR="0030532F" w:rsidRDefault="007B77C4" w:rsidP="00240680">
      <w:pPr>
        <w:rPr>
          <w:rFonts w:asciiTheme="majorHAnsi" w:eastAsiaTheme="majorHAnsi" w:hAnsiTheme="majorHAnsi"/>
        </w:rPr>
      </w:pPr>
      <w:r>
        <w:rPr>
          <w:rFonts w:asciiTheme="majorHAnsi" w:eastAsiaTheme="majorHAnsi" w:hAnsiTheme="majorHAnsi" w:hint="eastAsia"/>
        </w:rPr>
        <w:t>●</w:t>
      </w:r>
      <w:r w:rsidR="0030532F">
        <w:rPr>
          <w:rFonts w:asciiTheme="majorHAnsi" w:eastAsiaTheme="majorHAnsi" w:hAnsiTheme="majorHAnsi" w:hint="eastAsia"/>
        </w:rPr>
        <w:t>前提マイルストーン</w:t>
      </w:r>
      <w:r>
        <w:rPr>
          <w:rFonts w:asciiTheme="majorHAnsi" w:eastAsiaTheme="majorHAnsi" w:hAnsiTheme="majorHAnsi" w:hint="eastAsia"/>
        </w:rPr>
        <w:t>１</w:t>
      </w:r>
    </w:p>
    <w:p w14:paraId="7C894E0D" w14:textId="5B85BEF1" w:rsidR="0030532F" w:rsidRDefault="0030532F" w:rsidP="00240680">
      <w:pPr>
        <w:rPr>
          <w:rFonts w:asciiTheme="majorHAnsi" w:eastAsiaTheme="majorHAnsi" w:hAnsiTheme="majorHAnsi"/>
        </w:rPr>
      </w:pPr>
      <w:r>
        <w:rPr>
          <w:rFonts w:asciiTheme="majorHAnsi" w:eastAsiaTheme="majorHAnsi" w:hAnsiTheme="majorHAnsi" w:hint="eastAsia"/>
        </w:rPr>
        <w:t>＜内容＞</w:t>
      </w:r>
    </w:p>
    <w:p w14:paraId="12D53C66" w14:textId="40DB7A51" w:rsidR="00240680" w:rsidRDefault="007B77C4" w:rsidP="00CB3827">
      <w:pPr>
        <w:ind w:firstLineChars="100" w:firstLine="210"/>
        <w:rPr>
          <w:rFonts w:asciiTheme="majorHAnsi" w:eastAsiaTheme="majorHAnsi" w:hAnsiTheme="majorHAnsi"/>
        </w:rPr>
      </w:pPr>
      <w:r>
        <w:rPr>
          <w:rFonts w:asciiTheme="majorHAnsi" w:eastAsiaTheme="majorHAnsi" w:hAnsiTheme="majorHAnsi" w:hint="eastAsia"/>
        </w:rPr>
        <w:t>先行して、</w:t>
      </w:r>
      <w:commentRangeStart w:id="932"/>
      <w:commentRangeStart w:id="933"/>
      <w:commentRangeStart w:id="934"/>
      <w:r w:rsidR="00240680">
        <w:rPr>
          <w:rFonts w:asciiTheme="majorHAnsi" w:eastAsiaTheme="majorHAnsi" w:hAnsiTheme="majorHAnsi" w:hint="eastAsia"/>
        </w:rPr>
        <w:t xml:space="preserve">行政手続きにおける共通機能としての事業者Identity　</w:t>
      </w:r>
      <w:del w:id="935" w:author="宮島　一樹" w:date="2023-03-23T18:50:00Z">
        <w:r w:rsidR="00240680" w:rsidDel="007C5875">
          <w:rPr>
            <w:rFonts w:asciiTheme="majorHAnsi" w:eastAsiaTheme="majorHAnsi" w:hAnsiTheme="majorHAnsi" w:hint="eastAsia"/>
          </w:rPr>
          <w:delText>Wallet</w:delText>
        </w:r>
      </w:del>
      <w:ins w:id="936" w:author="宮島　一樹" w:date="2023-03-23T18:50:00Z">
        <w:r w:rsidR="007C5875">
          <w:rPr>
            <w:rFonts w:asciiTheme="majorHAnsi" w:eastAsiaTheme="majorHAnsi" w:hAnsiTheme="majorHAnsi" w:hint="eastAsia"/>
          </w:rPr>
          <w:t>Wallet</w:t>
        </w:r>
      </w:ins>
      <w:r w:rsidR="00240680">
        <w:rPr>
          <w:rFonts w:asciiTheme="majorHAnsi" w:eastAsiaTheme="majorHAnsi" w:hAnsiTheme="majorHAnsi" w:hint="eastAsia"/>
        </w:rPr>
        <w:t>機能</w:t>
      </w:r>
      <w:commentRangeEnd w:id="932"/>
      <w:r w:rsidR="00FD0F36">
        <w:rPr>
          <w:rStyle w:val="ac"/>
        </w:rPr>
        <w:commentReference w:id="932"/>
      </w:r>
      <w:commentRangeEnd w:id="933"/>
      <w:r w:rsidR="00EB1691">
        <w:rPr>
          <w:rStyle w:val="ac"/>
        </w:rPr>
        <w:commentReference w:id="933"/>
      </w:r>
      <w:commentRangeEnd w:id="934"/>
      <w:r w:rsidR="007C1895">
        <w:rPr>
          <w:rStyle w:val="ac"/>
        </w:rPr>
        <w:commentReference w:id="934"/>
      </w:r>
      <w:r w:rsidR="00240680">
        <w:rPr>
          <w:rFonts w:asciiTheme="majorHAnsi" w:eastAsiaTheme="majorHAnsi" w:hAnsiTheme="majorHAnsi" w:hint="eastAsia"/>
        </w:rPr>
        <w:t>整備</w:t>
      </w:r>
      <w:r>
        <w:rPr>
          <w:rFonts w:asciiTheme="majorHAnsi" w:eastAsiaTheme="majorHAnsi" w:hAnsiTheme="majorHAnsi" w:hint="eastAsia"/>
        </w:rPr>
        <w:t>及びサービス運用</w:t>
      </w:r>
      <w:r w:rsidR="00240680">
        <w:rPr>
          <w:rFonts w:asciiTheme="majorHAnsi" w:eastAsiaTheme="majorHAnsi" w:hAnsiTheme="majorHAnsi" w:hint="eastAsia"/>
        </w:rPr>
        <w:t>の成立</w:t>
      </w:r>
      <w:r w:rsidR="0030532F">
        <w:rPr>
          <w:rFonts w:asciiTheme="majorHAnsi" w:eastAsiaTheme="majorHAnsi" w:hAnsiTheme="majorHAnsi" w:hint="eastAsia"/>
        </w:rPr>
        <w:t>。</w:t>
      </w:r>
    </w:p>
    <w:p w14:paraId="1DD1ABB4" w14:textId="39394C85" w:rsidR="0030532F" w:rsidDel="00386AF3" w:rsidRDefault="0030532F" w:rsidP="00240680">
      <w:pPr>
        <w:rPr>
          <w:del w:id="937" w:author="岡本　俊一" w:date="2023-03-22T13:09:00Z"/>
          <w:rFonts w:asciiTheme="majorHAnsi" w:eastAsiaTheme="majorHAnsi" w:hAnsiTheme="majorHAnsi"/>
        </w:rPr>
      </w:pPr>
      <w:del w:id="938" w:author="岡本　俊一" w:date="2023-03-22T13:09:00Z">
        <w:r w:rsidDel="00386AF3">
          <w:rPr>
            <w:rFonts w:asciiTheme="majorHAnsi" w:eastAsiaTheme="majorHAnsi" w:hAnsiTheme="majorHAnsi" w:hint="eastAsia"/>
          </w:rPr>
          <w:delText>＜詳細＞</w:delText>
        </w:r>
      </w:del>
    </w:p>
    <w:p w14:paraId="614E578A" w14:textId="3EF03AF6" w:rsidR="007F3584" w:rsidRDefault="007B77C4" w:rsidP="00240680">
      <w:pPr>
        <w:rPr>
          <w:ins w:id="939" w:author="岡本　俊一" w:date="2023-03-22T13:08:00Z"/>
          <w:rFonts w:asciiTheme="majorHAnsi" w:eastAsiaTheme="majorHAnsi" w:hAnsiTheme="majorHAnsi"/>
        </w:rPr>
      </w:pPr>
      <w:del w:id="940" w:author="岡本　俊一" w:date="2023-03-22T13:09:00Z">
        <w:r w:rsidDel="00386AF3">
          <w:rPr>
            <w:rFonts w:asciiTheme="majorHAnsi" w:eastAsiaTheme="majorHAnsi" w:hAnsiTheme="majorHAnsi" w:hint="eastAsia"/>
          </w:rPr>
          <w:delText>（</w:delText>
        </w:r>
        <w:r w:rsidR="00240680" w:rsidDel="00386AF3">
          <w:rPr>
            <w:rFonts w:asciiTheme="majorHAnsi" w:eastAsiaTheme="majorHAnsi" w:hAnsiTheme="majorHAnsi" w:hint="eastAsia"/>
          </w:rPr>
          <w:delText>本ユースケースは</w:delText>
        </w:r>
        <w:r w:rsidDel="00386AF3">
          <w:rPr>
            <w:rFonts w:asciiTheme="majorHAnsi" w:eastAsiaTheme="majorHAnsi" w:hAnsiTheme="majorHAnsi" w:hint="eastAsia"/>
          </w:rPr>
          <w:delText>行政手続きではなく</w:delText>
        </w:r>
        <w:r w:rsidR="00240680" w:rsidDel="00386AF3">
          <w:rPr>
            <w:rFonts w:asciiTheme="majorHAnsi" w:eastAsiaTheme="majorHAnsi" w:hAnsiTheme="majorHAnsi" w:hint="eastAsia"/>
          </w:rPr>
          <w:delText>民間事業という扱いとなる</w:delText>
        </w:r>
        <w:r w:rsidDel="00386AF3">
          <w:rPr>
            <w:rFonts w:asciiTheme="majorHAnsi" w:eastAsiaTheme="majorHAnsi" w:hAnsiTheme="majorHAnsi" w:hint="eastAsia"/>
          </w:rPr>
          <w:delText>為）本ユースケース以外の別プロジェクト</w:delText>
        </w:r>
        <w:r w:rsidR="0030532F" w:rsidDel="00386AF3">
          <w:rPr>
            <w:rFonts w:asciiTheme="majorHAnsi" w:eastAsiaTheme="majorHAnsi" w:hAnsiTheme="majorHAnsi" w:hint="eastAsia"/>
          </w:rPr>
          <w:delText>における実現</w:delText>
        </w:r>
        <w:r w:rsidDel="00386AF3">
          <w:rPr>
            <w:rFonts w:asciiTheme="majorHAnsi" w:eastAsiaTheme="majorHAnsi" w:hAnsiTheme="majorHAnsi" w:hint="eastAsia"/>
          </w:rPr>
          <w:delText>が想定されるが、</w:delText>
        </w:r>
        <w:r w:rsidRPr="007B77C4" w:rsidDel="00386AF3">
          <w:rPr>
            <w:rFonts w:asciiTheme="majorHAnsi" w:eastAsiaTheme="majorHAnsi" w:hAnsiTheme="majorHAnsi" w:hint="eastAsia"/>
          </w:rPr>
          <w:delText>行政手続きそのもののユースケースを軸として、</w:delText>
        </w:r>
        <w:r w:rsidR="00240680" w:rsidDel="00386AF3">
          <w:rPr>
            <w:rFonts w:asciiTheme="majorHAnsi" w:eastAsiaTheme="majorHAnsi" w:hAnsiTheme="majorHAnsi" w:hint="eastAsia"/>
          </w:rPr>
          <w:delText>当該行政手続き業務機能と</w:delText>
        </w:r>
        <w:r w:rsidR="0030532F" w:rsidDel="00386AF3">
          <w:rPr>
            <w:rFonts w:asciiTheme="majorHAnsi" w:eastAsiaTheme="majorHAnsi" w:hAnsiTheme="majorHAnsi" w:hint="eastAsia"/>
          </w:rPr>
          <w:delText>合わせ、</w:delText>
        </w:r>
        <w:r w:rsidR="00240680" w:rsidDel="00386AF3">
          <w:rPr>
            <w:rFonts w:asciiTheme="majorHAnsi" w:eastAsiaTheme="majorHAnsi" w:hAnsiTheme="majorHAnsi" w:hint="eastAsia"/>
          </w:rPr>
          <w:delText>行政手続きにおける共通機能</w:delText>
        </w:r>
        <w:r w:rsidDel="00386AF3">
          <w:rPr>
            <w:rFonts w:asciiTheme="majorHAnsi" w:eastAsiaTheme="majorHAnsi" w:hAnsiTheme="majorHAnsi" w:hint="eastAsia"/>
          </w:rPr>
          <w:delText>として</w:delText>
        </w:r>
        <w:r w:rsidR="0030532F" w:rsidDel="00386AF3">
          <w:rPr>
            <w:rFonts w:asciiTheme="majorHAnsi" w:eastAsiaTheme="majorHAnsi" w:hAnsiTheme="majorHAnsi" w:hint="eastAsia"/>
          </w:rPr>
          <w:delText>「</w:delText>
        </w:r>
        <w:r w:rsidDel="00386AF3">
          <w:rPr>
            <w:rFonts w:asciiTheme="majorHAnsi" w:eastAsiaTheme="majorHAnsi" w:hAnsiTheme="majorHAnsi" w:hint="eastAsia"/>
          </w:rPr>
          <w:delText xml:space="preserve">事業者Identity　</w:delText>
        </w:r>
      </w:del>
      <w:del w:id="941" w:author="宮島　一樹" w:date="2023-03-23T18:50:00Z">
        <w:r w:rsidDel="007C5875">
          <w:rPr>
            <w:rFonts w:asciiTheme="majorHAnsi" w:eastAsiaTheme="majorHAnsi" w:hAnsiTheme="majorHAnsi" w:hint="eastAsia"/>
          </w:rPr>
          <w:delText>Wallet</w:delText>
        </w:r>
      </w:del>
      <w:ins w:id="942" w:author="宮島　一樹" w:date="2023-03-23T18:50:00Z">
        <w:r w:rsidR="007C5875">
          <w:rPr>
            <w:rFonts w:asciiTheme="majorHAnsi" w:eastAsiaTheme="majorHAnsi" w:hAnsiTheme="majorHAnsi" w:hint="eastAsia"/>
          </w:rPr>
          <w:t>Wallet</w:t>
        </w:r>
      </w:ins>
      <w:del w:id="943" w:author="岡本　俊一" w:date="2023-03-22T13:09:00Z">
        <w:r w:rsidDel="00386AF3">
          <w:rPr>
            <w:rFonts w:asciiTheme="majorHAnsi" w:eastAsiaTheme="majorHAnsi" w:hAnsiTheme="majorHAnsi" w:hint="eastAsia"/>
          </w:rPr>
          <w:delText>機能</w:delText>
        </w:r>
        <w:r w:rsidR="0030532F" w:rsidDel="00386AF3">
          <w:rPr>
            <w:rFonts w:asciiTheme="majorHAnsi" w:eastAsiaTheme="majorHAnsi" w:hAnsiTheme="majorHAnsi" w:hint="eastAsia"/>
          </w:rPr>
          <w:delText>」</w:delText>
        </w:r>
        <w:r w:rsidDel="00386AF3">
          <w:rPr>
            <w:rFonts w:asciiTheme="majorHAnsi" w:eastAsiaTheme="majorHAnsi" w:hAnsiTheme="majorHAnsi" w:hint="eastAsia"/>
          </w:rPr>
          <w:delText>整備及びサービス運用の先行成立が</w:delText>
        </w:r>
        <w:r w:rsidR="0030532F" w:rsidDel="00386AF3">
          <w:rPr>
            <w:rFonts w:asciiTheme="majorHAnsi" w:eastAsiaTheme="majorHAnsi" w:hAnsiTheme="majorHAnsi" w:hint="eastAsia"/>
          </w:rPr>
          <w:delText>前提１となる</w:delText>
        </w:r>
        <w:r w:rsidDel="00386AF3">
          <w:rPr>
            <w:rFonts w:asciiTheme="majorHAnsi" w:eastAsiaTheme="majorHAnsi" w:hAnsiTheme="majorHAnsi" w:hint="eastAsia"/>
          </w:rPr>
          <w:delText>。</w:delText>
        </w:r>
      </w:del>
      <w:ins w:id="944" w:author="岡本　俊一" w:date="2023-03-22T13:08:00Z">
        <w:r w:rsidR="007F3584">
          <w:rPr>
            <w:rFonts w:asciiTheme="majorHAnsi" w:eastAsiaTheme="majorHAnsi" w:hAnsiTheme="majorHAnsi" w:hint="eastAsia"/>
          </w:rPr>
          <w:t>＜</w:t>
        </w:r>
      </w:ins>
      <w:ins w:id="945" w:author="岡本　俊一" w:date="2023-03-22T13:09:00Z">
        <w:r w:rsidR="00386AF3">
          <w:rPr>
            <w:rFonts w:asciiTheme="majorHAnsi" w:eastAsiaTheme="majorHAnsi" w:hAnsiTheme="majorHAnsi" w:hint="eastAsia"/>
          </w:rPr>
          <w:t>詳細１</w:t>
        </w:r>
      </w:ins>
      <w:ins w:id="946" w:author="岡本　俊一" w:date="2023-03-22T13:08:00Z">
        <w:r w:rsidR="007F3584">
          <w:rPr>
            <w:rFonts w:asciiTheme="majorHAnsi" w:eastAsiaTheme="majorHAnsi" w:hAnsiTheme="majorHAnsi" w:hint="eastAsia"/>
          </w:rPr>
          <w:t>＞</w:t>
        </w:r>
      </w:ins>
    </w:p>
    <w:p w14:paraId="27B3B41B" w14:textId="2112B86D" w:rsidR="004B3804" w:rsidRDefault="004B3804" w:rsidP="004E49D3">
      <w:pPr>
        <w:rPr>
          <w:ins w:id="947" w:author="岡本　俊一" w:date="2023-03-22T13:32:00Z"/>
          <w:rFonts w:asciiTheme="majorHAnsi" w:eastAsiaTheme="majorHAnsi" w:hAnsiTheme="majorHAnsi"/>
        </w:rPr>
      </w:pPr>
      <w:ins w:id="948" w:author="岡本　俊一" w:date="2023-03-22T13:08:00Z">
        <w:r>
          <w:rPr>
            <w:rFonts w:asciiTheme="majorHAnsi" w:eastAsiaTheme="majorHAnsi" w:hAnsiTheme="majorHAnsi" w:hint="eastAsia"/>
          </w:rPr>
          <w:t>上記</w:t>
        </w:r>
      </w:ins>
      <w:ins w:id="949" w:author="岡本　俊一" w:date="2023-03-22T13:13:00Z">
        <w:r w:rsidR="00D50F0A">
          <w:rPr>
            <w:rFonts w:asciiTheme="majorHAnsi" w:eastAsiaTheme="majorHAnsi" w:hAnsiTheme="majorHAnsi" w:hint="eastAsia"/>
          </w:rPr>
          <w:t>の</w:t>
        </w:r>
      </w:ins>
      <w:ins w:id="950" w:author="岡本　俊一" w:date="2023-03-22T13:08:00Z">
        <w:r w:rsidRPr="004B3804">
          <w:rPr>
            <w:rFonts w:asciiTheme="majorHAnsi" w:eastAsiaTheme="majorHAnsi" w:hAnsiTheme="majorHAnsi" w:hint="eastAsia"/>
          </w:rPr>
          <w:t xml:space="preserve">行政手続きにおける共通機能としての事業者Identity　</w:t>
        </w:r>
        <w:del w:id="951" w:author="宮島　一樹" w:date="2023-03-23T18:50:00Z">
          <w:r w:rsidRPr="004B3804" w:rsidDel="007C5875">
            <w:rPr>
              <w:rFonts w:asciiTheme="majorHAnsi" w:eastAsiaTheme="majorHAnsi" w:hAnsiTheme="majorHAnsi" w:hint="eastAsia"/>
            </w:rPr>
            <w:delText>Wallet</w:delText>
          </w:r>
        </w:del>
      </w:ins>
      <w:ins w:id="952" w:author="宮島　一樹" w:date="2023-03-23T18:50:00Z">
        <w:r w:rsidR="007C5875">
          <w:rPr>
            <w:rFonts w:asciiTheme="majorHAnsi" w:eastAsiaTheme="majorHAnsi" w:hAnsiTheme="majorHAnsi" w:hint="eastAsia"/>
          </w:rPr>
          <w:t>Wallet</w:t>
        </w:r>
      </w:ins>
      <w:ins w:id="953" w:author="岡本　俊一" w:date="2023-03-22T13:08:00Z">
        <w:r w:rsidRPr="004B3804">
          <w:rPr>
            <w:rFonts w:asciiTheme="majorHAnsi" w:eastAsiaTheme="majorHAnsi" w:hAnsiTheme="majorHAnsi" w:hint="eastAsia"/>
          </w:rPr>
          <w:t>機能</w:t>
        </w:r>
        <w:r>
          <w:rPr>
            <w:rFonts w:asciiTheme="majorHAnsi" w:eastAsiaTheme="majorHAnsi" w:hAnsiTheme="majorHAnsi" w:hint="eastAsia"/>
          </w:rPr>
          <w:t>については、</w:t>
        </w:r>
      </w:ins>
      <w:ins w:id="954" w:author="岡本　俊一" w:date="2023-03-22T13:13:00Z">
        <w:r w:rsidR="00D50F0A">
          <w:rPr>
            <w:rFonts w:asciiTheme="majorHAnsi" w:eastAsiaTheme="majorHAnsi" w:hAnsiTheme="majorHAnsi" w:hint="eastAsia"/>
          </w:rPr>
          <w:t>「</w:t>
        </w:r>
      </w:ins>
      <w:ins w:id="955" w:author="岡本　俊一" w:date="2023-03-22T13:12:00Z">
        <w:r w:rsidR="004E49D3" w:rsidRPr="004E49D3">
          <w:rPr>
            <w:rFonts w:asciiTheme="majorHAnsi" w:eastAsiaTheme="majorHAnsi" w:hAnsiTheme="majorHAnsi" w:hint="eastAsia"/>
          </w:rPr>
          <w:t>デジタル社会の実現に向けた重点計画</w:t>
        </w:r>
      </w:ins>
      <w:ins w:id="956" w:author="岡本　俊一" w:date="2023-03-22T13:13:00Z">
        <w:r w:rsidR="00D50F0A">
          <w:rPr>
            <w:rFonts w:asciiTheme="majorHAnsi" w:eastAsiaTheme="majorHAnsi" w:hAnsiTheme="majorHAnsi" w:hint="eastAsia"/>
          </w:rPr>
          <w:t xml:space="preserve">」　</w:t>
        </w:r>
      </w:ins>
      <w:ins w:id="957" w:author="岡本　俊一" w:date="2023-03-22T13:12:00Z">
        <w:r w:rsidR="004E49D3" w:rsidRPr="004E49D3">
          <w:rPr>
            <w:rFonts w:asciiTheme="majorHAnsi" w:eastAsiaTheme="majorHAnsi" w:hAnsiTheme="majorHAnsi" w:hint="eastAsia"/>
          </w:rPr>
          <w:t>令和４年（2022年）６月７日</w:t>
        </w:r>
      </w:ins>
      <w:ins w:id="958" w:author="岡本　俊一" w:date="2023-03-22T13:13:00Z">
        <w:r w:rsidR="00D50F0A">
          <w:rPr>
            <w:rFonts w:asciiTheme="majorHAnsi" w:eastAsiaTheme="majorHAnsi" w:hAnsiTheme="majorHAnsi" w:hint="eastAsia"/>
          </w:rPr>
          <w:t xml:space="preserve">　</w:t>
        </w:r>
      </w:ins>
      <w:ins w:id="959" w:author="岡本　俊一" w:date="2023-03-22T13:14:00Z">
        <w:r w:rsidR="00856837">
          <w:rPr>
            <w:rStyle w:val="af8"/>
            <w:rFonts w:asciiTheme="majorHAnsi" w:eastAsiaTheme="majorHAnsi" w:hAnsiTheme="majorHAnsi"/>
          </w:rPr>
          <w:footnoteReference w:id="13"/>
        </w:r>
      </w:ins>
      <w:ins w:id="983" w:author="岡本　俊一" w:date="2023-03-22T13:15:00Z">
        <w:r w:rsidR="00B97FA2">
          <w:rPr>
            <w:rFonts w:asciiTheme="majorHAnsi" w:eastAsiaTheme="majorHAnsi" w:hAnsiTheme="majorHAnsi" w:hint="eastAsia"/>
          </w:rPr>
          <w:t xml:space="preserve">　本文の</w:t>
        </w:r>
      </w:ins>
      <w:ins w:id="984" w:author="岡本　俊一" w:date="2023-03-22T13:16:00Z">
        <w:r w:rsidR="00B97FA2">
          <w:rPr>
            <w:rFonts w:asciiTheme="majorHAnsi" w:eastAsiaTheme="majorHAnsi" w:hAnsiTheme="majorHAnsi" w:hint="eastAsia"/>
          </w:rPr>
          <w:t>「</w:t>
        </w:r>
        <w:r w:rsidR="00B97FA2" w:rsidRPr="00B97FA2">
          <w:rPr>
            <w:rFonts w:asciiTheme="majorHAnsi" w:eastAsiaTheme="majorHAnsi" w:hAnsiTheme="majorHAnsi" w:hint="eastAsia"/>
          </w:rPr>
          <w:t>第６ デジタル社会の実現に向けた施策</w:t>
        </w:r>
        <w:r w:rsidR="00B97FA2">
          <w:rPr>
            <w:rFonts w:asciiTheme="majorHAnsi" w:eastAsiaTheme="majorHAnsi" w:hAnsiTheme="majorHAnsi" w:hint="eastAsia"/>
          </w:rPr>
          <w:t xml:space="preserve">　</w:t>
        </w:r>
        <w:r w:rsidR="00B97FA2" w:rsidRPr="00B97FA2">
          <w:rPr>
            <w:rFonts w:asciiTheme="majorHAnsi" w:eastAsiaTheme="majorHAnsi" w:hAnsiTheme="majorHAnsi" w:hint="eastAsia"/>
          </w:rPr>
          <w:t>１．国民に対する行政サービスのデジタル化</w:t>
        </w:r>
        <w:r w:rsidR="00B97FA2">
          <w:rPr>
            <w:rFonts w:asciiTheme="majorHAnsi" w:eastAsiaTheme="majorHAnsi" w:hAnsiTheme="majorHAnsi" w:hint="eastAsia"/>
          </w:rPr>
          <w:t xml:space="preserve">　</w:t>
        </w:r>
        <w:r w:rsidR="00B97FA2" w:rsidRPr="00B97FA2">
          <w:rPr>
            <w:rFonts w:asciiTheme="majorHAnsi" w:eastAsiaTheme="majorHAnsi" w:hAnsiTheme="majorHAnsi" w:hint="eastAsia"/>
          </w:rPr>
          <w:t>（１）国・地方公共団体・民間を通じたトータルデザイン</w:t>
        </w:r>
        <w:r w:rsidR="00B97FA2">
          <w:rPr>
            <w:rFonts w:asciiTheme="majorHAnsi" w:eastAsiaTheme="majorHAnsi" w:hAnsiTheme="majorHAnsi" w:hint="eastAsia"/>
          </w:rPr>
          <w:t xml:space="preserve">　</w:t>
        </w:r>
        <w:r w:rsidR="00B97FA2" w:rsidRPr="00B97FA2">
          <w:rPr>
            <w:rFonts w:asciiTheme="majorHAnsi" w:eastAsiaTheme="majorHAnsi" w:hAnsiTheme="majorHAnsi" w:hint="eastAsia"/>
          </w:rPr>
          <w:t>② 実現に向けた技術及び制度の検討</w:t>
        </w:r>
        <w:r w:rsidR="00B97FA2">
          <w:rPr>
            <w:rFonts w:asciiTheme="majorHAnsi" w:eastAsiaTheme="majorHAnsi" w:hAnsiTheme="majorHAnsi" w:hint="eastAsia"/>
          </w:rPr>
          <w:t>」　に記載の</w:t>
        </w:r>
      </w:ins>
      <w:ins w:id="985" w:author="岡本　俊一" w:date="2023-03-22T13:18:00Z">
        <w:r w:rsidR="006E10B9">
          <w:rPr>
            <w:rFonts w:asciiTheme="majorHAnsi" w:eastAsiaTheme="majorHAnsi" w:hAnsiTheme="majorHAnsi" w:hint="eastAsia"/>
          </w:rPr>
          <w:t>「</w:t>
        </w:r>
        <w:r w:rsidR="006E10B9" w:rsidRPr="006E10B9">
          <w:rPr>
            <w:rFonts w:asciiTheme="majorHAnsi" w:eastAsiaTheme="majorHAnsi" w:hAnsiTheme="majorHAnsi" w:hint="eastAsia"/>
          </w:rPr>
          <w:t>３） 本人を介した官民の情報活用</w:t>
        </w:r>
      </w:ins>
      <w:ins w:id="986" w:author="岡本　俊一" w:date="2023-03-22T13:19:00Z">
        <w:r w:rsidR="006E10B9">
          <w:rPr>
            <w:rFonts w:asciiTheme="majorHAnsi" w:eastAsiaTheme="majorHAnsi" w:hAnsiTheme="majorHAnsi" w:hint="eastAsia"/>
          </w:rPr>
          <w:t>」を</w:t>
        </w:r>
        <w:r w:rsidR="0049258D">
          <w:rPr>
            <w:rFonts w:asciiTheme="majorHAnsi" w:eastAsiaTheme="majorHAnsi" w:hAnsiTheme="majorHAnsi" w:hint="eastAsia"/>
          </w:rPr>
          <w:t>念頭に、</w:t>
        </w:r>
      </w:ins>
      <w:ins w:id="987" w:author="岡本　俊一" w:date="2023-03-22T13:08:00Z">
        <w:r>
          <w:rPr>
            <w:rFonts w:asciiTheme="majorHAnsi" w:eastAsiaTheme="majorHAnsi" w:hAnsiTheme="majorHAnsi" w:hint="eastAsia"/>
          </w:rPr>
          <w:t>今後継続検討が必要であると</w:t>
        </w:r>
      </w:ins>
      <w:ins w:id="988" w:author="岡本　俊一" w:date="2023-03-22T13:09:00Z">
        <w:r w:rsidR="00195C81">
          <w:rPr>
            <w:rFonts w:asciiTheme="majorHAnsi" w:eastAsiaTheme="majorHAnsi" w:hAnsiTheme="majorHAnsi" w:hint="eastAsia"/>
          </w:rPr>
          <w:t>考えるが、例えば以下のような機能検討が必要になると想定</w:t>
        </w:r>
      </w:ins>
      <w:ins w:id="989" w:author="岡本　俊一" w:date="2023-03-22T13:41:00Z">
        <w:r w:rsidR="006858A4">
          <w:rPr>
            <w:rFonts w:asciiTheme="majorHAnsi" w:eastAsiaTheme="majorHAnsi" w:hAnsiTheme="majorHAnsi" w:hint="eastAsia"/>
          </w:rPr>
          <w:t>する</w:t>
        </w:r>
      </w:ins>
      <w:ins w:id="990" w:author="岡本　俊一" w:date="2023-03-22T13:09:00Z">
        <w:r w:rsidR="00195C81">
          <w:rPr>
            <w:rFonts w:asciiTheme="majorHAnsi" w:eastAsiaTheme="majorHAnsi" w:hAnsiTheme="majorHAnsi" w:hint="eastAsia"/>
          </w:rPr>
          <w:t>。</w:t>
        </w:r>
      </w:ins>
    </w:p>
    <w:p w14:paraId="26985D01" w14:textId="5E7F6A86" w:rsidR="009253C6" w:rsidRDefault="009253C6" w:rsidP="004E49D3">
      <w:pPr>
        <w:rPr>
          <w:ins w:id="991" w:author="岡本　俊一" w:date="2023-03-22T13:21:00Z"/>
          <w:rFonts w:asciiTheme="majorHAnsi" w:eastAsiaTheme="majorHAnsi" w:hAnsiTheme="majorHAnsi"/>
        </w:rPr>
      </w:pPr>
      <w:ins w:id="992" w:author="岡本　俊一" w:date="2023-03-22T13:32:00Z">
        <w:r>
          <w:rPr>
            <w:rFonts w:asciiTheme="majorHAnsi" w:eastAsiaTheme="majorHAnsi" w:hAnsiTheme="majorHAnsi" w:hint="eastAsia"/>
          </w:rPr>
          <w:t>（例）</w:t>
        </w:r>
      </w:ins>
    </w:p>
    <w:p w14:paraId="2DFB2712" w14:textId="58B7BE6F" w:rsidR="00261B04" w:rsidRDefault="00711DCC" w:rsidP="004E49D3">
      <w:pPr>
        <w:rPr>
          <w:ins w:id="993" w:author="岡本　俊一" w:date="2023-03-22T13:21:00Z"/>
          <w:rFonts w:asciiTheme="majorHAnsi" w:eastAsiaTheme="majorHAnsi" w:hAnsiTheme="majorHAnsi"/>
        </w:rPr>
      </w:pPr>
      <w:ins w:id="994" w:author="岡本　俊一" w:date="2023-03-22T13:21:00Z">
        <w:r>
          <w:rPr>
            <w:rFonts w:asciiTheme="majorHAnsi" w:eastAsiaTheme="majorHAnsi" w:hAnsiTheme="majorHAnsi" w:hint="eastAsia"/>
          </w:rPr>
          <w:t>・</w:t>
        </w:r>
        <w:r w:rsidR="00CE5E7C">
          <w:rPr>
            <w:rFonts w:asciiTheme="majorHAnsi" w:eastAsiaTheme="majorHAnsi" w:hAnsiTheme="majorHAnsi" w:hint="eastAsia"/>
          </w:rPr>
          <w:t>当該事業者の事業者アイデンティティ</w:t>
        </w:r>
      </w:ins>
      <w:ins w:id="995" w:author="岡本　俊一" w:date="2023-03-22T13:26:00Z">
        <w:r w:rsidR="00487E31">
          <w:rPr>
            <w:rFonts w:asciiTheme="majorHAnsi" w:eastAsiaTheme="majorHAnsi" w:hAnsiTheme="majorHAnsi" w:hint="eastAsia"/>
          </w:rPr>
          <w:t>（法人格、事業者に関係する自然人）</w:t>
        </w:r>
      </w:ins>
      <w:ins w:id="996" w:author="岡本　俊一" w:date="2023-03-22T13:21:00Z">
        <w:r w:rsidR="00CE5E7C">
          <w:rPr>
            <w:rFonts w:asciiTheme="majorHAnsi" w:eastAsiaTheme="majorHAnsi" w:hAnsiTheme="majorHAnsi" w:hint="eastAsia"/>
          </w:rPr>
          <w:t>の証明・連携</w:t>
        </w:r>
      </w:ins>
      <w:ins w:id="997" w:author="岡本　俊一" w:date="2023-03-22T13:27:00Z">
        <w:r w:rsidR="00A5162D">
          <w:rPr>
            <w:rFonts w:asciiTheme="majorHAnsi" w:eastAsiaTheme="majorHAnsi" w:hAnsiTheme="majorHAnsi" w:hint="eastAsia"/>
          </w:rPr>
          <w:t>（</w:t>
        </w:r>
      </w:ins>
      <w:ins w:id="998" w:author="岡本　俊一" w:date="2023-03-22T13:28:00Z">
        <w:r w:rsidR="00B76B8E">
          <w:rPr>
            <w:rFonts w:asciiTheme="majorHAnsi" w:eastAsiaTheme="majorHAnsi" w:hAnsiTheme="majorHAnsi" w:hint="eastAsia"/>
          </w:rPr>
          <w:t>なお、</w:t>
        </w:r>
      </w:ins>
      <w:ins w:id="999" w:author="岡本　俊一" w:date="2023-03-22T13:27:00Z">
        <w:r w:rsidR="00A5162D">
          <w:rPr>
            <w:rFonts w:asciiTheme="majorHAnsi" w:eastAsiaTheme="majorHAnsi" w:hAnsiTheme="majorHAnsi" w:hint="eastAsia"/>
          </w:rPr>
          <w:t>事業者アイデンティティ</w:t>
        </w:r>
      </w:ins>
      <w:ins w:id="1000" w:author="岡本　俊一" w:date="2023-03-22T13:28:00Z">
        <w:r w:rsidR="00261B04">
          <w:rPr>
            <w:rFonts w:asciiTheme="majorHAnsi" w:eastAsiaTheme="majorHAnsi" w:hAnsiTheme="majorHAnsi" w:hint="eastAsia"/>
          </w:rPr>
          <w:t>の範囲としては</w:t>
        </w:r>
      </w:ins>
      <w:ins w:id="1001" w:author="岡本　俊一" w:date="2023-03-22T13:27:00Z">
        <w:r w:rsidR="00A5162D">
          <w:rPr>
            <w:rFonts w:asciiTheme="majorHAnsi" w:eastAsiaTheme="majorHAnsi" w:hAnsiTheme="majorHAnsi" w:hint="eastAsia"/>
          </w:rPr>
          <w:t>、</w:t>
        </w:r>
        <w:r w:rsidR="00261B04">
          <w:rPr>
            <w:rFonts w:asciiTheme="majorHAnsi" w:eastAsiaTheme="majorHAnsi" w:hAnsiTheme="majorHAnsi"/>
          </w:rPr>
          <w:t xml:space="preserve">Identity </w:t>
        </w:r>
      </w:ins>
      <w:ins w:id="1002" w:author="岡本　俊一" w:date="2023-03-22T13:28:00Z">
        <w:r w:rsidR="00261B04">
          <w:rPr>
            <w:rFonts w:asciiTheme="majorHAnsi" w:eastAsiaTheme="majorHAnsi" w:hAnsiTheme="majorHAnsi"/>
          </w:rPr>
          <w:t>Proofing</w:t>
        </w:r>
      </w:ins>
      <w:ins w:id="1003" w:author="岡本　俊一" w:date="2023-03-22T13:29:00Z">
        <w:r w:rsidR="00B76B8E">
          <w:rPr>
            <w:rStyle w:val="af8"/>
            <w:rFonts w:asciiTheme="majorHAnsi" w:eastAsiaTheme="majorHAnsi" w:hAnsiTheme="majorHAnsi"/>
          </w:rPr>
          <w:footnoteReference w:id="14"/>
        </w:r>
      </w:ins>
      <w:ins w:id="1010" w:author="岡本　俊一" w:date="2023-03-22T13:28:00Z">
        <w:r w:rsidR="00261B04">
          <w:rPr>
            <w:rFonts w:asciiTheme="majorHAnsi" w:eastAsiaTheme="majorHAnsi" w:hAnsiTheme="majorHAnsi" w:hint="eastAsia"/>
          </w:rPr>
          <w:t>範囲だけに限定</w:t>
        </w:r>
      </w:ins>
      <w:ins w:id="1011" w:author="岡本　俊一" w:date="2023-03-22T13:30:00Z">
        <w:r w:rsidR="001534D5">
          <w:rPr>
            <w:rFonts w:asciiTheme="majorHAnsi" w:eastAsiaTheme="majorHAnsi" w:hAnsiTheme="majorHAnsi" w:hint="eastAsia"/>
          </w:rPr>
          <w:t>されず</w:t>
        </w:r>
      </w:ins>
      <w:ins w:id="1012" w:author="岡本　俊一" w:date="2023-03-22T13:28:00Z">
        <w:r w:rsidR="00261B04">
          <w:rPr>
            <w:rFonts w:asciiTheme="majorHAnsi" w:eastAsiaTheme="majorHAnsi" w:hAnsiTheme="majorHAnsi" w:hint="eastAsia"/>
          </w:rPr>
          <w:t>、CDDやEnhanced CDD</w:t>
        </w:r>
      </w:ins>
      <w:ins w:id="1013" w:author="岡本　俊一" w:date="2023-03-22T13:29:00Z">
        <w:r w:rsidR="004419F7">
          <w:rPr>
            <w:rStyle w:val="af8"/>
            <w:rFonts w:asciiTheme="majorHAnsi" w:eastAsiaTheme="majorHAnsi" w:hAnsiTheme="majorHAnsi"/>
          </w:rPr>
          <w:footnoteReference w:id="15"/>
        </w:r>
      </w:ins>
      <w:ins w:id="1026" w:author="岡本　俊一" w:date="2023-03-22T13:30:00Z">
        <w:r w:rsidR="008519CA">
          <w:rPr>
            <w:rFonts w:asciiTheme="majorHAnsi" w:eastAsiaTheme="majorHAnsi" w:hAnsiTheme="majorHAnsi" w:hint="eastAsia"/>
          </w:rPr>
          <w:t>範囲の属性情報も場合によっては視野に入ると想定）</w:t>
        </w:r>
      </w:ins>
    </w:p>
    <w:p w14:paraId="4F4C54A3" w14:textId="4F7A9C32" w:rsidR="00711DCC" w:rsidRDefault="00711DCC" w:rsidP="004E49D3">
      <w:pPr>
        <w:rPr>
          <w:ins w:id="1027" w:author="岡本　俊一" w:date="2023-03-22T13:24:00Z"/>
          <w:rFonts w:asciiTheme="majorHAnsi" w:eastAsiaTheme="majorHAnsi" w:hAnsiTheme="majorHAnsi"/>
        </w:rPr>
      </w:pPr>
      <w:ins w:id="1028" w:author="岡本　俊一" w:date="2023-03-22T13:21:00Z">
        <w:r>
          <w:rPr>
            <w:rFonts w:asciiTheme="majorHAnsi" w:eastAsiaTheme="majorHAnsi" w:hAnsiTheme="majorHAnsi" w:hint="eastAsia"/>
          </w:rPr>
          <w:t>・</w:t>
        </w:r>
        <w:r w:rsidR="00516A1B">
          <w:rPr>
            <w:rFonts w:asciiTheme="majorHAnsi" w:eastAsiaTheme="majorHAnsi" w:hAnsiTheme="majorHAnsi" w:hint="eastAsia"/>
          </w:rPr>
          <w:t>行政手続</w:t>
        </w:r>
      </w:ins>
      <w:ins w:id="1029" w:author="岡本　俊一" w:date="2023-03-22T13:22:00Z">
        <w:r w:rsidR="00516A1B">
          <w:rPr>
            <w:rFonts w:asciiTheme="majorHAnsi" w:eastAsiaTheme="majorHAnsi" w:hAnsiTheme="majorHAnsi" w:hint="eastAsia"/>
          </w:rPr>
          <w:t>に関わる</w:t>
        </w:r>
        <w:r w:rsidR="007C658C">
          <w:rPr>
            <w:rFonts w:asciiTheme="majorHAnsi" w:eastAsiaTheme="majorHAnsi" w:hAnsiTheme="majorHAnsi" w:hint="eastAsia"/>
          </w:rPr>
          <w:t>添付書類</w:t>
        </w:r>
        <w:r w:rsidR="00516A1B">
          <w:rPr>
            <w:rFonts w:asciiTheme="majorHAnsi" w:eastAsiaTheme="majorHAnsi" w:hAnsiTheme="majorHAnsi" w:hint="eastAsia"/>
          </w:rPr>
          <w:t>の</w:t>
        </w:r>
        <w:r w:rsidR="007C658C" w:rsidRPr="007C658C">
          <w:rPr>
            <w:rFonts w:asciiTheme="majorHAnsi" w:eastAsiaTheme="majorHAnsi" w:hAnsiTheme="majorHAnsi" w:hint="eastAsia"/>
          </w:rPr>
          <w:t>電子署名が施されたデジタルデータ</w:t>
        </w:r>
      </w:ins>
      <w:ins w:id="1030" w:author="岡本　俊一" w:date="2023-03-22T13:23:00Z">
        <w:r w:rsidR="007C658C">
          <w:rPr>
            <w:rFonts w:asciiTheme="majorHAnsi" w:eastAsiaTheme="majorHAnsi" w:hAnsiTheme="majorHAnsi" w:hint="eastAsia"/>
          </w:rPr>
          <w:t>での提出</w:t>
        </w:r>
      </w:ins>
      <w:ins w:id="1031" w:author="岡本　俊一" w:date="2023-03-22T13:24:00Z">
        <w:r w:rsidR="00367453">
          <w:rPr>
            <w:rFonts w:asciiTheme="majorHAnsi" w:eastAsiaTheme="majorHAnsi" w:hAnsiTheme="majorHAnsi" w:hint="eastAsia"/>
          </w:rPr>
          <w:t>・連携</w:t>
        </w:r>
      </w:ins>
    </w:p>
    <w:p w14:paraId="1E3FD7CF" w14:textId="220EFA0B" w:rsidR="00C71F74" w:rsidRDefault="00C71F74" w:rsidP="004E49D3">
      <w:pPr>
        <w:rPr>
          <w:ins w:id="1032" w:author="岡本　俊一" w:date="2023-03-22T13:21:00Z"/>
          <w:rFonts w:asciiTheme="majorHAnsi" w:eastAsiaTheme="majorHAnsi" w:hAnsiTheme="majorHAnsi"/>
        </w:rPr>
      </w:pPr>
      <w:ins w:id="1033" w:author="岡本　俊一" w:date="2023-03-22T13:24:00Z">
        <w:r>
          <w:rPr>
            <w:rFonts w:asciiTheme="majorHAnsi" w:eastAsiaTheme="majorHAnsi" w:hAnsiTheme="majorHAnsi" w:hint="eastAsia"/>
          </w:rPr>
          <w:lastRenderedPageBreak/>
          <w:t>・行政文書の</w:t>
        </w:r>
        <w:r w:rsidR="00367453" w:rsidRPr="00367453">
          <w:rPr>
            <w:rFonts w:asciiTheme="majorHAnsi" w:eastAsiaTheme="majorHAnsi" w:hAnsiTheme="majorHAnsi" w:hint="eastAsia"/>
          </w:rPr>
          <w:t>電子署名が施されたデジタルデータでの連携</w:t>
        </w:r>
      </w:ins>
    </w:p>
    <w:p w14:paraId="3A6A0E5B" w14:textId="66C44E82" w:rsidR="00711DCC" w:rsidRDefault="00711DCC" w:rsidP="004E49D3">
      <w:pPr>
        <w:rPr>
          <w:ins w:id="1034" w:author="岡本　俊一" w:date="2023-03-22T13:24:00Z"/>
          <w:rFonts w:asciiTheme="majorHAnsi" w:eastAsiaTheme="majorHAnsi" w:hAnsiTheme="majorHAnsi"/>
        </w:rPr>
      </w:pPr>
      <w:ins w:id="1035" w:author="岡本　俊一" w:date="2023-03-22T13:21:00Z">
        <w:r>
          <w:rPr>
            <w:rFonts w:asciiTheme="majorHAnsi" w:eastAsiaTheme="majorHAnsi" w:hAnsiTheme="majorHAnsi" w:hint="eastAsia"/>
          </w:rPr>
          <w:t>・</w:t>
        </w:r>
      </w:ins>
      <w:ins w:id="1036" w:author="岡本　俊一" w:date="2023-03-22T13:23:00Z">
        <w:r w:rsidR="00C71F74">
          <w:rPr>
            <w:rFonts w:asciiTheme="majorHAnsi" w:eastAsiaTheme="majorHAnsi" w:hAnsiTheme="majorHAnsi" w:hint="eastAsia"/>
          </w:rPr>
          <w:t>必要に応じて</w:t>
        </w:r>
      </w:ins>
      <w:ins w:id="1037" w:author="岡本　俊一" w:date="2023-03-22T13:24:00Z">
        <w:r w:rsidR="00C71F74">
          <w:rPr>
            <w:rFonts w:asciiTheme="majorHAnsi" w:eastAsiaTheme="majorHAnsi" w:hAnsiTheme="majorHAnsi" w:hint="eastAsia"/>
          </w:rPr>
          <w:t>、</w:t>
        </w:r>
      </w:ins>
      <w:ins w:id="1038" w:author="岡本　俊一" w:date="2023-03-22T13:25:00Z">
        <w:r w:rsidR="00552C9F">
          <w:rPr>
            <w:rFonts w:asciiTheme="majorHAnsi" w:eastAsiaTheme="majorHAnsi" w:hAnsiTheme="majorHAnsi" w:hint="eastAsia"/>
          </w:rPr>
          <w:t>添付書類の</w:t>
        </w:r>
        <w:r w:rsidR="0025305B">
          <w:rPr>
            <w:rFonts w:asciiTheme="majorHAnsi" w:eastAsiaTheme="majorHAnsi" w:hAnsiTheme="majorHAnsi" w:hint="eastAsia"/>
          </w:rPr>
          <w:t>エビデンスとなる情報の真正性が検証可能</w:t>
        </w:r>
        <w:r w:rsidR="00552C9F">
          <w:rPr>
            <w:rFonts w:asciiTheme="majorHAnsi" w:eastAsiaTheme="majorHAnsi" w:hAnsiTheme="majorHAnsi" w:hint="eastAsia"/>
          </w:rPr>
          <w:t>な</w:t>
        </w:r>
        <w:r w:rsidR="0025305B">
          <w:rPr>
            <w:rFonts w:asciiTheme="majorHAnsi" w:eastAsiaTheme="majorHAnsi" w:hAnsiTheme="majorHAnsi" w:hint="eastAsia"/>
          </w:rPr>
          <w:t>参考情報の提出・連携</w:t>
        </w:r>
      </w:ins>
    </w:p>
    <w:p w14:paraId="2386737F" w14:textId="4D3BE14A" w:rsidR="00367453" w:rsidRDefault="00367453" w:rsidP="004E49D3">
      <w:pPr>
        <w:rPr>
          <w:ins w:id="1039" w:author="岡本　俊一" w:date="2023-03-22T13:26:00Z"/>
          <w:rFonts w:asciiTheme="majorHAnsi" w:eastAsiaTheme="majorHAnsi" w:hAnsiTheme="majorHAnsi"/>
        </w:rPr>
      </w:pPr>
      <w:ins w:id="1040" w:author="岡本　俊一" w:date="2023-03-22T13:24:00Z">
        <w:r>
          <w:rPr>
            <w:rFonts w:asciiTheme="majorHAnsi" w:eastAsiaTheme="majorHAnsi" w:hAnsiTheme="majorHAnsi" w:hint="eastAsia"/>
          </w:rPr>
          <w:t>・トレース機能</w:t>
        </w:r>
      </w:ins>
    </w:p>
    <w:p w14:paraId="621B15CF" w14:textId="560F00FA" w:rsidR="00195C81" w:rsidRDefault="003F51EE" w:rsidP="00240680">
      <w:pPr>
        <w:rPr>
          <w:ins w:id="1041" w:author="岡本　俊一" w:date="2023-03-22T13:09:00Z"/>
          <w:rFonts w:asciiTheme="majorHAnsi" w:eastAsiaTheme="majorHAnsi" w:hAnsiTheme="majorHAnsi"/>
        </w:rPr>
      </w:pPr>
      <w:ins w:id="1042" w:author="岡本　俊一" w:date="2023-03-22T13:26:00Z">
        <w:r>
          <w:rPr>
            <w:rFonts w:asciiTheme="majorHAnsi" w:eastAsiaTheme="majorHAnsi" w:hAnsiTheme="majorHAnsi" w:hint="eastAsia"/>
          </w:rPr>
          <w:t>・認証・認可機能</w:t>
        </w:r>
      </w:ins>
      <w:ins w:id="1043" w:author="岡本　俊一" w:date="2023-03-22T13:30:00Z">
        <w:r w:rsidR="001534D5">
          <w:rPr>
            <w:rFonts w:asciiTheme="majorHAnsi" w:eastAsiaTheme="majorHAnsi" w:hAnsiTheme="majorHAnsi" w:hint="eastAsia"/>
          </w:rPr>
          <w:t>（１．</w:t>
        </w:r>
      </w:ins>
      <w:ins w:id="1044" w:author="岡本　俊一" w:date="2023-03-22T13:31:00Z">
        <w:r w:rsidR="001534D5">
          <w:rPr>
            <w:rFonts w:asciiTheme="majorHAnsi" w:eastAsiaTheme="majorHAnsi" w:hAnsiTheme="majorHAnsi" w:hint="eastAsia"/>
          </w:rPr>
          <w:t xml:space="preserve">Identity　</w:t>
        </w:r>
        <w:del w:id="1045" w:author="宮島　一樹" w:date="2023-03-23T18:50:00Z">
          <w:r w:rsidR="001534D5" w:rsidDel="007C5875">
            <w:rPr>
              <w:rFonts w:asciiTheme="majorHAnsi" w:eastAsiaTheme="majorHAnsi" w:hAnsiTheme="majorHAnsi" w:hint="eastAsia"/>
            </w:rPr>
            <w:delText>Wallet</w:delText>
          </w:r>
        </w:del>
      </w:ins>
      <w:ins w:id="1046" w:author="宮島　一樹" w:date="2023-03-23T18:50:00Z">
        <w:r w:rsidR="007C5875">
          <w:rPr>
            <w:rFonts w:asciiTheme="majorHAnsi" w:eastAsiaTheme="majorHAnsi" w:hAnsiTheme="majorHAnsi" w:hint="eastAsia"/>
          </w:rPr>
          <w:t>Wallet</w:t>
        </w:r>
      </w:ins>
      <w:ins w:id="1047" w:author="岡本　俊一" w:date="2023-03-22T13:31:00Z">
        <w:r w:rsidR="000B12A9">
          <w:rPr>
            <w:rFonts w:asciiTheme="majorHAnsi" w:eastAsiaTheme="majorHAnsi" w:hAnsiTheme="majorHAnsi" w:hint="eastAsia"/>
          </w:rPr>
          <w:t xml:space="preserve">自体に対する認証・認可　２．Identity </w:t>
        </w:r>
        <w:del w:id="1048" w:author="宮島　一樹" w:date="2023-03-23T18:50:00Z">
          <w:r w:rsidR="000B12A9" w:rsidDel="007C5875">
            <w:rPr>
              <w:rFonts w:asciiTheme="majorHAnsi" w:eastAsiaTheme="majorHAnsi" w:hAnsiTheme="majorHAnsi" w:hint="eastAsia"/>
            </w:rPr>
            <w:delText>Wallet</w:delText>
          </w:r>
        </w:del>
      </w:ins>
      <w:ins w:id="1049" w:author="宮島　一樹" w:date="2023-03-23T18:50:00Z">
        <w:r w:rsidR="007C5875">
          <w:rPr>
            <w:rFonts w:asciiTheme="majorHAnsi" w:eastAsiaTheme="majorHAnsi" w:hAnsiTheme="majorHAnsi" w:hint="eastAsia"/>
          </w:rPr>
          <w:t>Wallet</w:t>
        </w:r>
      </w:ins>
      <w:ins w:id="1050" w:author="岡本　俊一" w:date="2023-03-22T13:31:00Z">
        <w:r w:rsidR="000B12A9">
          <w:rPr>
            <w:rFonts w:asciiTheme="majorHAnsi" w:eastAsiaTheme="majorHAnsi" w:hAnsiTheme="majorHAnsi" w:hint="eastAsia"/>
          </w:rPr>
          <w:t>を利用しての行政手続サービスに対する認証・認可）</w:t>
        </w:r>
      </w:ins>
    </w:p>
    <w:p w14:paraId="168031FC" w14:textId="77777777" w:rsidR="00386AF3" w:rsidRDefault="00386AF3" w:rsidP="00386AF3">
      <w:pPr>
        <w:rPr>
          <w:ins w:id="1051" w:author="岡本　俊一" w:date="2023-03-22T13:09:00Z"/>
          <w:rFonts w:asciiTheme="majorHAnsi" w:eastAsiaTheme="majorHAnsi" w:hAnsiTheme="majorHAnsi"/>
        </w:rPr>
      </w:pPr>
      <w:ins w:id="1052" w:author="岡本　俊一" w:date="2023-03-22T13:09:00Z">
        <w:r>
          <w:rPr>
            <w:rFonts w:asciiTheme="majorHAnsi" w:eastAsiaTheme="majorHAnsi" w:hAnsiTheme="majorHAnsi" w:hint="eastAsia"/>
          </w:rPr>
          <w:t>＜詳細２＞</w:t>
        </w:r>
      </w:ins>
    </w:p>
    <w:p w14:paraId="4F0A59D3" w14:textId="18A56438" w:rsidR="00386AF3" w:rsidRDefault="00386AF3" w:rsidP="00386AF3">
      <w:pPr>
        <w:rPr>
          <w:ins w:id="1053" w:author="岡本　俊一" w:date="2023-03-22T13:09:00Z"/>
          <w:rFonts w:asciiTheme="majorHAnsi" w:eastAsiaTheme="majorHAnsi" w:hAnsiTheme="majorHAnsi"/>
        </w:rPr>
      </w:pPr>
      <w:ins w:id="1054" w:author="岡本　俊一" w:date="2023-03-22T13:09:00Z">
        <w:r>
          <w:rPr>
            <w:rFonts w:asciiTheme="majorHAnsi" w:eastAsiaTheme="majorHAnsi" w:hAnsiTheme="majorHAnsi" w:hint="eastAsia"/>
          </w:rPr>
          <w:t>（本ユースケースは行政手続きではなく民間事業という扱いとなる為）本ユースケース以外の別プロジェクトにおける実現が想定されるが、</w:t>
        </w:r>
        <w:r w:rsidRPr="007B77C4">
          <w:rPr>
            <w:rFonts w:asciiTheme="majorHAnsi" w:eastAsiaTheme="majorHAnsi" w:hAnsiTheme="majorHAnsi" w:hint="eastAsia"/>
          </w:rPr>
          <w:t>行政手続きそのもののユースケースを軸として、</w:t>
        </w:r>
        <w:r>
          <w:rPr>
            <w:rFonts w:asciiTheme="majorHAnsi" w:eastAsiaTheme="majorHAnsi" w:hAnsiTheme="majorHAnsi" w:hint="eastAsia"/>
          </w:rPr>
          <w:t xml:space="preserve">当該行政手続き業務機能と合わせ、行政手続きにおける共通機能として「事業者Identity　</w:t>
        </w:r>
        <w:del w:id="1055" w:author="宮島　一樹" w:date="2023-03-23T18:50:00Z">
          <w:r w:rsidDel="007C5875">
            <w:rPr>
              <w:rFonts w:asciiTheme="majorHAnsi" w:eastAsiaTheme="majorHAnsi" w:hAnsiTheme="majorHAnsi" w:hint="eastAsia"/>
            </w:rPr>
            <w:delText>Wallet</w:delText>
          </w:r>
        </w:del>
      </w:ins>
      <w:ins w:id="1056" w:author="宮島　一樹" w:date="2023-03-23T18:50:00Z">
        <w:r w:rsidR="007C5875">
          <w:rPr>
            <w:rFonts w:asciiTheme="majorHAnsi" w:eastAsiaTheme="majorHAnsi" w:hAnsiTheme="majorHAnsi" w:hint="eastAsia"/>
          </w:rPr>
          <w:t>Wallet</w:t>
        </w:r>
      </w:ins>
      <w:ins w:id="1057" w:author="岡本　俊一" w:date="2023-03-22T13:09:00Z">
        <w:r>
          <w:rPr>
            <w:rFonts w:asciiTheme="majorHAnsi" w:eastAsiaTheme="majorHAnsi" w:hAnsiTheme="majorHAnsi" w:hint="eastAsia"/>
          </w:rPr>
          <w:t>機能」整備及びサービス運用の先行成立が前提１となる。</w:t>
        </w:r>
      </w:ins>
    </w:p>
    <w:p w14:paraId="16B05C69" w14:textId="1A49953F" w:rsidR="00386AF3" w:rsidRPr="00386AF3" w:rsidDel="00386AF3" w:rsidRDefault="00386AF3" w:rsidP="00240680">
      <w:pPr>
        <w:rPr>
          <w:del w:id="1058" w:author="岡本　俊一" w:date="2023-03-22T13:09:00Z"/>
          <w:rFonts w:asciiTheme="majorHAnsi" w:eastAsiaTheme="majorHAnsi" w:hAnsiTheme="majorHAnsi"/>
        </w:rPr>
      </w:pPr>
    </w:p>
    <w:p w14:paraId="1CC1B19E" w14:textId="77777777" w:rsidR="00240680" w:rsidRDefault="00240680" w:rsidP="00240680">
      <w:pPr>
        <w:rPr>
          <w:rFonts w:asciiTheme="majorHAnsi" w:eastAsiaTheme="majorHAnsi" w:hAnsiTheme="majorHAnsi"/>
        </w:rPr>
      </w:pPr>
    </w:p>
    <w:p w14:paraId="25B234AB" w14:textId="22F4DD9A" w:rsidR="0030532F" w:rsidRDefault="007B77C4" w:rsidP="00240680">
      <w:pPr>
        <w:rPr>
          <w:rFonts w:asciiTheme="majorHAnsi" w:eastAsiaTheme="majorHAnsi" w:hAnsiTheme="majorHAnsi"/>
        </w:rPr>
      </w:pPr>
      <w:r>
        <w:rPr>
          <w:rFonts w:asciiTheme="majorHAnsi" w:eastAsiaTheme="majorHAnsi" w:hAnsiTheme="majorHAnsi" w:hint="eastAsia"/>
        </w:rPr>
        <w:t>●</w:t>
      </w:r>
      <w:r w:rsidR="0030532F">
        <w:rPr>
          <w:rFonts w:asciiTheme="majorHAnsi" w:eastAsiaTheme="majorHAnsi" w:hAnsiTheme="majorHAnsi" w:hint="eastAsia"/>
        </w:rPr>
        <w:t>前提マイルストーン</w:t>
      </w:r>
      <w:r>
        <w:rPr>
          <w:rFonts w:asciiTheme="majorHAnsi" w:eastAsiaTheme="majorHAnsi" w:hAnsiTheme="majorHAnsi" w:hint="eastAsia"/>
        </w:rPr>
        <w:t>2</w:t>
      </w:r>
    </w:p>
    <w:p w14:paraId="26E627BA" w14:textId="4C485823" w:rsidR="0030532F" w:rsidRDefault="0030532F" w:rsidP="00240680">
      <w:pPr>
        <w:rPr>
          <w:rFonts w:asciiTheme="majorHAnsi" w:eastAsiaTheme="majorHAnsi" w:hAnsiTheme="majorHAnsi"/>
        </w:rPr>
      </w:pPr>
      <w:r>
        <w:rPr>
          <w:rFonts w:asciiTheme="majorHAnsi" w:eastAsiaTheme="majorHAnsi" w:hAnsiTheme="majorHAnsi" w:hint="eastAsia"/>
        </w:rPr>
        <w:t>＜内容＞</w:t>
      </w:r>
    </w:p>
    <w:p w14:paraId="01D362A1" w14:textId="10CD0E81" w:rsidR="00240680" w:rsidRDefault="007B77C4" w:rsidP="00240680">
      <w:pPr>
        <w:rPr>
          <w:rFonts w:asciiTheme="majorHAnsi" w:eastAsiaTheme="majorHAnsi" w:hAnsiTheme="majorHAnsi"/>
        </w:rPr>
      </w:pPr>
      <w:r>
        <w:rPr>
          <w:rFonts w:asciiTheme="majorHAnsi" w:eastAsiaTheme="majorHAnsi" w:hAnsiTheme="majorHAnsi" w:hint="eastAsia"/>
        </w:rPr>
        <w:t>行政手続きから行政関連手続きへ対象拡大、</w:t>
      </w:r>
      <w:r w:rsidR="00240680">
        <w:rPr>
          <w:rFonts w:asciiTheme="majorHAnsi" w:eastAsiaTheme="majorHAnsi" w:hAnsiTheme="majorHAnsi" w:hint="eastAsia"/>
        </w:rPr>
        <w:t>民間開放</w:t>
      </w:r>
      <w:r>
        <w:rPr>
          <w:rFonts w:asciiTheme="majorHAnsi" w:eastAsiaTheme="majorHAnsi" w:hAnsiTheme="majorHAnsi" w:hint="eastAsia"/>
        </w:rPr>
        <w:t>（≒社会基盤化）</w:t>
      </w:r>
      <w:r w:rsidR="0030532F">
        <w:rPr>
          <w:rFonts w:asciiTheme="majorHAnsi" w:eastAsiaTheme="majorHAnsi" w:hAnsiTheme="majorHAnsi" w:hint="eastAsia"/>
        </w:rPr>
        <w:t>。</w:t>
      </w:r>
    </w:p>
    <w:p w14:paraId="6601D2D7" w14:textId="1C027351" w:rsidR="00240680" w:rsidRDefault="0030532F" w:rsidP="00240680">
      <w:pPr>
        <w:rPr>
          <w:rFonts w:asciiTheme="majorHAnsi" w:eastAsiaTheme="majorHAnsi" w:hAnsiTheme="majorHAnsi"/>
        </w:rPr>
      </w:pPr>
      <w:r>
        <w:rPr>
          <w:rFonts w:asciiTheme="majorHAnsi" w:eastAsiaTheme="majorHAnsi" w:hAnsiTheme="majorHAnsi" w:hint="eastAsia"/>
        </w:rPr>
        <w:t xml:space="preserve">行政手続きにおける共通機能としての「事業者Identity　</w:t>
      </w:r>
      <w:del w:id="1059" w:author="宮島　一樹" w:date="2023-03-23T18:50:00Z">
        <w:r w:rsidDel="007C5875">
          <w:rPr>
            <w:rFonts w:asciiTheme="majorHAnsi" w:eastAsiaTheme="majorHAnsi" w:hAnsiTheme="majorHAnsi" w:hint="eastAsia"/>
          </w:rPr>
          <w:delText>Wallet</w:delText>
        </w:r>
      </w:del>
      <w:ins w:id="1060" w:author="宮島　一樹" w:date="2023-03-23T18:50:00Z">
        <w:r w:rsidR="007C5875">
          <w:rPr>
            <w:rFonts w:asciiTheme="majorHAnsi" w:eastAsiaTheme="majorHAnsi" w:hAnsiTheme="majorHAnsi" w:hint="eastAsia"/>
          </w:rPr>
          <w:t>Wallet</w:t>
        </w:r>
      </w:ins>
      <w:r>
        <w:rPr>
          <w:rFonts w:asciiTheme="majorHAnsi" w:eastAsiaTheme="majorHAnsi" w:hAnsiTheme="majorHAnsi" w:hint="eastAsia"/>
        </w:rPr>
        <w:t>機能」の開放対象を、</w:t>
      </w:r>
      <w:r w:rsidR="00240680">
        <w:rPr>
          <w:rFonts w:asciiTheme="majorHAnsi" w:eastAsiaTheme="majorHAnsi" w:hAnsiTheme="majorHAnsi" w:hint="eastAsia"/>
        </w:rPr>
        <w:t>行政</w:t>
      </w:r>
      <w:r>
        <w:rPr>
          <w:rFonts w:asciiTheme="majorHAnsi" w:eastAsiaTheme="majorHAnsi" w:hAnsiTheme="majorHAnsi" w:hint="eastAsia"/>
        </w:rPr>
        <w:t>「</w:t>
      </w:r>
      <w:r w:rsidR="00240680">
        <w:rPr>
          <w:rFonts w:asciiTheme="majorHAnsi" w:eastAsiaTheme="majorHAnsi" w:hAnsiTheme="majorHAnsi" w:hint="eastAsia"/>
        </w:rPr>
        <w:t>関連</w:t>
      </w:r>
      <w:r>
        <w:rPr>
          <w:rFonts w:asciiTheme="majorHAnsi" w:eastAsiaTheme="majorHAnsi" w:hAnsiTheme="majorHAnsi" w:hint="eastAsia"/>
        </w:rPr>
        <w:t>」</w:t>
      </w:r>
      <w:r w:rsidR="00240680">
        <w:rPr>
          <w:rFonts w:asciiTheme="majorHAnsi" w:eastAsiaTheme="majorHAnsi" w:hAnsiTheme="majorHAnsi" w:hint="eastAsia"/>
        </w:rPr>
        <w:t>手続き</w:t>
      </w:r>
      <w:r>
        <w:rPr>
          <w:rFonts w:asciiTheme="majorHAnsi" w:eastAsiaTheme="majorHAnsi" w:hAnsiTheme="majorHAnsi" w:hint="eastAsia"/>
        </w:rPr>
        <w:t>まで拡大し、</w:t>
      </w:r>
      <w:r w:rsidR="00240680">
        <w:rPr>
          <w:rFonts w:asciiTheme="majorHAnsi" w:eastAsiaTheme="majorHAnsi" w:hAnsiTheme="majorHAnsi" w:hint="eastAsia"/>
        </w:rPr>
        <w:t>本ユースケース含む民間開放</w:t>
      </w:r>
      <w:r w:rsidR="000947F4">
        <w:rPr>
          <w:rFonts w:asciiTheme="majorHAnsi" w:eastAsiaTheme="majorHAnsi" w:hAnsiTheme="majorHAnsi" w:hint="eastAsia"/>
        </w:rPr>
        <w:t>が実現される事が前提２となる</w:t>
      </w:r>
      <w:r>
        <w:rPr>
          <w:rFonts w:asciiTheme="majorHAnsi" w:eastAsiaTheme="majorHAnsi" w:hAnsiTheme="majorHAnsi" w:hint="eastAsia"/>
        </w:rPr>
        <w:t>。</w:t>
      </w:r>
    </w:p>
    <w:p w14:paraId="5C1209D3" w14:textId="54D98851" w:rsidR="0030532F" w:rsidRPr="0021089C" w:rsidRDefault="0030532F" w:rsidP="00240680">
      <w:pPr>
        <w:rPr>
          <w:rFonts w:asciiTheme="majorHAnsi" w:eastAsiaTheme="majorHAnsi" w:hAnsiTheme="majorHAnsi"/>
        </w:rPr>
      </w:pPr>
    </w:p>
    <w:p w14:paraId="3082C8AA" w14:textId="77777777" w:rsidR="00B57680" w:rsidRPr="0021089C" w:rsidRDefault="00B57680" w:rsidP="00B57680">
      <w:pPr>
        <w:rPr>
          <w:rFonts w:asciiTheme="majorHAnsi" w:eastAsiaTheme="majorHAnsi" w:hAnsiTheme="majorHAnsi"/>
        </w:rPr>
      </w:pPr>
      <w:r w:rsidRPr="0021089C">
        <w:rPr>
          <w:rFonts w:asciiTheme="majorHAnsi" w:eastAsiaTheme="majorHAnsi" w:hAnsiTheme="majorHAnsi" w:hint="eastAsia"/>
        </w:rPr>
        <w:t>＜詳細＞</w:t>
      </w:r>
    </w:p>
    <w:p w14:paraId="2458F920" w14:textId="77777777" w:rsidR="00B57680" w:rsidRPr="0021089C" w:rsidRDefault="00B57680" w:rsidP="00B57680">
      <w:pPr>
        <w:rPr>
          <w:rFonts w:asciiTheme="majorHAnsi" w:eastAsiaTheme="majorHAnsi" w:hAnsiTheme="majorHAnsi"/>
        </w:rPr>
      </w:pPr>
      <w:r w:rsidRPr="0021089C">
        <w:rPr>
          <w:rFonts w:asciiTheme="majorHAnsi" w:eastAsiaTheme="majorHAnsi" w:hAnsiTheme="majorHAnsi" w:hint="eastAsia"/>
        </w:rPr>
        <w:t>本事業に係る中小企業経営強化税制A類型だけをとってみても、本ユースケースに係る利害関係者は、民間サイド以外に、中小企業経営力向上計画を認定する関係各省（審査は当該各省の地方部局）、中小企業経営強化法を所管する中小企業庁事業環境部企画課、税務行政を執行する国税庁（確定申告書を受領する全国の税務署）と関係する行政機関は多数に上る。</w:t>
      </w:r>
    </w:p>
    <w:p w14:paraId="384F68B6" w14:textId="0E85669D" w:rsidR="00B57680" w:rsidRPr="0021089C" w:rsidRDefault="00B57680" w:rsidP="00B57680">
      <w:pPr>
        <w:rPr>
          <w:rFonts w:asciiTheme="majorHAnsi" w:eastAsiaTheme="majorHAnsi" w:hAnsiTheme="majorHAnsi"/>
        </w:rPr>
      </w:pPr>
      <w:r w:rsidRPr="0021089C">
        <w:rPr>
          <w:rFonts w:asciiTheme="majorHAnsi" w:eastAsiaTheme="majorHAnsi" w:hAnsiTheme="majorHAnsi" w:hint="eastAsia"/>
        </w:rPr>
        <w:t>それぞれの行政機関には中小企業者との間で行政事務に係るペインが存在しているはずであるが、現時点、当コンソーシアムでは彼らにコンタクトできていないのでそのペインは把握できていない。併せて、行政「関連」手続き（官民連携）としての姿の検討と合意が必要になると想定する。</w:t>
      </w:r>
    </w:p>
    <w:p w14:paraId="2EBE56E6" w14:textId="77777777" w:rsidR="00B57680" w:rsidRDefault="00B57680" w:rsidP="00B57680">
      <w:pPr>
        <w:rPr>
          <w:rFonts w:asciiTheme="majorHAnsi" w:eastAsiaTheme="majorHAnsi" w:hAnsiTheme="majorHAnsi"/>
        </w:rPr>
      </w:pPr>
    </w:p>
    <w:p w14:paraId="1DBFB7E7" w14:textId="2867ADCB" w:rsidR="0030532F" w:rsidRPr="0030532F" w:rsidRDefault="000947F4" w:rsidP="00240680">
      <w:pPr>
        <w:rPr>
          <w:rFonts w:asciiTheme="majorHAnsi" w:eastAsiaTheme="majorHAnsi" w:hAnsiTheme="majorHAnsi"/>
        </w:rPr>
      </w:pPr>
      <w:r>
        <w:rPr>
          <w:rFonts w:asciiTheme="majorHAnsi" w:eastAsiaTheme="majorHAnsi" w:hAnsiTheme="majorHAnsi" w:hint="eastAsia"/>
        </w:rPr>
        <w:t xml:space="preserve">●本ユースケース　ビジネスモデル　</w:t>
      </w:r>
      <w:r>
        <w:rPr>
          <w:rFonts w:hint="eastAsia"/>
        </w:rPr>
        <w:t>ステップ１（工業会証明書のデジタル化）</w:t>
      </w:r>
      <w:commentRangeStart w:id="1061"/>
      <w:commentRangeStart w:id="1062"/>
      <w:del w:id="1063" w:author="Tanaka Takehiko" w:date="2023-03-20T18:39:00Z">
        <w:r w:rsidDel="00EB1691">
          <w:rPr>
            <w:rFonts w:hint="eastAsia"/>
          </w:rPr>
          <w:delText>と</w:delText>
        </w:r>
      </w:del>
      <w:commentRangeEnd w:id="1061"/>
      <w:r w:rsidR="00FD0F36">
        <w:rPr>
          <w:rStyle w:val="ac"/>
        </w:rPr>
        <w:commentReference w:id="1061"/>
      </w:r>
      <w:commentRangeEnd w:id="1062"/>
      <w:r w:rsidR="00EB1691">
        <w:rPr>
          <w:rStyle w:val="ac"/>
        </w:rPr>
        <w:commentReference w:id="1062"/>
      </w:r>
    </w:p>
    <w:p w14:paraId="6DBB8546" w14:textId="250E9C08" w:rsidR="0030532F" w:rsidRDefault="000947F4" w:rsidP="00240680">
      <w:pPr>
        <w:rPr>
          <w:rFonts w:asciiTheme="majorHAnsi" w:eastAsiaTheme="majorHAnsi" w:hAnsiTheme="majorHAnsi"/>
        </w:rPr>
      </w:pPr>
      <w:r>
        <w:rPr>
          <w:rFonts w:asciiTheme="majorHAnsi" w:eastAsiaTheme="majorHAnsi" w:hAnsiTheme="majorHAnsi" w:hint="eastAsia"/>
        </w:rPr>
        <w:t xml:space="preserve">前提マイルストーン１、２の実現後、社会基盤としての「事業者Identity　</w:t>
      </w:r>
      <w:del w:id="1064" w:author="宮島　一樹" w:date="2023-03-23T18:50:00Z">
        <w:r w:rsidDel="007C5875">
          <w:rPr>
            <w:rFonts w:asciiTheme="majorHAnsi" w:eastAsiaTheme="majorHAnsi" w:hAnsiTheme="majorHAnsi" w:hint="eastAsia"/>
          </w:rPr>
          <w:delText>Wallet</w:delText>
        </w:r>
      </w:del>
      <w:ins w:id="1065" w:author="宮島　一樹" w:date="2023-03-23T18:50:00Z">
        <w:r w:rsidR="007C5875">
          <w:rPr>
            <w:rFonts w:asciiTheme="majorHAnsi" w:eastAsiaTheme="majorHAnsi" w:hAnsiTheme="majorHAnsi" w:hint="eastAsia"/>
          </w:rPr>
          <w:t>Wallet</w:t>
        </w:r>
      </w:ins>
      <w:r>
        <w:rPr>
          <w:rFonts w:asciiTheme="majorHAnsi" w:eastAsiaTheme="majorHAnsi" w:hAnsiTheme="majorHAnsi" w:hint="eastAsia"/>
        </w:rPr>
        <w:t>機能」を活用する事で本ユースケースのデジタル化転換コストを低減させ、</w:t>
      </w:r>
      <w:r>
        <w:rPr>
          <w:rFonts w:hint="eastAsia"/>
        </w:rPr>
        <w:t>個別業務機能として必要となる「</w:t>
      </w:r>
      <w:r w:rsidRPr="005E715C">
        <w:rPr>
          <w:rFonts w:hint="eastAsia"/>
        </w:rPr>
        <w:t>工業会デジタル証明書発行に関わる業務共通機能</w:t>
      </w:r>
      <w:r>
        <w:rPr>
          <w:rFonts w:hint="eastAsia"/>
        </w:rPr>
        <w:t>」について、主要な工業会を軸としたコンソーシアム型で整備し、サービス運用を開始する。（前提としては、主要な工業会を軸としたコンソーシアム組成であるが、前提マイルストーン１</w:t>
      </w:r>
      <w:commentRangeStart w:id="1066"/>
      <w:commentRangeStart w:id="1067"/>
      <w:ins w:id="1068" w:author="高橋 淳（デジタル市場競争本部事務局）" w:date="2023-03-20T17:25:00Z">
        <w:del w:id="1069" w:author="Tanaka Takehiko" w:date="2023-03-20T18:40:00Z">
          <w:r w:rsidDel="00EB1691">
            <w:rPr>
              <w:rFonts w:hint="eastAsia"/>
            </w:rPr>
            <w:delText>，</w:delText>
          </w:r>
        </w:del>
        <w:commentRangeEnd w:id="1066"/>
        <w:r w:rsidR="00CE1664">
          <w:rPr>
            <w:rStyle w:val="ac"/>
          </w:rPr>
          <w:commentReference w:id="1066"/>
        </w:r>
      </w:ins>
      <w:commentRangeEnd w:id="1067"/>
      <w:r w:rsidR="00EB1691">
        <w:rPr>
          <w:rStyle w:val="ac"/>
        </w:rPr>
        <w:commentReference w:id="1067"/>
      </w:r>
      <w:ins w:id="1070" w:author="岡本　俊一" w:date="2023-03-17T09:47:00Z">
        <w:r w:rsidR="00E85948">
          <w:rPr>
            <w:rFonts w:hint="eastAsia"/>
          </w:rPr>
          <w:t>、</w:t>
        </w:r>
      </w:ins>
      <w:del w:id="1071" w:author="Tanaka Takehiko" w:date="2023-03-20T18:40:00Z">
        <w:r w:rsidDel="00EB1691">
          <w:rPr>
            <w:rFonts w:hint="eastAsia"/>
          </w:rPr>
          <w:delText>，</w:delText>
        </w:r>
      </w:del>
      <w:r>
        <w:rPr>
          <w:rFonts w:hint="eastAsia"/>
        </w:rPr>
        <w:t>２が成立している場合、組成調整に関わる難易度は、現時点よりも格段に低くなると想定している）</w:t>
      </w:r>
    </w:p>
    <w:p w14:paraId="72AD8832" w14:textId="064EC82D" w:rsidR="000947F4" w:rsidRDefault="000947F4" w:rsidP="00240680">
      <w:pPr>
        <w:rPr>
          <w:rFonts w:asciiTheme="majorHAnsi" w:eastAsiaTheme="majorHAnsi" w:hAnsiTheme="majorHAnsi"/>
        </w:rPr>
      </w:pPr>
    </w:p>
    <w:p w14:paraId="176209F1" w14:textId="4944FAA4" w:rsidR="000947F4" w:rsidRDefault="000947F4" w:rsidP="00240680">
      <w:pPr>
        <w:rPr>
          <w:rFonts w:asciiTheme="majorHAnsi" w:eastAsiaTheme="majorHAnsi" w:hAnsiTheme="majorHAnsi"/>
        </w:rPr>
      </w:pPr>
      <w:r>
        <w:rPr>
          <w:rFonts w:asciiTheme="majorHAnsi" w:eastAsiaTheme="majorHAnsi" w:hAnsiTheme="majorHAnsi" w:hint="eastAsia"/>
        </w:rPr>
        <w:t>●前提マイルストーン３</w:t>
      </w:r>
    </w:p>
    <w:p w14:paraId="76503752" w14:textId="776A80A1" w:rsidR="000947F4" w:rsidRDefault="000947F4" w:rsidP="00240680">
      <w:pPr>
        <w:rPr>
          <w:rFonts w:asciiTheme="majorHAnsi" w:eastAsiaTheme="majorHAnsi" w:hAnsiTheme="majorHAnsi"/>
        </w:rPr>
      </w:pPr>
      <w:r>
        <w:rPr>
          <w:rFonts w:asciiTheme="majorHAnsi" w:eastAsiaTheme="majorHAnsi" w:hAnsiTheme="majorHAnsi" w:hint="eastAsia"/>
        </w:rPr>
        <w:t>＜内容＞</w:t>
      </w:r>
    </w:p>
    <w:p w14:paraId="4BD58903" w14:textId="30127526" w:rsidR="000947F4" w:rsidRDefault="00D708FD" w:rsidP="00240680">
      <w:pPr>
        <w:rPr>
          <w:rFonts w:asciiTheme="majorHAnsi" w:eastAsiaTheme="majorHAnsi" w:hAnsiTheme="majorHAnsi"/>
        </w:rPr>
      </w:pPr>
      <w:r>
        <w:rPr>
          <w:rFonts w:asciiTheme="majorHAnsi" w:eastAsiaTheme="majorHAnsi" w:hAnsiTheme="majorHAnsi" w:hint="eastAsia"/>
        </w:rPr>
        <w:lastRenderedPageBreak/>
        <w:t>（各中小企業を所管する）</w:t>
      </w:r>
      <w:r w:rsidR="00F24BDC">
        <w:rPr>
          <w:rFonts w:asciiTheme="majorHAnsi" w:eastAsiaTheme="majorHAnsi" w:hAnsiTheme="majorHAnsi" w:hint="eastAsia"/>
        </w:rPr>
        <w:t>所管省庁の租税特別措置法の計画認定や、国税庁のe-Taxにおいて、VC連携が可能になっている事。前提マイルストーン１を踏まえ、何らかのIFは可能になる前提。</w:t>
      </w:r>
    </w:p>
    <w:p w14:paraId="4F24FCD5" w14:textId="590462E6" w:rsidR="00F24BDC" w:rsidRDefault="00F24BDC" w:rsidP="00240680">
      <w:pPr>
        <w:rPr>
          <w:rFonts w:asciiTheme="majorHAnsi" w:eastAsiaTheme="majorHAnsi" w:hAnsiTheme="majorHAnsi"/>
        </w:rPr>
      </w:pPr>
    </w:p>
    <w:p w14:paraId="1A0C52BC" w14:textId="7A849332" w:rsidR="000947F4" w:rsidRDefault="000947F4" w:rsidP="00240680">
      <w:pPr>
        <w:rPr>
          <w:rFonts w:asciiTheme="majorHAnsi" w:eastAsiaTheme="majorHAnsi" w:hAnsiTheme="majorHAnsi"/>
        </w:rPr>
      </w:pPr>
      <w:r>
        <w:rPr>
          <w:rFonts w:asciiTheme="majorHAnsi" w:eastAsiaTheme="majorHAnsi" w:hAnsiTheme="majorHAnsi" w:hint="eastAsia"/>
        </w:rPr>
        <w:t>●本ユースケース　ビジネスモデル　ステップ２</w:t>
      </w:r>
      <w:r w:rsidRPr="000947F4">
        <w:rPr>
          <w:rFonts w:asciiTheme="majorHAnsi" w:eastAsiaTheme="majorHAnsi" w:hAnsiTheme="majorHAnsi" w:hint="eastAsia"/>
        </w:rPr>
        <w:t>（スコープ拡大：経営力向上計画認定書の取得と確定申告）</w:t>
      </w:r>
    </w:p>
    <w:p w14:paraId="4B0FD196" w14:textId="7561ECC3" w:rsidR="00F24BDC" w:rsidRDefault="00F24BDC" w:rsidP="00240680">
      <w:pPr>
        <w:rPr>
          <w:rFonts w:asciiTheme="majorHAnsi" w:eastAsiaTheme="majorHAnsi" w:hAnsiTheme="majorHAnsi"/>
        </w:rPr>
      </w:pPr>
      <w:r>
        <w:rPr>
          <w:rFonts w:asciiTheme="majorHAnsi" w:eastAsiaTheme="majorHAnsi" w:hAnsiTheme="majorHAnsi" w:hint="eastAsia"/>
        </w:rPr>
        <w:t>＜内容＞</w:t>
      </w:r>
    </w:p>
    <w:p w14:paraId="48C4EE73" w14:textId="5B1EEA6A" w:rsidR="00F24BDC" w:rsidRDefault="00F24BDC" w:rsidP="00CB3827">
      <w:pPr>
        <w:ind w:firstLineChars="100" w:firstLine="210"/>
        <w:rPr>
          <w:ins w:id="1072" w:author="岡本　俊一" w:date="2023-03-17T09:47:00Z"/>
          <w:rFonts w:asciiTheme="majorHAnsi" w:eastAsiaTheme="majorHAnsi" w:hAnsiTheme="majorHAnsi"/>
        </w:rPr>
      </w:pPr>
      <w:r>
        <w:rPr>
          <w:rFonts w:asciiTheme="majorHAnsi" w:eastAsiaTheme="majorHAnsi" w:hAnsiTheme="majorHAnsi" w:hint="eastAsia"/>
        </w:rPr>
        <w:t>関連する行政手続きへの連携をナビゲートするUI/UX機能を整備し、前提マイルストーン３の対象となる行政手続きに連携を開始する。</w:t>
      </w:r>
    </w:p>
    <w:p w14:paraId="792E70E2" w14:textId="53E224D3" w:rsidR="00E85948" w:rsidRDefault="00E85948" w:rsidP="00E85948">
      <w:pPr>
        <w:rPr>
          <w:ins w:id="1073" w:author="岡本　俊一" w:date="2023-03-17T09:47:00Z"/>
          <w:rFonts w:asciiTheme="majorHAnsi" w:eastAsiaTheme="majorHAnsi" w:hAnsiTheme="majorHAnsi"/>
        </w:rPr>
      </w:pPr>
    </w:p>
    <w:p w14:paraId="25ABA140" w14:textId="671DC849" w:rsidR="00E85948" w:rsidRPr="00AF2CA7" w:rsidRDefault="00BF7C48">
      <w:pPr>
        <w:rPr>
          <w:ins w:id="1074" w:author="宮島　一樹" w:date="2023-03-20T17:25:00Z"/>
          <w:rFonts w:asciiTheme="majorHAnsi" w:eastAsiaTheme="majorHAnsi" w:hAnsiTheme="majorHAnsi"/>
        </w:rPr>
        <w:pPrChange w:id="1075" w:author="岡本　俊一" w:date="2023-03-17T09:47:00Z">
          <w:pPr>
            <w:ind w:firstLineChars="100" w:firstLine="210"/>
          </w:pPr>
        </w:pPrChange>
      </w:pPr>
      <w:ins w:id="1076" w:author="岡本　俊一" w:date="2023-03-17T15:02:00Z">
        <w:r w:rsidRPr="00BF7C48">
          <w:rPr>
            <w:rFonts w:hint="eastAsia"/>
            <w:noProof/>
          </w:rPr>
          <w:drawing>
            <wp:inline distT="0" distB="0" distL="0" distR="0" wp14:anchorId="027711CC" wp14:editId="0A2A2166">
              <wp:extent cx="5400040" cy="560133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5601335"/>
                      </a:xfrm>
                      <a:prstGeom prst="rect">
                        <a:avLst/>
                      </a:prstGeom>
                      <a:noFill/>
                      <a:ln>
                        <a:noFill/>
                      </a:ln>
                    </pic:spPr>
                  </pic:pic>
                </a:graphicData>
              </a:graphic>
            </wp:inline>
          </w:drawing>
        </w:r>
      </w:ins>
    </w:p>
    <w:p w14:paraId="333595A6" w14:textId="5F34A322" w:rsidR="00240680" w:rsidRDefault="00AF2CA7" w:rsidP="00A06E26">
      <w:pPr>
        <w:rPr>
          <w:ins w:id="1077" w:author="岡本　俊一" w:date="2023-03-17T10:30:00Z"/>
          <w:rFonts w:ascii="Meiryo UI" w:hAnsi="Meiryo UI"/>
          <w:color w:val="4472C4" w:themeColor="accent5"/>
          <w:rPrChange w:id="1078" w:author="宮島　一樹" w:date="2023-03-20T17:25:00Z">
            <w:rPr>
              <w:ins w:id="1079" w:author="岡本　俊一" w:date="2023-03-17T10:30:00Z"/>
              <w:rFonts w:asciiTheme="majorHAnsi" w:hAnsiTheme="majorHAnsi"/>
            </w:rPr>
          </w:rPrChange>
        </w:rPr>
      </w:pPr>
      <w:ins w:id="1080" w:author="岡本　俊一" w:date="2023-03-17T09:49:00Z">
        <w:r w:rsidRPr="003F70A5">
          <w:rPr>
            <w:rFonts w:ascii="Meiryo UI" w:eastAsia="Meiryo UI" w:hAnsi="Meiryo UI" w:hint="eastAsia"/>
            <w:color w:val="4472C4" w:themeColor="accent5"/>
          </w:rPr>
          <w:t>図</w:t>
        </w:r>
        <w:r>
          <w:rPr>
            <w:rFonts w:ascii="Meiryo UI" w:eastAsia="Meiryo UI" w:hAnsi="Meiryo UI"/>
            <w:color w:val="4472C4" w:themeColor="accent5"/>
          </w:rPr>
          <w:t>4</w:t>
        </w:r>
        <w:r w:rsidRPr="003F70A5">
          <w:rPr>
            <w:rFonts w:ascii="Meiryo UI" w:eastAsia="Meiryo UI" w:hAnsi="Meiryo UI"/>
            <w:color w:val="4472C4" w:themeColor="accent5"/>
          </w:rPr>
          <w:t xml:space="preserve">.3   </w:t>
        </w:r>
        <w:r w:rsidRPr="003F70A5">
          <w:rPr>
            <w:rFonts w:ascii="Meiryo UI" w:eastAsia="Meiryo UI" w:hAnsi="Meiryo UI" w:hint="eastAsia"/>
            <w:color w:val="4472C4" w:themeColor="accent5"/>
          </w:rPr>
          <w:t>社会実装に向けたマイルストーン</w:t>
        </w:r>
        <w:r w:rsidRPr="003F70A5">
          <w:rPr>
            <w:rFonts w:ascii="Meiryo UI" w:eastAsia="Meiryo UI" w:hAnsi="Meiryo UI"/>
            <w:color w:val="4472C4" w:themeColor="accent5"/>
          </w:rPr>
          <w:t xml:space="preserve">  </w:t>
        </w:r>
      </w:ins>
    </w:p>
    <w:p w14:paraId="01632C31" w14:textId="77777777" w:rsidR="00AF2CA7" w:rsidRDefault="00AF2CA7" w:rsidP="00A06E26">
      <w:pPr>
        <w:rPr>
          <w:ins w:id="1081" w:author="宮島　一樹" w:date="2023-03-20T17:25:00Z"/>
          <w:rFonts w:asciiTheme="majorHAnsi" w:eastAsiaTheme="majorHAnsi" w:hAnsiTheme="majorHAnsi"/>
        </w:rPr>
      </w:pPr>
    </w:p>
    <w:p w14:paraId="7803A851" w14:textId="074912FD" w:rsidR="006C2D3D" w:rsidRPr="00A06E26" w:rsidRDefault="007E0056" w:rsidP="002035AF">
      <w:pPr>
        <w:pStyle w:val="1"/>
      </w:pPr>
      <w:bookmarkStart w:id="1082" w:name="_Toc128560550"/>
      <w:r w:rsidRPr="00A06E26">
        <w:rPr>
          <w:rFonts w:hint="eastAsia"/>
        </w:rPr>
        <w:lastRenderedPageBreak/>
        <w:t>Trusted Webに関する考察</w:t>
      </w:r>
      <w:bookmarkEnd w:id="1082"/>
    </w:p>
    <w:p w14:paraId="515D1D83" w14:textId="63C96831" w:rsidR="001E12EC" w:rsidRPr="00A06E26" w:rsidRDefault="009C2413" w:rsidP="002035AF">
      <w:pPr>
        <w:pStyle w:val="2"/>
      </w:pPr>
      <w:bookmarkStart w:id="1083" w:name="_Toc128560551"/>
      <w:r w:rsidRPr="00A06E26">
        <w:rPr>
          <w:rFonts w:hint="eastAsia"/>
        </w:rPr>
        <w:t>Trusted Webのアーキテクチャに関する</w:t>
      </w:r>
      <w:r w:rsidR="00EC68E8" w:rsidRPr="00A06E26">
        <w:rPr>
          <w:rFonts w:hint="eastAsia"/>
        </w:rPr>
        <w:t>課題</w:t>
      </w:r>
      <w:r w:rsidR="00EC68E8" w:rsidRPr="00A06E26">
        <w:t>と</w:t>
      </w:r>
      <w:r w:rsidRPr="00A06E26">
        <w:rPr>
          <w:rFonts w:hint="eastAsia"/>
        </w:rPr>
        <w:t>提言</w:t>
      </w:r>
      <w:bookmarkEnd w:id="1083"/>
    </w:p>
    <w:p w14:paraId="47FC176F" w14:textId="739870A2" w:rsidR="00830FB4" w:rsidRDefault="00830FB4" w:rsidP="00830FB4">
      <w:pPr>
        <w:rPr>
          <w:rFonts w:asciiTheme="majorHAnsi" w:eastAsiaTheme="majorHAnsi" w:hAnsiTheme="majorHAnsi"/>
        </w:rPr>
      </w:pPr>
      <w:r w:rsidRPr="003C47EE">
        <w:rPr>
          <w:rFonts w:asciiTheme="majorHAnsi" w:eastAsiaTheme="majorHAnsi" w:hAnsiTheme="majorHAnsi" w:hint="eastAsia"/>
        </w:rPr>
        <w:t xml:space="preserve">【②アイデンティティ （Identity）について】　</w:t>
      </w:r>
    </w:p>
    <w:p w14:paraId="3A25EEBD" w14:textId="7483394D" w:rsidR="00B254AD" w:rsidRDefault="00B254AD" w:rsidP="00830FB4">
      <w:pPr>
        <w:rPr>
          <w:rFonts w:asciiTheme="majorHAnsi" w:eastAsiaTheme="majorHAnsi" w:hAnsiTheme="majorHAnsi"/>
        </w:rPr>
      </w:pPr>
      <w:r>
        <w:rPr>
          <w:rFonts w:asciiTheme="majorHAnsi" w:eastAsiaTheme="majorHAnsi" w:hAnsiTheme="majorHAnsi" w:hint="eastAsia"/>
        </w:rPr>
        <w:t>＜課題・提言＞</w:t>
      </w:r>
    </w:p>
    <w:p w14:paraId="21423601" w14:textId="0144F19B" w:rsidR="00B254AD" w:rsidRDefault="00B254AD" w:rsidP="00CB3827">
      <w:pPr>
        <w:ind w:firstLineChars="100" w:firstLine="210"/>
        <w:rPr>
          <w:rFonts w:asciiTheme="majorHAnsi" w:eastAsiaTheme="majorHAnsi" w:hAnsiTheme="majorHAnsi"/>
        </w:rPr>
      </w:pPr>
      <w:r w:rsidRPr="00B254AD">
        <w:rPr>
          <w:rFonts w:asciiTheme="majorHAnsi" w:eastAsiaTheme="majorHAnsi" w:hAnsiTheme="majorHAnsi" w:hint="eastAsia"/>
        </w:rPr>
        <w:t>ユースケースによってVCの</w:t>
      </w:r>
      <w:r>
        <w:rPr>
          <w:rFonts w:asciiTheme="majorHAnsi" w:eastAsiaTheme="majorHAnsi" w:hAnsiTheme="majorHAnsi" w:hint="eastAsia"/>
        </w:rPr>
        <w:t>目的や意味合い</w:t>
      </w:r>
      <w:r w:rsidRPr="00B254AD">
        <w:rPr>
          <w:rFonts w:asciiTheme="majorHAnsi" w:eastAsiaTheme="majorHAnsi" w:hAnsiTheme="majorHAnsi" w:hint="eastAsia"/>
        </w:rPr>
        <w:t>が異なる事を背景に、設計検討に際して、ユースケースごとに目的に合わせた形で複数のアイデンティティグラフを作成する事も有益と考える。</w:t>
      </w:r>
    </w:p>
    <w:p w14:paraId="2024A210" w14:textId="5728E79A" w:rsidR="00B254AD" w:rsidRPr="00B254AD" w:rsidRDefault="00B254AD" w:rsidP="00830FB4">
      <w:pPr>
        <w:rPr>
          <w:rFonts w:asciiTheme="majorHAnsi" w:eastAsiaTheme="majorHAnsi" w:hAnsiTheme="majorHAnsi"/>
        </w:rPr>
      </w:pPr>
      <w:r>
        <w:rPr>
          <w:rFonts w:asciiTheme="majorHAnsi" w:eastAsiaTheme="majorHAnsi" w:hAnsiTheme="majorHAnsi" w:hint="eastAsia"/>
        </w:rPr>
        <w:t>＜詳細＞</w:t>
      </w:r>
    </w:p>
    <w:p w14:paraId="0ABC39CA" w14:textId="5749E72B" w:rsidR="00E45661" w:rsidRDefault="002F786D" w:rsidP="00CB3827">
      <w:pPr>
        <w:ind w:firstLineChars="100" w:firstLine="210"/>
        <w:rPr>
          <w:rFonts w:asciiTheme="majorHAnsi" w:eastAsiaTheme="majorHAnsi" w:hAnsiTheme="majorHAnsi"/>
        </w:rPr>
      </w:pPr>
      <w:r>
        <w:rPr>
          <w:rFonts w:asciiTheme="majorHAnsi" w:eastAsiaTheme="majorHAnsi" w:hAnsiTheme="majorHAnsi" w:hint="eastAsia"/>
        </w:rPr>
        <w:t>アイデンティティグラフ</w:t>
      </w:r>
      <w:r w:rsidR="00E45661">
        <w:rPr>
          <w:rFonts w:asciiTheme="majorHAnsi" w:eastAsiaTheme="majorHAnsi" w:hAnsiTheme="majorHAnsi" w:hint="eastAsia"/>
        </w:rPr>
        <w:t>作成の目的</w:t>
      </w:r>
      <w:r>
        <w:rPr>
          <w:rFonts w:asciiTheme="majorHAnsi" w:eastAsiaTheme="majorHAnsi" w:hAnsiTheme="majorHAnsi" w:hint="eastAsia"/>
        </w:rPr>
        <w:t>は、</w:t>
      </w:r>
      <w:r w:rsidR="00E45661">
        <w:rPr>
          <w:rFonts w:asciiTheme="majorHAnsi" w:eastAsiaTheme="majorHAnsi" w:hAnsiTheme="majorHAnsi" w:hint="eastAsia"/>
        </w:rPr>
        <w:t>アイデンティティ同士の関係性や可視性を明らかにする</w:t>
      </w:r>
      <w:r w:rsidR="00C27E33">
        <w:rPr>
          <w:rFonts w:asciiTheme="majorHAnsi" w:eastAsiaTheme="majorHAnsi" w:hAnsiTheme="majorHAnsi" w:hint="eastAsia"/>
        </w:rPr>
        <w:t>目的</w:t>
      </w:r>
      <w:r w:rsidR="00E45661">
        <w:rPr>
          <w:rFonts w:asciiTheme="majorHAnsi" w:eastAsiaTheme="majorHAnsi" w:hAnsiTheme="majorHAnsi" w:hint="eastAsia"/>
        </w:rPr>
        <w:t>（</w:t>
      </w:r>
      <w:r w:rsidR="004B2554" w:rsidRPr="004B2554">
        <w:rPr>
          <w:rFonts w:asciiTheme="majorHAnsi" w:eastAsiaTheme="majorHAnsi" w:hAnsiTheme="majorHAnsi" w:hint="eastAsia"/>
        </w:rPr>
        <w:t>主</w:t>
      </w:r>
      <w:r w:rsidR="004B2554">
        <w:rPr>
          <w:rFonts w:asciiTheme="majorHAnsi" w:eastAsiaTheme="majorHAnsi" w:hAnsiTheme="majorHAnsi" w:hint="eastAsia"/>
        </w:rPr>
        <w:t>に、</w:t>
      </w:r>
      <w:r w:rsidR="004B2554" w:rsidRPr="004B2554">
        <w:rPr>
          <w:rFonts w:asciiTheme="majorHAnsi" w:eastAsiaTheme="majorHAnsi" w:hAnsiTheme="majorHAnsi" w:hint="eastAsia"/>
        </w:rPr>
        <w:t>誰が何の情報に対してお墨付きを与えているかという点</w:t>
      </w:r>
      <w:r w:rsidR="004B2554">
        <w:rPr>
          <w:rFonts w:asciiTheme="majorHAnsi" w:eastAsiaTheme="majorHAnsi" w:hAnsiTheme="majorHAnsi" w:hint="eastAsia"/>
        </w:rPr>
        <w:t>の</w:t>
      </w:r>
      <w:r w:rsidR="00E45661" w:rsidRPr="00E45661">
        <w:rPr>
          <w:rFonts w:asciiTheme="majorHAnsi" w:eastAsiaTheme="majorHAnsi" w:hAnsiTheme="majorHAnsi" w:hint="eastAsia"/>
        </w:rPr>
        <w:t>整理</w:t>
      </w:r>
      <w:r w:rsidR="00245E45">
        <w:rPr>
          <w:rFonts w:asciiTheme="majorHAnsi" w:eastAsiaTheme="majorHAnsi" w:hAnsiTheme="majorHAnsi" w:hint="eastAsia"/>
        </w:rPr>
        <w:t>や、派生して内部・外部のアイデンティティ管理システムとの関係性</w:t>
      </w:r>
      <w:r w:rsidR="00E45661">
        <w:rPr>
          <w:rFonts w:asciiTheme="majorHAnsi" w:eastAsiaTheme="majorHAnsi" w:hAnsiTheme="majorHAnsi" w:hint="eastAsia"/>
        </w:rPr>
        <w:t>）　と同時に、設計検討に際して、</w:t>
      </w:r>
      <w:r w:rsidR="00E45661" w:rsidRPr="00E45661">
        <w:rPr>
          <w:rFonts w:asciiTheme="majorHAnsi" w:eastAsiaTheme="majorHAnsi" w:hAnsiTheme="majorHAnsi" w:hint="eastAsia"/>
        </w:rPr>
        <w:t>アーキテクチャの6要素をカバーできているか</w:t>
      </w:r>
      <w:r w:rsidR="00C27E33">
        <w:rPr>
          <w:rFonts w:asciiTheme="majorHAnsi" w:eastAsiaTheme="majorHAnsi" w:hAnsiTheme="majorHAnsi" w:hint="eastAsia"/>
        </w:rPr>
        <w:t>を基本</w:t>
      </w:r>
      <w:r w:rsidR="00E45661" w:rsidRPr="00E45661">
        <w:rPr>
          <w:rFonts w:asciiTheme="majorHAnsi" w:eastAsiaTheme="majorHAnsi" w:hAnsiTheme="majorHAnsi" w:hint="eastAsia"/>
        </w:rPr>
        <w:t>確認する</w:t>
      </w:r>
      <w:r w:rsidR="00C27E33">
        <w:rPr>
          <w:rFonts w:asciiTheme="majorHAnsi" w:eastAsiaTheme="majorHAnsi" w:hAnsiTheme="majorHAnsi" w:hint="eastAsia"/>
        </w:rPr>
        <w:t>目的（その為、</w:t>
      </w:r>
      <w:r w:rsidR="00C27E33" w:rsidRPr="00C27E33">
        <w:rPr>
          <w:rFonts w:asciiTheme="majorHAnsi" w:eastAsiaTheme="majorHAnsi" w:hAnsiTheme="majorHAnsi" w:hint="eastAsia"/>
        </w:rPr>
        <w:t>登場人物とトランザクションがメッセージオリエンテッドかコネクションオリエンテッドか</w:t>
      </w:r>
      <w:r w:rsidR="00C27E33">
        <w:rPr>
          <w:rFonts w:asciiTheme="majorHAnsi" w:eastAsiaTheme="majorHAnsi" w:hAnsiTheme="majorHAnsi" w:hint="eastAsia"/>
        </w:rPr>
        <w:t>含めて明確に整理）の目的が存在する</w:t>
      </w:r>
      <w:r w:rsidR="00E45661">
        <w:rPr>
          <w:rFonts w:asciiTheme="majorHAnsi" w:eastAsiaTheme="majorHAnsi" w:hAnsiTheme="majorHAnsi" w:hint="eastAsia"/>
        </w:rPr>
        <w:t>と基本認識している</w:t>
      </w:r>
      <w:r w:rsidR="00E45661" w:rsidRPr="00E45661">
        <w:rPr>
          <w:rFonts w:asciiTheme="majorHAnsi" w:eastAsiaTheme="majorHAnsi" w:hAnsiTheme="majorHAnsi" w:hint="eastAsia"/>
        </w:rPr>
        <w:t>。</w:t>
      </w:r>
    </w:p>
    <w:p w14:paraId="49364FDC" w14:textId="01348FD4" w:rsidR="00B254AD" w:rsidRDefault="00B254AD" w:rsidP="00830FB4">
      <w:pPr>
        <w:rPr>
          <w:rFonts w:asciiTheme="majorHAnsi" w:eastAsiaTheme="majorHAnsi" w:hAnsiTheme="majorHAnsi"/>
        </w:rPr>
      </w:pPr>
      <w:r>
        <w:rPr>
          <w:rFonts w:asciiTheme="majorHAnsi" w:eastAsiaTheme="majorHAnsi" w:hAnsiTheme="majorHAnsi" w:hint="eastAsia"/>
        </w:rPr>
        <w:t>ユースケースによっては、以下の例のようにVCの目的や意味合いが異なる。</w:t>
      </w:r>
    </w:p>
    <w:p w14:paraId="5FE99D22" w14:textId="2A8B9D6C" w:rsidR="00A74EA1" w:rsidRPr="00A74EA1" w:rsidRDefault="002F786D" w:rsidP="002035AF">
      <w:pPr>
        <w:pStyle w:val="a4"/>
        <w:numPr>
          <w:ilvl w:val="0"/>
          <w:numId w:val="24"/>
        </w:numPr>
        <w:ind w:leftChars="0"/>
        <w:rPr>
          <w:rFonts w:asciiTheme="majorHAnsi" w:eastAsiaTheme="majorHAnsi" w:hAnsiTheme="majorHAnsi"/>
        </w:rPr>
      </w:pPr>
      <w:r w:rsidRPr="00A74EA1">
        <w:rPr>
          <w:rFonts w:asciiTheme="majorHAnsi" w:eastAsiaTheme="majorHAnsi" w:hAnsiTheme="majorHAnsi" w:hint="eastAsia"/>
        </w:rPr>
        <w:t>VC位置づけ：文書</w:t>
      </w:r>
      <w:r w:rsidR="00542D67">
        <w:rPr>
          <w:rFonts w:asciiTheme="majorHAnsi" w:eastAsiaTheme="majorHAnsi" w:hAnsiTheme="majorHAnsi" w:hint="eastAsia"/>
        </w:rPr>
        <w:t>等</w:t>
      </w:r>
      <w:r w:rsidRPr="00A74EA1">
        <w:rPr>
          <w:rFonts w:asciiTheme="majorHAnsi" w:eastAsiaTheme="majorHAnsi" w:hAnsiTheme="majorHAnsi" w:hint="eastAsia"/>
        </w:rPr>
        <w:t>のデジタル証明</w:t>
      </w:r>
      <w:r w:rsidR="00213D1F">
        <w:rPr>
          <w:rFonts w:asciiTheme="majorHAnsi" w:eastAsiaTheme="majorHAnsi" w:hAnsiTheme="majorHAnsi" w:hint="eastAsia"/>
        </w:rPr>
        <w:t>（例：</w:t>
      </w:r>
      <w:r w:rsidR="00213D1F" w:rsidRPr="003C47EE">
        <w:rPr>
          <w:rFonts w:asciiTheme="majorHAnsi" w:eastAsiaTheme="majorHAnsi" w:hAnsiTheme="majorHAnsi" w:hint="eastAsia"/>
        </w:rPr>
        <w:t>工業会証明書や計画認定書</w:t>
      </w:r>
      <w:r w:rsidR="00213D1F">
        <w:rPr>
          <w:rFonts w:asciiTheme="majorHAnsi" w:eastAsiaTheme="majorHAnsi" w:hAnsiTheme="majorHAnsi" w:hint="eastAsia"/>
        </w:rPr>
        <w:t>）</w:t>
      </w:r>
    </w:p>
    <w:p w14:paraId="7CBDA643" w14:textId="574E92A2" w:rsidR="002F786D" w:rsidRPr="00A74EA1" w:rsidRDefault="00A74EA1" w:rsidP="00A74EA1">
      <w:pPr>
        <w:pStyle w:val="a4"/>
        <w:ind w:leftChars="0" w:left="720"/>
        <w:rPr>
          <w:rFonts w:asciiTheme="majorHAnsi" w:eastAsiaTheme="majorHAnsi" w:hAnsiTheme="majorHAnsi"/>
        </w:rPr>
      </w:pPr>
      <w:r w:rsidRPr="00A74EA1">
        <w:rPr>
          <w:rFonts w:asciiTheme="majorHAnsi" w:eastAsiaTheme="majorHAnsi" w:hAnsiTheme="majorHAnsi" w:hint="eastAsia"/>
        </w:rPr>
        <w:t>（</w:t>
      </w:r>
      <w:r>
        <w:rPr>
          <w:rFonts w:asciiTheme="majorHAnsi" w:eastAsiaTheme="majorHAnsi" w:hAnsiTheme="majorHAnsi" w:hint="eastAsia"/>
        </w:rPr>
        <w:t>※</w:t>
      </w:r>
      <w:r w:rsidRPr="00A74EA1">
        <w:rPr>
          <w:rFonts w:asciiTheme="majorHAnsi" w:eastAsiaTheme="majorHAnsi" w:hAnsiTheme="majorHAnsi" w:hint="eastAsia"/>
        </w:rPr>
        <w:t>文書</w:t>
      </w:r>
      <w:r w:rsidR="00542D67">
        <w:rPr>
          <w:rFonts w:asciiTheme="majorHAnsi" w:eastAsiaTheme="majorHAnsi" w:hAnsiTheme="majorHAnsi" w:hint="eastAsia"/>
        </w:rPr>
        <w:t>等</w:t>
      </w:r>
      <w:r w:rsidRPr="00A74EA1">
        <w:rPr>
          <w:rFonts w:asciiTheme="majorHAnsi" w:eastAsiaTheme="majorHAnsi" w:hAnsiTheme="majorHAnsi" w:hint="eastAsia"/>
        </w:rPr>
        <w:t>のData Integrity及び信頼性を担保したTransportを目的にVC活用</w:t>
      </w:r>
      <w:r>
        <w:rPr>
          <w:rFonts w:asciiTheme="majorHAnsi" w:eastAsiaTheme="majorHAnsi" w:hAnsiTheme="majorHAnsi" w:hint="eastAsia"/>
        </w:rPr>
        <w:t>）</w:t>
      </w:r>
    </w:p>
    <w:p w14:paraId="40932FE4" w14:textId="70969FAD" w:rsidR="002F786D" w:rsidRDefault="00E45661" w:rsidP="00830FB4">
      <w:pPr>
        <w:rPr>
          <w:rFonts w:asciiTheme="majorHAnsi" w:eastAsiaTheme="majorHAnsi" w:hAnsiTheme="majorHAnsi"/>
        </w:rPr>
      </w:pPr>
      <w:r>
        <w:rPr>
          <w:rFonts w:asciiTheme="majorHAnsi" w:eastAsiaTheme="majorHAnsi" w:hAnsiTheme="majorHAnsi" w:hint="eastAsia"/>
        </w:rPr>
        <w:t>例２．</w:t>
      </w:r>
      <w:r w:rsidR="002F786D">
        <w:rPr>
          <w:rFonts w:asciiTheme="majorHAnsi" w:eastAsiaTheme="majorHAnsi" w:hAnsiTheme="majorHAnsi" w:hint="eastAsia"/>
        </w:rPr>
        <w:t>VC位置づけ：当該Entityに紐づくIdentityを構成する属性情報の証明</w:t>
      </w:r>
      <w:r w:rsidR="00213D1F">
        <w:rPr>
          <w:rFonts w:asciiTheme="majorHAnsi" w:eastAsiaTheme="majorHAnsi" w:hAnsiTheme="majorHAnsi" w:hint="eastAsia"/>
        </w:rPr>
        <w:t>（例：事業者VC）</w:t>
      </w:r>
    </w:p>
    <w:p w14:paraId="7D41D953" w14:textId="0D894EC7" w:rsidR="002F786D" w:rsidRDefault="00E45661" w:rsidP="00830FB4">
      <w:pPr>
        <w:rPr>
          <w:rFonts w:asciiTheme="majorHAnsi" w:eastAsiaTheme="majorHAnsi" w:hAnsiTheme="majorHAnsi"/>
        </w:rPr>
      </w:pPr>
      <w:r>
        <w:rPr>
          <w:rFonts w:asciiTheme="majorHAnsi" w:eastAsiaTheme="majorHAnsi" w:hAnsiTheme="majorHAnsi" w:hint="eastAsia"/>
        </w:rPr>
        <w:t>例３．</w:t>
      </w:r>
      <w:r w:rsidR="002F786D">
        <w:rPr>
          <w:rFonts w:asciiTheme="majorHAnsi" w:eastAsiaTheme="majorHAnsi" w:hAnsiTheme="majorHAnsi" w:hint="eastAsia"/>
        </w:rPr>
        <w:t>VC位置づけ：複数のEntityに紐づくIdentity同士の関係性の証明</w:t>
      </w:r>
      <w:r w:rsidR="00213D1F">
        <w:rPr>
          <w:rFonts w:asciiTheme="majorHAnsi" w:eastAsiaTheme="majorHAnsi" w:hAnsiTheme="majorHAnsi" w:hint="eastAsia"/>
        </w:rPr>
        <w:t>（例：事業者VC）</w:t>
      </w:r>
    </w:p>
    <w:p w14:paraId="2D1BC76E" w14:textId="60E91735" w:rsidR="00830FB4" w:rsidRDefault="00E45661" w:rsidP="004577C8">
      <w:pPr>
        <w:rPr>
          <w:rFonts w:asciiTheme="majorHAnsi" w:eastAsiaTheme="majorHAnsi" w:hAnsiTheme="majorHAnsi"/>
        </w:rPr>
      </w:pPr>
      <w:r>
        <w:rPr>
          <w:rFonts w:asciiTheme="majorHAnsi" w:eastAsiaTheme="majorHAnsi" w:hAnsiTheme="majorHAnsi" w:hint="eastAsia"/>
        </w:rPr>
        <w:t>ユースケースにおけるVCが例２のみである</w:t>
      </w:r>
      <w:r w:rsidR="00C27E33">
        <w:rPr>
          <w:rFonts w:asciiTheme="majorHAnsi" w:eastAsiaTheme="majorHAnsi" w:hAnsiTheme="majorHAnsi" w:hint="eastAsia"/>
        </w:rPr>
        <w:t>場合などは、アイデンティティグラフ</w:t>
      </w:r>
      <w:r w:rsidR="00A74EA1">
        <w:rPr>
          <w:rFonts w:asciiTheme="majorHAnsi" w:eastAsiaTheme="majorHAnsi" w:hAnsiTheme="majorHAnsi" w:hint="eastAsia"/>
        </w:rPr>
        <w:t>作成は、アイデンティティ間の関係性を整理するだけで十分である場合もあるが、例１例2例３が混在する当実証ユースケースにおいては、加えて、アイデンティティとVCの関係性も合わせて整理することも有益と考える。</w:t>
      </w:r>
    </w:p>
    <w:p w14:paraId="1DBE9317" w14:textId="77777777" w:rsidR="00830FB4" w:rsidRPr="003C47EE" w:rsidRDefault="00830FB4" w:rsidP="00830FB4">
      <w:pPr>
        <w:rPr>
          <w:rFonts w:asciiTheme="majorHAnsi" w:eastAsiaTheme="majorHAnsi" w:hAnsiTheme="majorHAnsi"/>
        </w:rPr>
      </w:pPr>
    </w:p>
    <w:p w14:paraId="331DA1D0" w14:textId="013FB888" w:rsidR="00830FB4" w:rsidRPr="00B254AD" w:rsidRDefault="00830FB4" w:rsidP="002035AF">
      <w:pPr>
        <w:pStyle w:val="a4"/>
        <w:numPr>
          <w:ilvl w:val="1"/>
          <w:numId w:val="25"/>
        </w:numPr>
        <w:ind w:leftChars="0" w:left="426" w:hanging="426"/>
        <w:rPr>
          <w:rFonts w:asciiTheme="majorHAnsi" w:eastAsiaTheme="majorHAnsi" w:hAnsiTheme="majorHAnsi"/>
        </w:rPr>
      </w:pPr>
      <w:r w:rsidRPr="00B254AD">
        <w:rPr>
          <w:rFonts w:asciiTheme="majorHAnsi" w:eastAsiaTheme="majorHAnsi" w:hAnsiTheme="majorHAnsi" w:hint="eastAsia"/>
        </w:rPr>
        <w:t xml:space="preserve"> 検証可能なデータ （Verifiable Data）について】</w:t>
      </w:r>
    </w:p>
    <w:p w14:paraId="03DA9EDE" w14:textId="78DDE7B7" w:rsidR="00B254AD" w:rsidRDefault="00B254AD" w:rsidP="00830FB4">
      <w:pPr>
        <w:rPr>
          <w:rFonts w:asciiTheme="majorHAnsi" w:eastAsiaTheme="majorHAnsi" w:hAnsiTheme="majorHAnsi"/>
        </w:rPr>
      </w:pPr>
      <w:r>
        <w:rPr>
          <w:rFonts w:asciiTheme="majorHAnsi" w:eastAsiaTheme="majorHAnsi" w:hAnsiTheme="majorHAnsi" w:hint="eastAsia"/>
        </w:rPr>
        <w:t>＜課題・提言＞</w:t>
      </w:r>
    </w:p>
    <w:p w14:paraId="740F43E6" w14:textId="465ABAFA" w:rsidR="00B254AD" w:rsidRDefault="00B254AD" w:rsidP="00CB3827">
      <w:pPr>
        <w:ind w:firstLineChars="100" w:firstLine="210"/>
        <w:rPr>
          <w:rFonts w:asciiTheme="majorHAnsi" w:eastAsiaTheme="majorHAnsi" w:hAnsiTheme="majorHAnsi"/>
        </w:rPr>
      </w:pPr>
      <w:r w:rsidRPr="00B254AD">
        <w:rPr>
          <w:rFonts w:asciiTheme="majorHAnsi" w:eastAsiaTheme="majorHAnsi" w:hAnsiTheme="majorHAnsi" w:hint="eastAsia"/>
        </w:rPr>
        <w:t>《署名自身》の検証、《署名者》の検証、《署名の意図》の明確化の観点において、</w:t>
      </w:r>
      <w:del w:id="1084" w:author="宮島　一樹" w:date="2023-03-23T18:50:00Z">
        <w:r w:rsidRPr="00B254AD" w:rsidDel="007C5875">
          <w:rPr>
            <w:rFonts w:asciiTheme="majorHAnsi" w:eastAsiaTheme="majorHAnsi" w:hAnsiTheme="majorHAnsi" w:hint="eastAsia"/>
          </w:rPr>
          <w:delText>Wallet</w:delText>
        </w:r>
      </w:del>
      <w:ins w:id="1085" w:author="宮島　一樹" w:date="2023-03-23T18:50:00Z">
        <w:r w:rsidR="007C5875">
          <w:rPr>
            <w:rFonts w:asciiTheme="majorHAnsi" w:eastAsiaTheme="majorHAnsi" w:hAnsiTheme="majorHAnsi" w:hint="eastAsia"/>
          </w:rPr>
          <w:t>Wallet</w:t>
        </w:r>
      </w:ins>
      <w:r w:rsidRPr="00B254AD">
        <w:rPr>
          <w:rFonts w:asciiTheme="majorHAnsi" w:eastAsiaTheme="majorHAnsi" w:hAnsiTheme="majorHAnsi" w:hint="eastAsia"/>
        </w:rPr>
        <w:t>を持つもの同士（法人同士、法人個人間など）の間のインタラクション、およびその際の相手（および</w:t>
      </w:r>
      <w:del w:id="1086" w:author="宮島　一樹" w:date="2023-03-23T18:50:00Z">
        <w:r w:rsidRPr="00B254AD" w:rsidDel="007C5875">
          <w:rPr>
            <w:rFonts w:asciiTheme="majorHAnsi" w:eastAsiaTheme="majorHAnsi" w:hAnsiTheme="majorHAnsi" w:hint="eastAsia"/>
          </w:rPr>
          <w:delText>Wallet</w:delText>
        </w:r>
      </w:del>
      <w:ins w:id="1087" w:author="宮島　一樹" w:date="2023-03-23T18:50:00Z">
        <w:r w:rsidR="007C5875">
          <w:rPr>
            <w:rFonts w:asciiTheme="majorHAnsi" w:eastAsiaTheme="majorHAnsi" w:hAnsiTheme="majorHAnsi" w:hint="eastAsia"/>
          </w:rPr>
          <w:t>Wallet</w:t>
        </w:r>
      </w:ins>
      <w:r w:rsidRPr="00B254AD">
        <w:rPr>
          <w:rFonts w:asciiTheme="majorHAnsi" w:eastAsiaTheme="majorHAnsi" w:hAnsiTheme="majorHAnsi" w:hint="eastAsia"/>
        </w:rPr>
        <w:t>）に対する信頼性担保に関するアーキテクチャの検討を行いホワイトペーパー等に反映した方がよいと考える。</w:t>
      </w:r>
    </w:p>
    <w:p w14:paraId="67934516" w14:textId="0C6141F7" w:rsidR="00B254AD" w:rsidRDefault="00B254AD" w:rsidP="00830FB4">
      <w:pPr>
        <w:rPr>
          <w:rFonts w:asciiTheme="majorHAnsi" w:eastAsiaTheme="majorHAnsi" w:hAnsiTheme="majorHAnsi"/>
        </w:rPr>
      </w:pPr>
      <w:r>
        <w:rPr>
          <w:rFonts w:asciiTheme="majorHAnsi" w:eastAsiaTheme="majorHAnsi" w:hAnsiTheme="majorHAnsi" w:hint="eastAsia"/>
        </w:rPr>
        <w:t>＜詳細＞</w:t>
      </w:r>
    </w:p>
    <w:p w14:paraId="12D574D8" w14:textId="04D86727" w:rsidR="00830FB4" w:rsidRDefault="00830FB4" w:rsidP="00CB3827">
      <w:pPr>
        <w:ind w:firstLineChars="100" w:firstLine="210"/>
        <w:rPr>
          <w:rFonts w:asciiTheme="majorHAnsi" w:eastAsiaTheme="majorHAnsi" w:hAnsiTheme="majorHAnsi"/>
        </w:rPr>
      </w:pPr>
      <w:r w:rsidRPr="003C47EE">
        <w:rPr>
          <w:rFonts w:asciiTheme="majorHAnsi" w:eastAsiaTheme="majorHAnsi" w:hAnsiTheme="majorHAnsi" w:hint="eastAsia"/>
        </w:rPr>
        <w:t>当実証ユースケースにおいては、VCを格納する</w:t>
      </w:r>
      <w:del w:id="1088" w:author="宮島　一樹" w:date="2023-03-23T18:50:00Z">
        <w:r w:rsidRPr="003C47EE" w:rsidDel="007C5875">
          <w:rPr>
            <w:rFonts w:asciiTheme="majorHAnsi" w:eastAsiaTheme="majorHAnsi" w:hAnsiTheme="majorHAnsi" w:hint="eastAsia"/>
          </w:rPr>
          <w:delText>Wallet</w:delText>
        </w:r>
      </w:del>
      <w:ins w:id="1089" w:author="宮島　一樹" w:date="2023-03-23T18:50:00Z">
        <w:r w:rsidR="007C5875">
          <w:rPr>
            <w:rFonts w:asciiTheme="majorHAnsi" w:eastAsiaTheme="majorHAnsi" w:hAnsiTheme="majorHAnsi" w:hint="eastAsia"/>
          </w:rPr>
          <w:t>Wallet</w:t>
        </w:r>
      </w:ins>
      <w:r w:rsidRPr="003C47EE">
        <w:rPr>
          <w:rFonts w:asciiTheme="majorHAnsi" w:eastAsiaTheme="majorHAnsi" w:hAnsiTheme="majorHAnsi" w:hint="eastAsia"/>
        </w:rPr>
        <w:t>を法人格として複数の従業員により共同利用されるケースが存在する。その際に法人</w:t>
      </w:r>
      <w:del w:id="1090" w:author="宮島　一樹" w:date="2023-03-23T18:50:00Z">
        <w:r w:rsidRPr="003C47EE" w:rsidDel="007C5875">
          <w:rPr>
            <w:rFonts w:asciiTheme="majorHAnsi" w:eastAsiaTheme="majorHAnsi" w:hAnsiTheme="majorHAnsi" w:hint="eastAsia"/>
          </w:rPr>
          <w:delText>Wallet</w:delText>
        </w:r>
      </w:del>
      <w:ins w:id="1091" w:author="宮島　一樹" w:date="2023-03-23T18:50:00Z">
        <w:r w:rsidR="007C5875">
          <w:rPr>
            <w:rFonts w:asciiTheme="majorHAnsi" w:eastAsiaTheme="majorHAnsi" w:hAnsiTheme="majorHAnsi" w:hint="eastAsia"/>
          </w:rPr>
          <w:t>Wallet</w:t>
        </w:r>
      </w:ins>
      <w:r w:rsidRPr="003C47EE">
        <w:rPr>
          <w:rFonts w:asciiTheme="majorHAnsi" w:eastAsiaTheme="majorHAnsi" w:hAnsiTheme="majorHAnsi" w:hint="eastAsia"/>
        </w:rPr>
        <w:t>を利用する従業員の権限コントロールが必要となる。また個人</w:t>
      </w:r>
      <w:del w:id="1092" w:author="宮島　一樹" w:date="2023-03-23T18:50:00Z">
        <w:r w:rsidRPr="003C47EE" w:rsidDel="007C5875">
          <w:rPr>
            <w:rFonts w:asciiTheme="majorHAnsi" w:eastAsiaTheme="majorHAnsi" w:hAnsiTheme="majorHAnsi" w:hint="eastAsia"/>
          </w:rPr>
          <w:delText>Wallet</w:delText>
        </w:r>
      </w:del>
      <w:ins w:id="1093" w:author="宮島　一樹" w:date="2023-03-23T18:50:00Z">
        <w:r w:rsidR="007C5875">
          <w:rPr>
            <w:rFonts w:asciiTheme="majorHAnsi" w:eastAsiaTheme="majorHAnsi" w:hAnsiTheme="majorHAnsi" w:hint="eastAsia"/>
          </w:rPr>
          <w:t>Wallet</w:t>
        </w:r>
      </w:ins>
      <w:r w:rsidRPr="003C47EE">
        <w:rPr>
          <w:rFonts w:asciiTheme="majorHAnsi" w:eastAsiaTheme="majorHAnsi" w:hAnsiTheme="majorHAnsi" w:hint="eastAsia"/>
        </w:rPr>
        <w:t>と法人</w:t>
      </w:r>
      <w:del w:id="1094" w:author="宮島　一樹" w:date="2023-03-23T18:50:00Z">
        <w:r w:rsidRPr="003C47EE" w:rsidDel="007C5875">
          <w:rPr>
            <w:rFonts w:asciiTheme="majorHAnsi" w:eastAsiaTheme="majorHAnsi" w:hAnsiTheme="majorHAnsi" w:hint="eastAsia"/>
          </w:rPr>
          <w:delText>Wallet</w:delText>
        </w:r>
      </w:del>
      <w:ins w:id="1095" w:author="宮島　一樹" w:date="2023-03-23T18:50:00Z">
        <w:r w:rsidR="007C5875">
          <w:rPr>
            <w:rFonts w:asciiTheme="majorHAnsi" w:eastAsiaTheme="majorHAnsi" w:hAnsiTheme="majorHAnsi" w:hint="eastAsia"/>
          </w:rPr>
          <w:t>Wallet</w:t>
        </w:r>
      </w:ins>
      <w:r w:rsidRPr="003C47EE">
        <w:rPr>
          <w:rFonts w:asciiTheme="majorHAnsi" w:eastAsiaTheme="majorHAnsi" w:hAnsiTheme="majorHAnsi" w:hint="eastAsia"/>
        </w:rPr>
        <w:t>の間のインタラクションに関するUI/UX上の工夫が必要となる。また、個別論としては、</w:t>
      </w:r>
      <w:del w:id="1096" w:author="宮島　一樹" w:date="2023-03-23T18:50:00Z">
        <w:r w:rsidRPr="003C47EE" w:rsidDel="007C5875">
          <w:rPr>
            <w:rFonts w:asciiTheme="majorHAnsi" w:eastAsiaTheme="majorHAnsi" w:hAnsiTheme="majorHAnsi" w:hint="eastAsia"/>
          </w:rPr>
          <w:delText>Wallet</w:delText>
        </w:r>
      </w:del>
      <w:ins w:id="1097" w:author="宮島　一樹" w:date="2023-03-23T18:50:00Z">
        <w:r w:rsidR="007C5875">
          <w:rPr>
            <w:rFonts w:asciiTheme="majorHAnsi" w:eastAsiaTheme="majorHAnsi" w:hAnsiTheme="majorHAnsi" w:hint="eastAsia"/>
          </w:rPr>
          <w:t>Wallet</w:t>
        </w:r>
      </w:ins>
      <w:r w:rsidRPr="003C47EE">
        <w:rPr>
          <w:rFonts w:asciiTheme="majorHAnsi" w:eastAsiaTheme="majorHAnsi" w:hAnsiTheme="majorHAnsi" w:hint="eastAsia"/>
        </w:rPr>
        <w:t>の共同利用の際に、署名の意図（intention）の明確化の観点において、代理なのか委任なのかの区別も必要になるか検討を継続する必要があると考える。</w:t>
      </w:r>
    </w:p>
    <w:p w14:paraId="21F03280" w14:textId="77777777" w:rsidR="00830FB4" w:rsidRPr="003C47EE" w:rsidRDefault="00830FB4" w:rsidP="00830FB4">
      <w:pPr>
        <w:rPr>
          <w:rFonts w:asciiTheme="majorHAnsi" w:eastAsiaTheme="majorHAnsi" w:hAnsiTheme="majorHAnsi"/>
        </w:rPr>
      </w:pPr>
    </w:p>
    <w:p w14:paraId="16CE1C8A" w14:textId="16C213CF" w:rsidR="00830FB4" w:rsidRPr="00B254AD" w:rsidRDefault="00830FB4" w:rsidP="002035AF">
      <w:pPr>
        <w:pStyle w:val="a4"/>
        <w:numPr>
          <w:ilvl w:val="1"/>
          <w:numId w:val="25"/>
        </w:numPr>
        <w:ind w:leftChars="0" w:left="426" w:hanging="426"/>
        <w:rPr>
          <w:rFonts w:asciiTheme="majorHAnsi" w:eastAsiaTheme="majorHAnsi" w:hAnsiTheme="majorHAnsi"/>
        </w:rPr>
      </w:pPr>
      <w:r w:rsidRPr="00B254AD">
        <w:rPr>
          <w:rFonts w:asciiTheme="majorHAnsi" w:eastAsiaTheme="majorHAnsi" w:hAnsiTheme="majorHAnsi" w:hint="eastAsia"/>
        </w:rPr>
        <w:t xml:space="preserve">アイデンティティ （Identity）について】　</w:t>
      </w:r>
    </w:p>
    <w:p w14:paraId="0D1BC517" w14:textId="40882BD5" w:rsidR="00B254AD" w:rsidRDefault="00B254AD" w:rsidP="00830FB4">
      <w:pPr>
        <w:rPr>
          <w:rFonts w:asciiTheme="majorHAnsi" w:eastAsiaTheme="majorHAnsi" w:hAnsiTheme="majorHAnsi"/>
        </w:rPr>
      </w:pPr>
      <w:r>
        <w:rPr>
          <w:rFonts w:asciiTheme="majorHAnsi" w:eastAsiaTheme="majorHAnsi" w:hAnsiTheme="majorHAnsi" w:hint="eastAsia"/>
        </w:rPr>
        <w:t>＜</w:t>
      </w:r>
      <w:r w:rsidR="005060AF">
        <w:rPr>
          <w:rFonts w:asciiTheme="majorHAnsi" w:eastAsiaTheme="majorHAnsi" w:hAnsiTheme="majorHAnsi" w:hint="eastAsia"/>
        </w:rPr>
        <w:t>課題・</w:t>
      </w:r>
      <w:r>
        <w:rPr>
          <w:rFonts w:asciiTheme="majorHAnsi" w:eastAsiaTheme="majorHAnsi" w:hAnsiTheme="majorHAnsi" w:hint="eastAsia"/>
        </w:rPr>
        <w:t>提言</w:t>
      </w:r>
      <w:r w:rsidR="005060AF">
        <w:rPr>
          <w:rFonts w:asciiTheme="majorHAnsi" w:eastAsiaTheme="majorHAnsi" w:hAnsiTheme="majorHAnsi" w:hint="eastAsia"/>
        </w:rPr>
        <w:t>＞</w:t>
      </w:r>
    </w:p>
    <w:p w14:paraId="43065CF3" w14:textId="73A0E254" w:rsidR="005060AF" w:rsidRDefault="00743D1F" w:rsidP="00CB3827">
      <w:pPr>
        <w:ind w:firstLineChars="100" w:firstLine="210"/>
        <w:rPr>
          <w:rFonts w:asciiTheme="majorHAnsi" w:eastAsiaTheme="majorHAnsi" w:hAnsiTheme="majorHAnsi"/>
        </w:rPr>
      </w:pPr>
      <w:r w:rsidRPr="00743D1F">
        <w:rPr>
          <w:rFonts w:asciiTheme="majorHAnsi" w:eastAsiaTheme="majorHAnsi" w:hAnsiTheme="majorHAnsi" w:hint="eastAsia"/>
        </w:rPr>
        <w:t>KYC（法人および個人）に関する点がホワイトペーパー上では前提事項としての記載にとどまるが</w:t>
      </w:r>
      <w:r>
        <w:rPr>
          <w:rFonts w:asciiTheme="majorHAnsi" w:eastAsiaTheme="majorHAnsi" w:hAnsiTheme="majorHAnsi" w:hint="eastAsia"/>
        </w:rPr>
        <w:t>、</w:t>
      </w:r>
      <w:r w:rsidRPr="00743D1F">
        <w:rPr>
          <w:rFonts w:asciiTheme="majorHAnsi" w:eastAsiaTheme="majorHAnsi" w:hAnsiTheme="majorHAnsi" w:hint="eastAsia"/>
        </w:rPr>
        <w:t>実ユースケースにおいては重要な論点となるため十分に議論をして反映をした方がよいと考える（例：GビズIDの民間での利活用）。</w:t>
      </w:r>
    </w:p>
    <w:p w14:paraId="42F07573" w14:textId="2B6DDF22" w:rsidR="005060AF" w:rsidRDefault="005060AF" w:rsidP="00830FB4">
      <w:pPr>
        <w:rPr>
          <w:rFonts w:asciiTheme="majorHAnsi" w:eastAsiaTheme="majorHAnsi" w:hAnsiTheme="majorHAnsi"/>
        </w:rPr>
      </w:pPr>
      <w:r>
        <w:rPr>
          <w:rFonts w:asciiTheme="majorHAnsi" w:eastAsiaTheme="majorHAnsi" w:hAnsiTheme="majorHAnsi" w:hint="eastAsia"/>
        </w:rPr>
        <w:t>＜詳細＞</w:t>
      </w:r>
    </w:p>
    <w:p w14:paraId="7C298AE8" w14:textId="0C2BB131" w:rsidR="00830FB4" w:rsidRDefault="00830FB4" w:rsidP="00CB3827">
      <w:pPr>
        <w:ind w:firstLineChars="100" w:firstLine="210"/>
        <w:rPr>
          <w:rFonts w:asciiTheme="majorHAnsi" w:eastAsiaTheme="majorHAnsi" w:hAnsiTheme="majorHAnsi"/>
        </w:rPr>
      </w:pPr>
      <w:r w:rsidRPr="003C47EE">
        <w:rPr>
          <w:rFonts w:asciiTheme="majorHAnsi" w:eastAsiaTheme="majorHAnsi" w:hAnsiTheme="majorHAnsi" w:hint="eastAsia"/>
        </w:rPr>
        <w:t>やりとりの主体となるアイデンティティ（法人事業者、従業員、工業会、メーカ、行政機関など）の確からしさを検証する術が重要だが、明確に主体の身分を証明する方法が定まっていない。（なお、当実証では、いったん</w:t>
      </w:r>
      <w:del w:id="1098" w:author="鈴木 茂哉" w:date="2023-03-14T22:57:00Z">
        <w:r w:rsidRPr="003C47EE" w:rsidDel="00E7519D">
          <w:rPr>
            <w:rFonts w:asciiTheme="majorHAnsi" w:eastAsiaTheme="majorHAnsi" w:hAnsiTheme="majorHAnsi" w:hint="eastAsia"/>
          </w:rPr>
          <w:delText xml:space="preserve">Well </w:delText>
        </w:r>
      </w:del>
      <w:ins w:id="1099" w:author="鈴木 茂哉" w:date="2023-03-14T22:57:00Z">
        <w:r w:rsidR="00E7519D" w:rsidRPr="003C47EE">
          <w:rPr>
            <w:rFonts w:asciiTheme="majorHAnsi" w:eastAsiaTheme="majorHAnsi" w:hAnsiTheme="majorHAnsi" w:hint="eastAsia"/>
          </w:rPr>
          <w:t>Well</w:t>
        </w:r>
        <w:r w:rsidR="00E7519D">
          <w:rPr>
            <w:rFonts w:asciiTheme="majorHAnsi" w:eastAsiaTheme="majorHAnsi" w:hAnsiTheme="majorHAnsi"/>
          </w:rPr>
          <w:t>-</w:t>
        </w:r>
      </w:ins>
      <w:r w:rsidRPr="003C47EE">
        <w:rPr>
          <w:rFonts w:asciiTheme="majorHAnsi" w:eastAsiaTheme="majorHAnsi" w:hAnsiTheme="majorHAnsi" w:hint="eastAsia"/>
        </w:rPr>
        <w:t>Known DID Configurationの標準に基づき、DNSドメインのDIDのBindingで対策する事にした）。また、法人格、及び（個人としての自然人ではなく）法人に関連する自然人のKYCに関わるVCのデータ標準仕様検討が望ましいと想定する。（アイデンティティとしての属性項目、KYC確認に関わる確認手法やエビデンス等の属性項目等）</w:t>
      </w:r>
    </w:p>
    <w:p w14:paraId="60C2EFFF" w14:textId="77777777" w:rsidR="00830FB4" w:rsidRDefault="00830FB4" w:rsidP="00830FB4">
      <w:pPr>
        <w:rPr>
          <w:rFonts w:asciiTheme="majorHAnsi" w:eastAsiaTheme="majorHAnsi" w:hAnsiTheme="majorHAnsi"/>
        </w:rPr>
      </w:pPr>
    </w:p>
    <w:p w14:paraId="23A44169" w14:textId="2463907C" w:rsidR="00743D1F" w:rsidRPr="00743D1F" w:rsidRDefault="00830FB4" w:rsidP="002035AF">
      <w:pPr>
        <w:pStyle w:val="a4"/>
        <w:numPr>
          <w:ilvl w:val="0"/>
          <w:numId w:val="26"/>
        </w:numPr>
        <w:ind w:leftChars="0"/>
        <w:rPr>
          <w:rFonts w:asciiTheme="majorHAnsi" w:eastAsiaTheme="majorHAnsi" w:hAnsiTheme="majorHAnsi"/>
        </w:rPr>
      </w:pPr>
      <w:r w:rsidRPr="00743D1F">
        <w:rPr>
          <w:rFonts w:asciiTheme="majorHAnsi" w:eastAsiaTheme="majorHAnsi" w:hAnsiTheme="majorHAnsi" w:hint="eastAsia"/>
        </w:rPr>
        <w:t xml:space="preserve"> 検証可能なデータ （Verifiable Data）について】　　</w:t>
      </w:r>
    </w:p>
    <w:p w14:paraId="5B3B503F" w14:textId="2F7367B4" w:rsidR="00743D1F" w:rsidRDefault="00743D1F" w:rsidP="00830FB4">
      <w:pPr>
        <w:rPr>
          <w:rFonts w:asciiTheme="majorHAnsi" w:eastAsiaTheme="majorHAnsi" w:hAnsiTheme="majorHAnsi"/>
        </w:rPr>
      </w:pPr>
      <w:r>
        <w:rPr>
          <w:rFonts w:asciiTheme="majorHAnsi" w:eastAsiaTheme="majorHAnsi" w:hAnsiTheme="majorHAnsi" w:hint="eastAsia"/>
        </w:rPr>
        <w:t>＜課題・提言＞</w:t>
      </w:r>
    </w:p>
    <w:p w14:paraId="795E2B1F" w14:textId="25B1ED3B" w:rsidR="00743D1F" w:rsidRDefault="00743D1F" w:rsidP="00CB3827">
      <w:pPr>
        <w:ind w:firstLineChars="100" w:firstLine="210"/>
        <w:rPr>
          <w:rFonts w:asciiTheme="majorHAnsi" w:eastAsiaTheme="majorHAnsi" w:hAnsiTheme="majorHAnsi"/>
        </w:rPr>
      </w:pPr>
      <w:r>
        <w:rPr>
          <w:rFonts w:asciiTheme="majorHAnsi" w:eastAsiaTheme="majorHAnsi" w:hAnsiTheme="majorHAnsi" w:hint="eastAsia"/>
        </w:rPr>
        <w:t>ある程度共通する領域単位（例：法人KYC領域）となるが、</w:t>
      </w:r>
      <w:r w:rsidRPr="00743D1F">
        <w:rPr>
          <w:rFonts w:asciiTheme="majorHAnsi" w:eastAsiaTheme="majorHAnsi" w:hAnsiTheme="majorHAnsi" w:hint="eastAsia"/>
        </w:rPr>
        <w:t>やり取りされるデータそのものの標準化に関する議論を行い、各ユースケース毎のサイロが生まれない様にするガバナンスのあり方についてもホワイトペーパーへ反映した方が良いと考える。</w:t>
      </w:r>
    </w:p>
    <w:p w14:paraId="19C27BE3" w14:textId="5CBCA617" w:rsidR="00743D1F" w:rsidRDefault="00743D1F" w:rsidP="00830FB4">
      <w:pPr>
        <w:rPr>
          <w:rFonts w:asciiTheme="majorHAnsi" w:eastAsiaTheme="majorHAnsi" w:hAnsiTheme="majorHAnsi"/>
        </w:rPr>
      </w:pPr>
      <w:r>
        <w:rPr>
          <w:rFonts w:asciiTheme="majorHAnsi" w:eastAsiaTheme="majorHAnsi" w:hAnsiTheme="majorHAnsi" w:hint="eastAsia"/>
        </w:rPr>
        <w:t>＜詳細＞</w:t>
      </w:r>
    </w:p>
    <w:p w14:paraId="317E0472" w14:textId="56EF2536" w:rsidR="00830FB4"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最終的に申請様式に記載されるVC内に記載されるべき属性や情報の標準化が進んでおらず、複数のVCに類似の属性が何度も記載され、且つVC同士での属性マッピングが困難（紙の様式をデジタル化する際の課題）。個別論としては、前述記載とも重複するが、法人格、及び（個人としての自然人ではなく）法人に関連する自然人のKYCに関わるVCのデータ標準仕様検討が望ましいと想定する。（アイデンティティとしての属性項目、KYC確認に関わる確認手法やエビデンス等の属性項目等）</w:t>
      </w:r>
    </w:p>
    <w:p w14:paraId="4A7D5817" w14:textId="77777777" w:rsidR="00830FB4" w:rsidRPr="00B967F2" w:rsidRDefault="00830FB4" w:rsidP="00830FB4">
      <w:pPr>
        <w:rPr>
          <w:rFonts w:asciiTheme="majorHAnsi" w:eastAsiaTheme="majorHAnsi" w:hAnsiTheme="majorHAnsi"/>
        </w:rPr>
      </w:pPr>
    </w:p>
    <w:p w14:paraId="6C47B205" w14:textId="2D30FF11" w:rsidR="00743D1F" w:rsidRPr="00743D1F" w:rsidRDefault="00830FB4" w:rsidP="002035AF">
      <w:pPr>
        <w:pStyle w:val="a4"/>
        <w:numPr>
          <w:ilvl w:val="0"/>
          <w:numId w:val="26"/>
        </w:numPr>
        <w:ind w:leftChars="0"/>
        <w:rPr>
          <w:rFonts w:asciiTheme="majorHAnsi" w:eastAsiaTheme="majorHAnsi" w:hAnsiTheme="majorHAnsi"/>
        </w:rPr>
      </w:pPr>
      <w:r w:rsidRPr="00743D1F">
        <w:rPr>
          <w:rFonts w:asciiTheme="majorHAnsi" w:eastAsiaTheme="majorHAnsi" w:hAnsiTheme="majorHAnsi" w:hint="eastAsia"/>
        </w:rPr>
        <w:t xml:space="preserve">ノード （N - Node）】　</w:t>
      </w:r>
    </w:p>
    <w:p w14:paraId="39C29941" w14:textId="47FA89F4" w:rsidR="00743D1F" w:rsidRDefault="00743D1F" w:rsidP="00830FB4">
      <w:pPr>
        <w:rPr>
          <w:rFonts w:asciiTheme="majorHAnsi" w:eastAsiaTheme="majorHAnsi" w:hAnsiTheme="majorHAnsi"/>
        </w:rPr>
      </w:pPr>
      <w:r>
        <w:rPr>
          <w:rFonts w:asciiTheme="majorHAnsi" w:eastAsiaTheme="majorHAnsi" w:hAnsiTheme="majorHAnsi" w:hint="eastAsia"/>
        </w:rPr>
        <w:t>＜課題・提言＞</w:t>
      </w:r>
    </w:p>
    <w:p w14:paraId="04334D27" w14:textId="5C3012A4" w:rsidR="00743D1F"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当人性認証</w:t>
      </w:r>
      <w:r w:rsidR="00743D1F">
        <w:rPr>
          <w:rFonts w:asciiTheme="majorHAnsi" w:eastAsiaTheme="majorHAnsi" w:hAnsiTheme="majorHAnsi" w:hint="eastAsia"/>
        </w:rPr>
        <w:t>の信頼性強度</w:t>
      </w:r>
      <w:r w:rsidRPr="00B967F2">
        <w:rPr>
          <w:rFonts w:asciiTheme="majorHAnsi" w:eastAsiaTheme="majorHAnsi" w:hAnsiTheme="majorHAnsi" w:hint="eastAsia"/>
        </w:rPr>
        <w:t>について</w:t>
      </w:r>
      <w:r w:rsidR="00743D1F">
        <w:rPr>
          <w:rFonts w:asciiTheme="majorHAnsi" w:eastAsiaTheme="majorHAnsi" w:hAnsiTheme="majorHAnsi" w:hint="eastAsia"/>
        </w:rPr>
        <w:t>は、</w:t>
      </w:r>
      <w:r w:rsidR="00743D1F" w:rsidRPr="00743D1F">
        <w:rPr>
          <w:rFonts w:asciiTheme="majorHAnsi" w:eastAsiaTheme="majorHAnsi" w:hAnsiTheme="majorHAnsi" w:hint="eastAsia"/>
        </w:rPr>
        <w:t>設計者依存やアーキテクチャ依存で信頼性担保の差異が生まれやすい為、ある程度、データ標準やガイドラインの策定の検討が望ましいのではないかと考える。</w:t>
      </w:r>
      <w:r w:rsidRPr="00B967F2">
        <w:rPr>
          <w:rFonts w:asciiTheme="majorHAnsi" w:eastAsiaTheme="majorHAnsi" w:hAnsiTheme="majorHAnsi" w:hint="eastAsia"/>
        </w:rPr>
        <w:t xml:space="preserve">　</w:t>
      </w:r>
    </w:p>
    <w:p w14:paraId="4FB30A7A" w14:textId="456180FB" w:rsidR="00743D1F" w:rsidRDefault="00743D1F" w:rsidP="00830FB4">
      <w:pPr>
        <w:rPr>
          <w:rFonts w:asciiTheme="majorHAnsi" w:eastAsiaTheme="majorHAnsi" w:hAnsiTheme="majorHAnsi"/>
        </w:rPr>
      </w:pPr>
      <w:r>
        <w:rPr>
          <w:rFonts w:asciiTheme="majorHAnsi" w:eastAsiaTheme="majorHAnsi" w:hAnsiTheme="majorHAnsi" w:hint="eastAsia"/>
        </w:rPr>
        <w:t>＜詳細＞</w:t>
      </w:r>
    </w:p>
    <w:p w14:paraId="45A9398E" w14:textId="11D82C75" w:rsidR="00830FB4"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Verificationにおける「申請者とエビデンスが示す対象との当人性検証」は、VC単体では成立しない為、エビデンスの属性や、</w:t>
      </w:r>
      <w:del w:id="1100" w:author="宮島　一樹" w:date="2023-03-23T18:50:00Z">
        <w:r w:rsidRPr="00B967F2" w:rsidDel="007C5875">
          <w:rPr>
            <w:rFonts w:asciiTheme="majorHAnsi" w:eastAsiaTheme="majorHAnsi" w:hAnsiTheme="majorHAnsi" w:hint="eastAsia"/>
          </w:rPr>
          <w:delText>Wallet</w:delText>
        </w:r>
      </w:del>
      <w:ins w:id="1101" w:author="宮島　一樹" w:date="2023-03-23T18:50:00Z">
        <w:r w:rsidR="007C5875">
          <w:rPr>
            <w:rFonts w:asciiTheme="majorHAnsi" w:eastAsiaTheme="majorHAnsi" w:hAnsiTheme="majorHAnsi" w:hint="eastAsia"/>
          </w:rPr>
          <w:t>Wallet</w:t>
        </w:r>
      </w:ins>
      <w:r w:rsidRPr="00B967F2">
        <w:rPr>
          <w:rFonts w:asciiTheme="majorHAnsi" w:eastAsiaTheme="majorHAnsi" w:hAnsiTheme="majorHAnsi" w:hint="eastAsia"/>
        </w:rPr>
        <w:t>含む実装アーキテクチャ等にも左右される。個別論としては、「</w:t>
      </w:r>
      <w:del w:id="1102" w:author="宮島　一樹" w:date="2023-03-23T18:50:00Z">
        <w:r w:rsidRPr="00B967F2" w:rsidDel="007C5875">
          <w:rPr>
            <w:rFonts w:asciiTheme="majorHAnsi" w:eastAsiaTheme="majorHAnsi" w:hAnsiTheme="majorHAnsi" w:hint="eastAsia"/>
          </w:rPr>
          <w:delText>Wallet</w:delText>
        </w:r>
      </w:del>
      <w:ins w:id="1103" w:author="宮島　一樹" w:date="2023-03-23T18:50:00Z">
        <w:r w:rsidR="007C5875">
          <w:rPr>
            <w:rFonts w:asciiTheme="majorHAnsi" w:eastAsiaTheme="majorHAnsi" w:hAnsiTheme="majorHAnsi" w:hint="eastAsia"/>
          </w:rPr>
          <w:t>Wallet</w:t>
        </w:r>
      </w:ins>
      <w:r w:rsidRPr="00B967F2">
        <w:rPr>
          <w:rFonts w:asciiTheme="majorHAnsi" w:eastAsiaTheme="majorHAnsi" w:hAnsiTheme="majorHAnsi" w:hint="eastAsia"/>
        </w:rPr>
        <w:t>を持つもの同士の</w:t>
      </w:r>
      <w:del w:id="1104" w:author="宮島　一樹" w:date="2023-03-23T18:50:00Z">
        <w:r w:rsidRPr="00B967F2" w:rsidDel="007C5875">
          <w:rPr>
            <w:rFonts w:asciiTheme="majorHAnsi" w:eastAsiaTheme="majorHAnsi" w:hAnsiTheme="majorHAnsi" w:hint="eastAsia"/>
          </w:rPr>
          <w:delText>Wallet</w:delText>
        </w:r>
      </w:del>
      <w:ins w:id="1105" w:author="宮島　一樹" w:date="2023-03-23T18:50:00Z">
        <w:r w:rsidR="007C5875">
          <w:rPr>
            <w:rFonts w:asciiTheme="majorHAnsi" w:eastAsiaTheme="majorHAnsi" w:hAnsiTheme="majorHAnsi" w:hint="eastAsia"/>
          </w:rPr>
          <w:t>Wallet</w:t>
        </w:r>
      </w:ins>
      <w:r w:rsidRPr="00B967F2">
        <w:rPr>
          <w:rFonts w:asciiTheme="majorHAnsi" w:eastAsiaTheme="majorHAnsi" w:hAnsiTheme="majorHAnsi" w:hint="eastAsia"/>
        </w:rPr>
        <w:t>の権限コントロール」において、</w:t>
      </w:r>
      <w:del w:id="1106" w:author="宮島　一樹" w:date="2023-03-23T18:50:00Z">
        <w:r w:rsidRPr="00B967F2" w:rsidDel="007C5875">
          <w:rPr>
            <w:rFonts w:asciiTheme="majorHAnsi" w:eastAsiaTheme="majorHAnsi" w:hAnsiTheme="majorHAnsi" w:hint="eastAsia"/>
          </w:rPr>
          <w:delText>Wallet</w:delText>
        </w:r>
      </w:del>
      <w:ins w:id="1107" w:author="宮島　一樹" w:date="2023-03-23T18:50:00Z">
        <w:r w:rsidR="007C5875">
          <w:rPr>
            <w:rFonts w:asciiTheme="majorHAnsi" w:eastAsiaTheme="majorHAnsi" w:hAnsiTheme="majorHAnsi" w:hint="eastAsia"/>
          </w:rPr>
          <w:t>Wallet</w:t>
        </w:r>
      </w:ins>
      <w:r w:rsidRPr="00B967F2">
        <w:rPr>
          <w:rFonts w:asciiTheme="majorHAnsi" w:eastAsiaTheme="majorHAnsi" w:hAnsiTheme="majorHAnsi" w:hint="eastAsia"/>
        </w:rPr>
        <w:t>とVCを組み合わせ、ソフトウェア認証器として認証・認可に利用する事などでの認証及び権限コントロール等のUI/UXの標準化検討も有益と考える為、来年度も検討継続する価値があると考える。</w:t>
      </w:r>
    </w:p>
    <w:p w14:paraId="0811D634" w14:textId="77777777" w:rsidR="00830FB4" w:rsidRPr="00B967F2" w:rsidRDefault="00830FB4" w:rsidP="00830FB4">
      <w:pPr>
        <w:rPr>
          <w:rFonts w:asciiTheme="majorHAnsi" w:eastAsiaTheme="majorHAnsi" w:hAnsiTheme="majorHAnsi"/>
        </w:rPr>
      </w:pPr>
    </w:p>
    <w:p w14:paraId="535310E3" w14:textId="5C1E158D" w:rsidR="00C10CAC" w:rsidRPr="00C10CAC" w:rsidRDefault="00C10CAC" w:rsidP="00C10CAC">
      <w:pPr>
        <w:rPr>
          <w:rFonts w:asciiTheme="majorHAnsi" w:eastAsiaTheme="majorHAnsi" w:hAnsiTheme="majorHAnsi"/>
        </w:rPr>
      </w:pPr>
      <w:r>
        <w:rPr>
          <w:rFonts w:asciiTheme="majorHAnsi" w:eastAsiaTheme="majorHAnsi" w:hAnsiTheme="majorHAnsi" w:hint="eastAsia"/>
        </w:rPr>
        <w:t>【①</w:t>
      </w:r>
      <w:r w:rsidR="00830FB4" w:rsidRPr="00C10CAC">
        <w:rPr>
          <w:rFonts w:asciiTheme="majorHAnsi" w:eastAsiaTheme="majorHAnsi" w:hAnsiTheme="majorHAnsi" w:hint="eastAsia"/>
        </w:rPr>
        <w:t xml:space="preserve"> 検証可能なデータ （Verifiable Data）について】　</w:t>
      </w:r>
    </w:p>
    <w:p w14:paraId="1FCCEFFE" w14:textId="66106C07" w:rsidR="00C10CAC" w:rsidRDefault="00C10CAC" w:rsidP="00830FB4">
      <w:pPr>
        <w:rPr>
          <w:rFonts w:asciiTheme="majorHAnsi" w:eastAsiaTheme="majorHAnsi" w:hAnsiTheme="majorHAnsi"/>
        </w:rPr>
      </w:pPr>
      <w:r>
        <w:rPr>
          <w:rFonts w:asciiTheme="majorHAnsi" w:eastAsiaTheme="majorHAnsi" w:hAnsiTheme="majorHAnsi" w:hint="eastAsia"/>
        </w:rPr>
        <w:t>＜課題・提言＞</w:t>
      </w:r>
    </w:p>
    <w:p w14:paraId="1F0D2B60" w14:textId="47F0ABAB" w:rsidR="00C10CAC" w:rsidRDefault="00C10CAC" w:rsidP="00CB3827">
      <w:pPr>
        <w:ind w:firstLineChars="100" w:firstLine="210"/>
        <w:rPr>
          <w:rFonts w:asciiTheme="majorHAnsi" w:eastAsiaTheme="majorHAnsi" w:hAnsiTheme="majorHAnsi"/>
        </w:rPr>
      </w:pPr>
      <w:r w:rsidRPr="00C10CAC">
        <w:rPr>
          <w:rFonts w:asciiTheme="majorHAnsi" w:eastAsiaTheme="majorHAnsi" w:hAnsiTheme="majorHAnsi" w:hint="eastAsia"/>
        </w:rPr>
        <w:t>VCの有効期限については、業務的観点や保管期間的な観点等、複数の有効期限の管理が必要になるケースも想定される為、有効期限の検討時に留意する必要がある事を示唆する事は有益と考える。</w:t>
      </w:r>
    </w:p>
    <w:p w14:paraId="157AAD4E" w14:textId="4F5FAAF1" w:rsidR="00C10CAC" w:rsidRDefault="00C10CAC" w:rsidP="00830FB4">
      <w:pPr>
        <w:rPr>
          <w:rFonts w:asciiTheme="majorHAnsi" w:eastAsiaTheme="majorHAnsi" w:hAnsiTheme="majorHAnsi"/>
        </w:rPr>
      </w:pPr>
      <w:r>
        <w:rPr>
          <w:rFonts w:asciiTheme="majorHAnsi" w:eastAsiaTheme="majorHAnsi" w:hAnsiTheme="majorHAnsi" w:hint="eastAsia"/>
        </w:rPr>
        <w:t>＜詳細＞</w:t>
      </w:r>
    </w:p>
    <w:p w14:paraId="2F5345A9" w14:textId="6052DDB6" w:rsidR="00830FB4" w:rsidRPr="00A06E26"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当実証ユースケースのような「文書」を取り扱う場合は特に、VCの有効期限と帳簿書類等の有効期限を分けて考える必要がある。　VCの有効期限はデータセットに対する暗号学的な有効性であり、</w:t>
      </w:r>
      <w:r>
        <w:rPr>
          <w:rFonts w:asciiTheme="majorHAnsi" w:eastAsiaTheme="majorHAnsi" w:hAnsiTheme="majorHAnsi" w:hint="eastAsia"/>
        </w:rPr>
        <w:t>文書</w:t>
      </w:r>
      <w:r w:rsidRPr="00B967F2">
        <w:rPr>
          <w:rFonts w:asciiTheme="majorHAnsi" w:eastAsiaTheme="majorHAnsi" w:hAnsiTheme="majorHAnsi" w:hint="eastAsia"/>
        </w:rPr>
        <w:t>の有効期限は業務としていつまで使用できるかという観点である。例えば過去の申請書類を10年保存しなければならないなら、VCの真正性は10年担保すべきだが、業務的な有効期限は帳票書類等に合わせることとなる。</w:t>
      </w:r>
    </w:p>
    <w:p w14:paraId="05AF7A67" w14:textId="77777777" w:rsidR="00830FB4" w:rsidRPr="00830FB4" w:rsidRDefault="00830FB4" w:rsidP="003C47EE">
      <w:pPr>
        <w:rPr>
          <w:rFonts w:asciiTheme="majorHAnsi" w:eastAsiaTheme="majorHAnsi" w:hAnsiTheme="majorHAnsi"/>
        </w:rPr>
      </w:pPr>
    </w:p>
    <w:p w14:paraId="0A1C9DEB" w14:textId="5BAC610B" w:rsidR="006C2D3D" w:rsidRDefault="00EC68E8" w:rsidP="002035AF">
      <w:pPr>
        <w:pStyle w:val="2"/>
      </w:pPr>
      <w:bookmarkStart w:id="1108" w:name="_Toc128560552"/>
      <w:r w:rsidRPr="00A06E26">
        <w:rPr>
          <w:rFonts w:hint="eastAsia"/>
        </w:rPr>
        <w:t>その他</w:t>
      </w:r>
      <w:r w:rsidR="006C2D3D" w:rsidRPr="00A06E26">
        <w:t>Trusted Web</w:t>
      </w:r>
      <w:r w:rsidRPr="00A06E26">
        <w:rPr>
          <w:rFonts w:hint="eastAsia"/>
        </w:rPr>
        <w:t>の</w:t>
      </w:r>
      <w:r w:rsidRPr="00A06E26">
        <w:t>課題と</w:t>
      </w:r>
      <w:r w:rsidR="006C2D3D" w:rsidRPr="00A06E26">
        <w:rPr>
          <w:rFonts w:hint="eastAsia"/>
        </w:rPr>
        <w:t>提言</w:t>
      </w:r>
      <w:bookmarkEnd w:id="1108"/>
    </w:p>
    <w:p w14:paraId="44FBDD17" w14:textId="092DA7AE" w:rsidR="00830FB4" w:rsidRDefault="00830FB4" w:rsidP="00830FB4">
      <w:r>
        <w:rPr>
          <w:rFonts w:hint="eastAsia"/>
        </w:rPr>
        <w:t>【</w:t>
      </w:r>
      <w:r>
        <w:rPr>
          <w:rFonts w:hint="eastAsia"/>
        </w:rPr>
        <w:t>UI/UX</w:t>
      </w:r>
      <w:r>
        <w:rPr>
          <w:rFonts w:hint="eastAsia"/>
        </w:rPr>
        <w:t>について①】</w:t>
      </w:r>
    </w:p>
    <w:p w14:paraId="37866F71" w14:textId="7EF4A3F7" w:rsidR="00C10CAC" w:rsidRDefault="00C10CAC" w:rsidP="00830FB4">
      <w:r>
        <w:rPr>
          <w:rFonts w:hint="eastAsia"/>
        </w:rPr>
        <w:t>＜課題・提言＞</w:t>
      </w:r>
    </w:p>
    <w:p w14:paraId="0A433AC9" w14:textId="6AED0CD7" w:rsidR="00C10CAC" w:rsidRDefault="006475A0" w:rsidP="00CB3827">
      <w:pPr>
        <w:ind w:firstLineChars="100" w:firstLine="210"/>
      </w:pPr>
      <w:r w:rsidRPr="006475A0">
        <w:rPr>
          <w:rFonts w:hint="eastAsia"/>
        </w:rPr>
        <w:t>業務観点で俯瞰的にフローを検討し</w:t>
      </w:r>
      <w:r>
        <w:rPr>
          <w:rFonts w:hint="eastAsia"/>
        </w:rPr>
        <w:t>、</w:t>
      </w:r>
      <w:r>
        <w:rPr>
          <w:rFonts w:hint="eastAsia"/>
        </w:rPr>
        <w:t>UI/UX</w:t>
      </w:r>
      <w:r>
        <w:rPr>
          <w:rFonts w:hint="eastAsia"/>
        </w:rPr>
        <w:t>を意識した</w:t>
      </w:r>
      <w:r w:rsidRPr="006475A0">
        <w:rPr>
          <w:rFonts w:hint="eastAsia"/>
        </w:rPr>
        <w:t>実装することの必要性についても議論・ホワイトペーパーへ反映した方が良いと考える。</w:t>
      </w:r>
    </w:p>
    <w:p w14:paraId="4DE7519D" w14:textId="07107669" w:rsidR="00C10CAC" w:rsidRDefault="00C10CAC" w:rsidP="00830FB4">
      <w:r>
        <w:rPr>
          <w:rFonts w:hint="eastAsia"/>
        </w:rPr>
        <w:t>＜詳細＞</w:t>
      </w:r>
    </w:p>
    <w:p w14:paraId="0D5D980C" w14:textId="3AEDAF95" w:rsidR="00830FB4" w:rsidRDefault="006475A0" w:rsidP="00CB3827">
      <w:pPr>
        <w:ind w:firstLineChars="100" w:firstLine="210"/>
      </w:pPr>
      <w:r>
        <w:rPr>
          <w:rFonts w:hint="eastAsia"/>
        </w:rPr>
        <w:t>ホワイトペーパーでは、</w:t>
      </w:r>
      <w:r w:rsidR="00830FB4">
        <w:rPr>
          <w:rFonts w:hint="eastAsia"/>
        </w:rPr>
        <w:t>申請の流れをナビゲートする仕組み・サービスの提供主体が誰であるべきかが不明確である。</w:t>
      </w:r>
      <w:r>
        <w:rPr>
          <w:rFonts w:hint="eastAsia"/>
        </w:rPr>
        <w:t>当ユースケースのような</w:t>
      </w:r>
      <w:r w:rsidR="00830FB4">
        <w:rPr>
          <w:rFonts w:hint="eastAsia"/>
        </w:rPr>
        <w:t>申請業務</w:t>
      </w:r>
      <w:r>
        <w:rPr>
          <w:rFonts w:hint="eastAsia"/>
        </w:rPr>
        <w:t>の場合、</w:t>
      </w:r>
      <w:r w:rsidR="00830FB4">
        <w:rPr>
          <w:rFonts w:hint="eastAsia"/>
        </w:rPr>
        <w:t>関連する主体横断の具体的な利用に関するナビゲートが出来ないと使われない為、単に</w:t>
      </w:r>
      <w:r w:rsidR="00830FB4">
        <w:rPr>
          <w:rFonts w:hint="eastAsia"/>
        </w:rPr>
        <w:t>Issuer</w:t>
      </w:r>
      <w:r w:rsidR="00830FB4">
        <w:rPr>
          <w:rFonts w:hint="eastAsia"/>
        </w:rPr>
        <w:t>・</w:t>
      </w:r>
      <w:r w:rsidR="00830FB4">
        <w:rPr>
          <w:rFonts w:hint="eastAsia"/>
        </w:rPr>
        <w:t>Holder</w:t>
      </w:r>
      <w:r w:rsidR="00830FB4">
        <w:rPr>
          <w:rFonts w:hint="eastAsia"/>
        </w:rPr>
        <w:t>・</w:t>
      </w:r>
      <w:r w:rsidR="00830FB4">
        <w:rPr>
          <w:rFonts w:hint="eastAsia"/>
        </w:rPr>
        <w:t>Verifier</w:t>
      </w:r>
      <w:r w:rsidR="00830FB4">
        <w:rPr>
          <w:rFonts w:hint="eastAsia"/>
        </w:rPr>
        <w:t>の関係性についての記載にとどまらず、</w:t>
      </w:r>
      <w:r>
        <w:rPr>
          <w:rFonts w:hint="eastAsia"/>
        </w:rPr>
        <w:t>利用者目線・業務観点でナビゲートする仕組み・サービスの実装が</w:t>
      </w:r>
      <w:r>
        <w:rPr>
          <w:rFonts w:hint="eastAsia"/>
        </w:rPr>
        <w:t>UI/UX</w:t>
      </w:r>
      <w:r>
        <w:rPr>
          <w:rFonts w:hint="eastAsia"/>
        </w:rPr>
        <w:t>観点で重要となる。</w:t>
      </w:r>
    </w:p>
    <w:p w14:paraId="5A9EABEC" w14:textId="77777777" w:rsidR="00830FB4" w:rsidRDefault="00830FB4" w:rsidP="00830FB4"/>
    <w:p w14:paraId="143652FB" w14:textId="4B75A89E" w:rsidR="00830FB4" w:rsidRDefault="00830FB4" w:rsidP="00830FB4">
      <w:r>
        <w:rPr>
          <w:rFonts w:hint="eastAsia"/>
        </w:rPr>
        <w:t>【</w:t>
      </w:r>
      <w:r>
        <w:rPr>
          <w:rFonts w:hint="eastAsia"/>
        </w:rPr>
        <w:t>UI/UX</w:t>
      </w:r>
      <w:r>
        <w:rPr>
          <w:rFonts w:hint="eastAsia"/>
        </w:rPr>
        <w:t xml:space="preserve">について②】　</w:t>
      </w:r>
    </w:p>
    <w:p w14:paraId="7BD285CB" w14:textId="5141CFBF" w:rsidR="006475A0" w:rsidRDefault="006475A0" w:rsidP="00830FB4">
      <w:r>
        <w:rPr>
          <w:rFonts w:hint="eastAsia"/>
        </w:rPr>
        <w:t>＜課題・提言＞</w:t>
      </w:r>
    </w:p>
    <w:p w14:paraId="64CBBE0F" w14:textId="2D2E3B6E" w:rsidR="006475A0" w:rsidRDefault="006475A0" w:rsidP="00CB3827">
      <w:pPr>
        <w:ind w:firstLineChars="100" w:firstLine="210"/>
      </w:pPr>
      <w:r w:rsidRPr="006475A0">
        <w:rPr>
          <w:rFonts w:hint="eastAsia"/>
        </w:rPr>
        <w:t>個別業務アプリケーション機能と、</w:t>
      </w:r>
      <w:r w:rsidRPr="006475A0">
        <w:rPr>
          <w:rFonts w:hint="eastAsia"/>
        </w:rPr>
        <w:t>VC</w:t>
      </w:r>
      <w:r w:rsidRPr="006475A0">
        <w:rPr>
          <w:rFonts w:hint="eastAsia"/>
        </w:rPr>
        <w:t>を保持・連携する</w:t>
      </w:r>
      <w:r w:rsidRPr="006475A0">
        <w:rPr>
          <w:rFonts w:hint="eastAsia"/>
        </w:rPr>
        <w:t xml:space="preserve">Identity </w:t>
      </w:r>
      <w:del w:id="1109" w:author="宮島　一樹" w:date="2023-03-23T18:50:00Z">
        <w:r w:rsidRPr="006475A0" w:rsidDel="007C5875">
          <w:rPr>
            <w:rFonts w:hint="eastAsia"/>
          </w:rPr>
          <w:delText>Wallet</w:delText>
        </w:r>
      </w:del>
      <w:ins w:id="1110" w:author="宮島　一樹" w:date="2023-03-23T18:50:00Z">
        <w:r w:rsidR="007C5875">
          <w:rPr>
            <w:rFonts w:hint="eastAsia"/>
          </w:rPr>
          <w:t>Wallet</w:t>
        </w:r>
      </w:ins>
      <w:r w:rsidRPr="006475A0">
        <w:rPr>
          <w:rFonts w:hint="eastAsia"/>
        </w:rPr>
        <w:t>機能について、</w:t>
      </w:r>
      <w:r w:rsidRPr="006475A0">
        <w:rPr>
          <w:rFonts w:hint="eastAsia"/>
        </w:rPr>
        <w:t>UI/UX</w:t>
      </w:r>
      <w:r w:rsidRPr="006475A0">
        <w:rPr>
          <w:rFonts w:hint="eastAsia"/>
        </w:rPr>
        <w:t>観点で、各々のユースケースにおいて基本設計思想を明確にする必要がある事を議論・ホワイトペーパーへ反映した方が良いかと考える。</w:t>
      </w:r>
    </w:p>
    <w:p w14:paraId="7EA20A63" w14:textId="2A63F423" w:rsidR="006475A0" w:rsidRDefault="006475A0" w:rsidP="00830FB4">
      <w:r>
        <w:rPr>
          <w:rFonts w:hint="eastAsia"/>
        </w:rPr>
        <w:t>＜詳細＞</w:t>
      </w:r>
    </w:p>
    <w:p w14:paraId="16662AD1" w14:textId="6026E21D" w:rsidR="00830FB4" w:rsidRDefault="00830FB4" w:rsidP="00CB3827">
      <w:pPr>
        <w:ind w:firstLineChars="100" w:firstLine="210"/>
      </w:pPr>
      <w:r>
        <w:rPr>
          <w:rFonts w:hint="eastAsia"/>
        </w:rPr>
        <w:t>以下は、検討観点の例示であるが、当実証ユースケースにおいては検討方向性２を念頭に継続検討していく想定である。</w:t>
      </w:r>
    </w:p>
    <w:p w14:paraId="2D6CCBE1" w14:textId="77777777" w:rsidR="00830FB4" w:rsidRPr="00830FB4" w:rsidRDefault="00830FB4" w:rsidP="00830FB4"/>
    <w:p w14:paraId="5DB787CC" w14:textId="012D39BD" w:rsidR="003C47EE" w:rsidRDefault="003C47EE" w:rsidP="003C47EE">
      <w:pPr>
        <w:ind w:left="210"/>
        <w:rPr>
          <w:rFonts w:asciiTheme="majorHAnsi" w:eastAsiaTheme="majorHAnsi" w:hAnsiTheme="majorHAnsi"/>
        </w:rPr>
      </w:pPr>
      <w:r w:rsidRPr="003C47EE">
        <w:rPr>
          <w:rFonts w:hint="eastAsia"/>
          <w:noProof/>
        </w:rPr>
        <w:lastRenderedPageBreak/>
        <w:drawing>
          <wp:inline distT="0" distB="0" distL="0" distR="0" wp14:anchorId="13042A17" wp14:editId="68529B52">
            <wp:extent cx="5400040" cy="103822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038225"/>
                    </a:xfrm>
                    <a:prstGeom prst="rect">
                      <a:avLst/>
                    </a:prstGeom>
                    <a:noFill/>
                    <a:ln>
                      <a:noFill/>
                    </a:ln>
                  </pic:spPr>
                </pic:pic>
              </a:graphicData>
            </a:graphic>
          </wp:inline>
        </w:drawing>
      </w:r>
    </w:p>
    <w:p w14:paraId="3F0CB7C4" w14:textId="65F2B0B4" w:rsidR="00364962" w:rsidRDefault="00364962" w:rsidP="003C47EE">
      <w:pPr>
        <w:ind w:left="210"/>
        <w:rPr>
          <w:rFonts w:asciiTheme="majorHAnsi" w:eastAsiaTheme="majorHAnsi" w:hAnsiTheme="majorHAnsi"/>
        </w:rPr>
      </w:pPr>
    </w:p>
    <w:p w14:paraId="2A71DA76" w14:textId="6CD69803" w:rsidR="00364962" w:rsidRDefault="00364962" w:rsidP="003C47EE">
      <w:pPr>
        <w:ind w:left="210"/>
        <w:rPr>
          <w:rFonts w:asciiTheme="majorHAnsi" w:eastAsiaTheme="majorHAnsi" w:hAnsiTheme="majorHAnsi"/>
        </w:rPr>
      </w:pPr>
    </w:p>
    <w:p w14:paraId="7F929F4D" w14:textId="448B7AEE" w:rsidR="00364962" w:rsidRDefault="00CB3827" w:rsidP="00CB3827">
      <w:pPr>
        <w:pStyle w:val="aff"/>
      </w:pPr>
      <w:r>
        <w:rPr>
          <w:rFonts w:hint="eastAsia"/>
        </w:rPr>
        <w:t>以上</w:t>
      </w:r>
    </w:p>
    <w:p w14:paraId="35F7D0C2" w14:textId="77777777" w:rsidR="00CB3827" w:rsidRPr="003C47EE" w:rsidRDefault="00CB3827" w:rsidP="003C47EE">
      <w:pPr>
        <w:ind w:left="210"/>
        <w:rPr>
          <w:rFonts w:asciiTheme="majorHAnsi" w:eastAsiaTheme="majorHAnsi" w:hAnsiTheme="majorHAnsi"/>
        </w:rPr>
      </w:pPr>
    </w:p>
    <w:sectPr w:rsidR="00CB3827" w:rsidRPr="003C47EE">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9" w:author="高橋 淳（デジタル市場競争本部事務局）" w:date="2023-03-16T14:24:00Z" w:initials="高橋">
    <w:p w14:paraId="2DB915A7" w14:textId="3DC41943" w:rsidR="00452D42" w:rsidRDefault="00452D42">
      <w:pPr>
        <w:pStyle w:val="ad"/>
      </w:pPr>
      <w:r>
        <w:rPr>
          <w:rStyle w:val="ac"/>
        </w:rPr>
        <w:annotationRef/>
      </w:r>
      <w:r>
        <w:rPr>
          <w:rFonts w:hint="eastAsia"/>
        </w:rPr>
        <w:t>1.2</w:t>
      </w:r>
      <w:r>
        <w:rPr>
          <w:rFonts w:hint="eastAsia"/>
        </w:rPr>
        <w:t>と同様である場合、章をまとめてください。</w:t>
      </w:r>
    </w:p>
  </w:comment>
  <w:comment w:id="90" w:author="Tanaka Takehiko" w:date="2023-03-20T18:10:00Z" w:initials="TT">
    <w:p w14:paraId="2CEB5F53" w14:textId="23AB04F5" w:rsidR="00452D42" w:rsidRDefault="00452D42">
      <w:pPr>
        <w:pStyle w:val="ad"/>
      </w:pPr>
      <w:r>
        <w:rPr>
          <w:rStyle w:val="ac"/>
        </w:rPr>
        <w:annotationRef/>
      </w:r>
      <w:r>
        <w:rPr>
          <w:rFonts w:hint="eastAsia"/>
        </w:rPr>
        <w:t>1.2</w:t>
      </w:r>
      <w:r>
        <w:rPr>
          <w:rFonts w:hint="eastAsia"/>
        </w:rPr>
        <w:t>にまとめました。</w:t>
      </w:r>
    </w:p>
  </w:comment>
  <w:comment w:id="301" w:author="牧野 恒太郎" w:date="2023-03-16T00:37:00Z" w:initials="牧野">
    <w:p w14:paraId="1BE972BF" w14:textId="77777777" w:rsidR="00452D42" w:rsidRDefault="00452D42" w:rsidP="005F3CD4">
      <w:pPr>
        <w:jc w:val="left"/>
      </w:pPr>
      <w:r>
        <w:rPr>
          <w:rStyle w:val="ac"/>
        </w:rPr>
        <w:annotationRef/>
      </w:r>
      <w:r>
        <w:rPr>
          <w:rFonts w:hint="eastAsia"/>
        </w:rPr>
        <w:t>Wallet</w:t>
      </w:r>
      <w:r>
        <w:rPr>
          <w:rFonts w:hint="eastAsia"/>
        </w:rPr>
        <w:t>の取得をするために</w:t>
      </w:r>
      <w:r>
        <w:rPr>
          <w:rFonts w:hint="eastAsia"/>
        </w:rPr>
        <w:t>G</w:t>
      </w:r>
      <w:r>
        <w:rPr>
          <w:rFonts w:hint="eastAsia"/>
        </w:rPr>
        <w:t>ビズ</w:t>
      </w:r>
      <w:r>
        <w:rPr>
          <w:rFonts w:hint="eastAsia"/>
        </w:rPr>
        <w:t>ID</w:t>
      </w:r>
      <w:r>
        <w:rPr>
          <w:rFonts w:hint="eastAsia"/>
        </w:rPr>
        <w:t>を使って認証するということですか？「取得」のイメージがわかないです（富士榮）</w:t>
      </w:r>
    </w:p>
    <w:p w14:paraId="3E08F74B" w14:textId="7903C7E4" w:rsidR="00452D42" w:rsidRPr="005F3CD4" w:rsidRDefault="00452D42">
      <w:pPr>
        <w:pStyle w:val="ad"/>
      </w:pPr>
    </w:p>
  </w:comment>
  <w:comment w:id="314" w:author="牧野 恒太郎" w:date="2023-03-16T00:37:00Z" w:initials="牧野">
    <w:p w14:paraId="36C760E0" w14:textId="18258D37" w:rsidR="00452D42" w:rsidRDefault="00452D42">
      <w:pPr>
        <w:pStyle w:val="ad"/>
      </w:pPr>
      <w:r>
        <w:rPr>
          <w:rStyle w:val="ac"/>
        </w:rPr>
        <w:annotationRef/>
      </w:r>
      <w:r>
        <w:rPr>
          <w:rFonts w:hint="eastAsia"/>
        </w:rPr>
        <w:t>事業者＝従業員という意味合いで良いでしょうか？</w:t>
      </w:r>
      <w:r>
        <w:cr/>
      </w:r>
      <w:r>
        <w:rPr>
          <w:rFonts w:hint="eastAsia"/>
        </w:rPr>
        <w:t>また、本人認証というよりも「従業員が当該の事業者に所属していることの確認」という意味合いが強いと思われますが正しいでしょうか？（富士榮）</w:t>
      </w:r>
    </w:p>
  </w:comment>
  <w:comment w:id="421" w:author="牧野 恒太郎" w:date="2023-03-16T00:38:00Z" w:initials="牧野">
    <w:p w14:paraId="6A0C193A" w14:textId="77777777" w:rsidR="00452D42" w:rsidRDefault="00452D42" w:rsidP="005F3CD4">
      <w:pPr>
        <w:jc w:val="left"/>
      </w:pPr>
      <w:r>
        <w:rPr>
          <w:rStyle w:val="ac"/>
        </w:rPr>
        <w:annotationRef/>
      </w:r>
      <w:r>
        <w:rPr>
          <w:rFonts w:hint="eastAsia"/>
          <w:color w:val="000000"/>
        </w:rPr>
        <w:t>この機能は実装されたんでしたっけ？（富士榮）</w:t>
      </w:r>
    </w:p>
    <w:p w14:paraId="579B9B90" w14:textId="07ABB67D" w:rsidR="00452D42" w:rsidRPr="005F3CD4" w:rsidRDefault="00452D42">
      <w:pPr>
        <w:pStyle w:val="ad"/>
      </w:pPr>
    </w:p>
  </w:comment>
  <w:comment w:id="435" w:author="牧野 恒太郎" w:date="2023-03-16T00:38:00Z" w:initials="牧野">
    <w:p w14:paraId="5E2154BF" w14:textId="77777777" w:rsidR="00452D42" w:rsidRDefault="00452D42" w:rsidP="005F3CD4">
      <w:pPr>
        <w:jc w:val="left"/>
      </w:pPr>
      <w:r>
        <w:rPr>
          <w:rStyle w:val="ac"/>
        </w:rPr>
        <w:annotationRef/>
      </w:r>
      <w:r>
        <w:rPr>
          <w:rFonts w:hint="eastAsia"/>
          <w:color w:val="000000"/>
        </w:rPr>
        <w:t>この部分のイメージが湧きません。具体的にはどのような状態でしょうか？（富士榮）</w:t>
      </w:r>
    </w:p>
    <w:p w14:paraId="26BB2F86" w14:textId="761AF4A1" w:rsidR="00452D42" w:rsidRPr="005F3CD4" w:rsidRDefault="00452D42">
      <w:pPr>
        <w:pStyle w:val="ad"/>
      </w:pPr>
    </w:p>
  </w:comment>
  <w:comment w:id="454" w:author="牧野 恒太郎" w:date="2023-03-16T00:38:00Z" w:initials="牧野">
    <w:p w14:paraId="0A2F85EB" w14:textId="77777777" w:rsidR="00452D42" w:rsidRDefault="00452D42" w:rsidP="005F3CD4">
      <w:pPr>
        <w:jc w:val="left"/>
      </w:pPr>
      <w:r>
        <w:rPr>
          <w:rStyle w:val="ac"/>
        </w:rPr>
        <w:annotationRef/>
      </w:r>
      <w:r>
        <w:rPr>
          <w:rFonts w:hint="eastAsia"/>
          <w:color w:val="000000"/>
        </w:rPr>
        <w:t>「確認」と「検証」を意図的に使い分けていますか？（富士榮）</w:t>
      </w:r>
    </w:p>
    <w:p w14:paraId="6E2A9191" w14:textId="721F6195" w:rsidR="00452D42" w:rsidRPr="005F3CD4" w:rsidRDefault="00452D42">
      <w:pPr>
        <w:pStyle w:val="ad"/>
      </w:pPr>
    </w:p>
  </w:comment>
  <w:comment w:id="455" w:author="牧野 恒太郎" w:date="2023-03-16T00:38:00Z" w:initials="牧野">
    <w:p w14:paraId="51F7AE18" w14:textId="77777777" w:rsidR="00452D42" w:rsidRDefault="00452D42" w:rsidP="005F3CD4">
      <w:pPr>
        <w:jc w:val="left"/>
      </w:pPr>
      <w:r>
        <w:rPr>
          <w:rStyle w:val="ac"/>
        </w:rPr>
        <w:annotationRef/>
      </w:r>
      <w:r>
        <w:rPr>
          <w:rStyle w:val="ac"/>
        </w:rPr>
        <w:annotationRef/>
      </w:r>
      <w:r>
        <w:rPr>
          <w:rFonts w:hint="eastAsia"/>
          <w:color w:val="000000"/>
        </w:rPr>
        <w:t>この部分は実装されたんでしたっけ？（富士榮）</w:t>
      </w:r>
    </w:p>
    <w:p w14:paraId="2525E1B2" w14:textId="3950254F" w:rsidR="00452D42" w:rsidRPr="005F3CD4" w:rsidRDefault="00452D42">
      <w:pPr>
        <w:pStyle w:val="ad"/>
      </w:pPr>
    </w:p>
  </w:comment>
  <w:comment w:id="520" w:author="高橋 淳（デジタル市場競争本部事務局）" w:date="2023-03-16T14:34:00Z" w:initials="高橋">
    <w:p w14:paraId="0D818A07" w14:textId="029B3CFA" w:rsidR="00452D42" w:rsidRDefault="00452D42">
      <w:pPr>
        <w:pStyle w:val="ad"/>
      </w:pPr>
      <w:r>
        <w:rPr>
          <w:rStyle w:val="ac"/>
        </w:rPr>
        <w:annotationRef/>
      </w:r>
      <w:r>
        <w:rPr>
          <w:rFonts w:hint="eastAsia"/>
        </w:rPr>
        <w:t>Trusted Web</w:t>
      </w:r>
      <w:r>
        <w:rPr>
          <w:rFonts w:hint="eastAsia"/>
        </w:rPr>
        <w:t>システムは存在しないので、「</w:t>
      </w:r>
      <w:r>
        <w:rPr>
          <w:rFonts w:hint="eastAsia"/>
        </w:rPr>
        <w:t>Trusted Web</w:t>
      </w:r>
      <w:r>
        <w:rPr>
          <w:rFonts w:hint="eastAsia"/>
        </w:rPr>
        <w:t>の構想に沿った」など表現を変更いただけますでしょうか。</w:t>
      </w:r>
    </w:p>
  </w:comment>
  <w:comment w:id="521" w:author="Tanaka Takehiko" w:date="2023-03-20T18:21:00Z" w:initials="TT">
    <w:p w14:paraId="35A36027" w14:textId="70102F27" w:rsidR="00452D42" w:rsidRDefault="00452D42">
      <w:pPr>
        <w:pStyle w:val="ad"/>
      </w:pPr>
      <w:r>
        <w:rPr>
          <w:rStyle w:val="ac"/>
        </w:rPr>
        <w:annotationRef/>
      </w:r>
      <w:r>
        <w:rPr>
          <w:rFonts w:hint="eastAsia"/>
        </w:rPr>
        <w:t>「</w:t>
      </w:r>
      <w:r>
        <w:rPr>
          <w:rFonts w:hint="eastAsia"/>
        </w:rPr>
        <w:t>Trusted Web</w:t>
      </w:r>
      <w:r>
        <w:rPr>
          <w:rFonts w:hint="eastAsia"/>
        </w:rPr>
        <w:t>の構想に沿って構築した」に修正しました。</w:t>
      </w:r>
    </w:p>
  </w:comment>
  <w:comment w:id="541" w:author="牧野 恒太郎" w:date="2023-03-16T00:39:00Z" w:initials="牧野">
    <w:p w14:paraId="2BAB021C" w14:textId="77777777" w:rsidR="00452D42" w:rsidRDefault="00452D42" w:rsidP="005F3CD4">
      <w:pPr>
        <w:jc w:val="left"/>
      </w:pPr>
      <w:r>
        <w:rPr>
          <w:rStyle w:val="ac"/>
        </w:rPr>
        <w:annotationRef/>
      </w:r>
      <w:r>
        <w:rPr>
          <w:color w:val="000000"/>
        </w:rPr>
        <w:t>VC</w:t>
      </w:r>
      <w:r>
        <w:rPr>
          <w:rFonts w:hint="eastAsia"/>
          <w:color w:val="000000"/>
        </w:rPr>
        <w:t>を</w:t>
      </w:r>
      <w:r>
        <w:rPr>
          <w:color w:val="000000"/>
        </w:rPr>
        <w:t>Wallet</w:t>
      </w:r>
      <w:r>
        <w:rPr>
          <w:rFonts w:hint="eastAsia"/>
          <w:color w:val="000000"/>
        </w:rPr>
        <w:t>に格納する目的は</w:t>
      </w:r>
      <w:r>
        <w:rPr>
          <w:color w:val="000000"/>
        </w:rPr>
        <w:t>2</w:t>
      </w:r>
      <w:r>
        <w:rPr>
          <w:rFonts w:hint="eastAsia"/>
          <w:color w:val="000000"/>
        </w:rPr>
        <w:t>つあると思います。</w:t>
      </w:r>
      <w:r>
        <w:rPr>
          <w:color w:val="000000"/>
        </w:rPr>
        <w:t>1</w:t>
      </w:r>
      <w:r>
        <w:rPr>
          <w:rFonts w:hint="eastAsia"/>
          <w:color w:val="000000"/>
        </w:rPr>
        <w:t>つ目は機会可読なデジタルデータとして</w:t>
      </w:r>
      <w:r>
        <w:rPr>
          <w:rFonts w:hint="eastAsia"/>
          <w:color w:val="000000"/>
        </w:rPr>
        <w:t>Issuer-Holder-Verifier</w:t>
      </w:r>
      <w:r>
        <w:rPr>
          <w:rFonts w:hint="eastAsia"/>
          <w:color w:val="000000"/>
        </w:rPr>
        <w:t>へ受け渡されプロセッシングされること、</w:t>
      </w:r>
      <w:r>
        <w:rPr>
          <w:rFonts w:hint="eastAsia"/>
          <w:color w:val="000000"/>
        </w:rPr>
        <w:t>2</w:t>
      </w:r>
      <w:r>
        <w:rPr>
          <w:rFonts w:hint="eastAsia"/>
          <w:color w:val="000000"/>
        </w:rPr>
        <w:t>つ目は関係する自然人が</w:t>
      </w:r>
      <w:r>
        <w:rPr>
          <w:rFonts w:hint="eastAsia"/>
          <w:color w:val="000000"/>
        </w:rPr>
        <w:t>Wallet</w:t>
      </w:r>
      <w:r>
        <w:rPr>
          <w:rFonts w:hint="eastAsia"/>
          <w:color w:val="000000"/>
        </w:rPr>
        <w:t>内に格納された</w:t>
      </w:r>
      <w:r>
        <w:rPr>
          <w:rFonts w:hint="eastAsia"/>
          <w:color w:val="000000"/>
        </w:rPr>
        <w:t>VC</w:t>
      </w:r>
      <w:r>
        <w:rPr>
          <w:rFonts w:hint="eastAsia"/>
          <w:color w:val="000000"/>
        </w:rPr>
        <w:t>を視認することで格納・提出すべき</w:t>
      </w:r>
      <w:r>
        <w:rPr>
          <w:rFonts w:hint="eastAsia"/>
          <w:color w:val="000000"/>
        </w:rPr>
        <w:t>VC</w:t>
      </w:r>
      <w:r>
        <w:rPr>
          <w:rFonts w:hint="eastAsia"/>
          <w:color w:val="000000"/>
        </w:rPr>
        <w:t>を識別・判断することを助けること、です。特に２点目を考慮すると</w:t>
      </w:r>
      <w:r>
        <w:rPr>
          <w:rFonts w:hint="eastAsia"/>
          <w:color w:val="000000"/>
        </w:rPr>
        <w:t>DNS</w:t>
      </w:r>
      <w:r>
        <w:rPr>
          <w:rFonts w:hint="eastAsia"/>
          <w:color w:val="000000"/>
        </w:rPr>
        <w:t>名だけで自然人が有効な判断をできるとは限らないため事業者の名称は最低限入れても良かったのではないかと思います。（富士榮）</w:t>
      </w:r>
    </w:p>
    <w:p w14:paraId="78CEA8A0" w14:textId="2B27FBBC" w:rsidR="00452D42" w:rsidRDefault="00452D42">
      <w:pPr>
        <w:pStyle w:val="ad"/>
      </w:pPr>
    </w:p>
  </w:comment>
  <w:comment w:id="560" w:author="牧野 恒太郎" w:date="2023-03-16T00:40:00Z" w:initials="牧野">
    <w:p w14:paraId="74139C61" w14:textId="505B876C" w:rsidR="00452D42" w:rsidRDefault="00452D42">
      <w:pPr>
        <w:pStyle w:val="ad"/>
      </w:pPr>
      <w:r>
        <w:rPr>
          <w:rStyle w:val="ac"/>
        </w:rPr>
        <w:annotationRef/>
      </w:r>
      <w:r>
        <w:rPr>
          <w:rFonts w:hint="eastAsia"/>
          <w:color w:val="000000"/>
        </w:rPr>
        <w:t>「オブジェクト</w:t>
      </w:r>
      <w:r>
        <w:rPr>
          <w:color w:val="000000"/>
        </w:rPr>
        <w:t>ID</w:t>
      </w:r>
      <w:r>
        <w:rPr>
          <w:rFonts w:hint="eastAsia"/>
          <w:color w:val="000000"/>
        </w:rPr>
        <w:t>」が何を意味するか説明していただけますか？（従業員のシステム内での固有の</w:t>
      </w:r>
      <w:r>
        <w:rPr>
          <w:rFonts w:hint="eastAsia"/>
          <w:color w:val="000000"/>
        </w:rPr>
        <w:t>ID</w:t>
      </w:r>
      <w:r>
        <w:rPr>
          <w:rFonts w:hint="eastAsia"/>
          <w:color w:val="000000"/>
        </w:rPr>
        <w:t>？）（富士榮）</w:t>
      </w:r>
    </w:p>
  </w:comment>
  <w:comment w:id="582" w:author="高橋 淳（デジタル市場競争本部事務局）" w:date="2023-03-16T14:40:00Z" w:initials="高橋">
    <w:p w14:paraId="7A5BBECA" w14:textId="73E244F6" w:rsidR="00452D42" w:rsidRDefault="00452D42">
      <w:pPr>
        <w:pStyle w:val="ad"/>
      </w:pPr>
      <w:r>
        <w:rPr>
          <w:rStyle w:val="ac"/>
        </w:rPr>
        <w:annotationRef/>
      </w:r>
      <w:r>
        <w:rPr>
          <w:rFonts w:hint="eastAsia"/>
        </w:rPr>
        <w:t>誤字</w:t>
      </w:r>
    </w:p>
  </w:comment>
  <w:comment w:id="586" w:author="高橋 淳（デジタル市場競争本部事務局）" w:date="2023-03-16T14:41:00Z" w:initials="高橋">
    <w:p w14:paraId="5E195197" w14:textId="0315EAE0" w:rsidR="00452D42" w:rsidRDefault="00452D42">
      <w:pPr>
        <w:pStyle w:val="ad"/>
      </w:pPr>
      <w:r>
        <w:rPr>
          <w:rStyle w:val="ac"/>
        </w:rPr>
        <w:annotationRef/>
      </w:r>
      <w:r>
        <w:rPr>
          <w:rFonts w:hint="eastAsia"/>
        </w:rPr>
        <w:t>申請者からの問い合わせがないのでニーズがないのか、問い合わせがあってもトレースする必要がないからニーズがないのか補足いただけますと幸いです。</w:t>
      </w:r>
    </w:p>
  </w:comment>
  <w:comment w:id="587" w:author="Tanaka Takehiko" w:date="2023-03-20T18:26:00Z" w:initials="TT">
    <w:p w14:paraId="21809BA7" w14:textId="5F062825" w:rsidR="00452D42" w:rsidRDefault="00452D42">
      <w:pPr>
        <w:pStyle w:val="ad"/>
      </w:pPr>
      <w:r>
        <w:rPr>
          <w:rStyle w:val="ac"/>
        </w:rPr>
        <w:annotationRef/>
      </w:r>
      <w:r>
        <w:rPr>
          <w:rFonts w:hint="eastAsia"/>
        </w:rPr>
        <w:t>「</w:t>
      </w:r>
      <w:r>
        <w:rPr>
          <w:rFonts w:asciiTheme="majorHAnsi" w:eastAsiaTheme="majorHAnsi" w:hAnsiTheme="majorHAnsi" w:hint="eastAsia"/>
          <w:color w:val="000000" w:themeColor="text1"/>
          <w:sz w:val="20"/>
          <w:szCs w:val="20"/>
        </w:rPr>
        <w:t>メーカあるいは、申請者からの問い合わせに対応するために進捗を確認するに留まり、工業会自身にトレースの</w:t>
      </w:r>
      <w:r>
        <w:rPr>
          <w:rFonts w:hint="eastAsia"/>
        </w:rPr>
        <w:t>」を追記しました。</w:t>
      </w:r>
    </w:p>
  </w:comment>
  <w:comment w:id="594" w:author="高橋 淳（デジタル市場競争本部事務局）" w:date="2023-03-16T14:42:00Z" w:initials="高橋">
    <w:p w14:paraId="17369CFA" w14:textId="56D55359" w:rsidR="00452D42" w:rsidRDefault="00452D42">
      <w:pPr>
        <w:pStyle w:val="ad"/>
      </w:pPr>
      <w:r>
        <w:rPr>
          <w:rStyle w:val="ac"/>
        </w:rPr>
        <w:annotationRef/>
      </w:r>
      <w:r>
        <w:rPr>
          <w:rFonts w:hint="eastAsia"/>
        </w:rPr>
        <w:t>引用にしていただけますと幸いです。</w:t>
      </w:r>
    </w:p>
  </w:comment>
  <w:comment w:id="595" w:author="Tanaka Takehiko" w:date="2023-03-20T18:28:00Z" w:initials="TT">
    <w:p w14:paraId="50187305" w14:textId="6AB5D883" w:rsidR="00452D42" w:rsidRDefault="00452D42">
      <w:pPr>
        <w:pStyle w:val="ad"/>
      </w:pPr>
      <w:r>
        <w:rPr>
          <w:rStyle w:val="ac"/>
        </w:rPr>
        <w:annotationRef/>
      </w:r>
      <w:r>
        <w:rPr>
          <w:rFonts w:hint="eastAsia"/>
        </w:rPr>
        <w:t>脚注に落としました。</w:t>
      </w:r>
    </w:p>
  </w:comment>
  <w:comment w:id="616" w:author="牧野 恒太郎" w:date="2023-03-16T00:41:00Z" w:initials="牧野">
    <w:p w14:paraId="3A0ECF59" w14:textId="77777777" w:rsidR="00452D42" w:rsidRDefault="00452D42" w:rsidP="00B766BE">
      <w:pPr>
        <w:jc w:val="left"/>
      </w:pPr>
      <w:r>
        <w:rPr>
          <w:rStyle w:val="ac"/>
        </w:rPr>
        <w:annotationRef/>
      </w:r>
      <w:r>
        <w:rPr>
          <w:rFonts w:hint="eastAsia"/>
          <w:color w:val="000000"/>
        </w:rPr>
        <w:t>システム環境の説明が出てくる前に突然「</w:t>
      </w:r>
      <w:r>
        <w:rPr>
          <w:rFonts w:hint="eastAsia"/>
          <w:color w:val="000000"/>
        </w:rPr>
        <w:t>Azure</w:t>
      </w:r>
      <w:r>
        <w:rPr>
          <w:rFonts w:hint="eastAsia"/>
          <w:color w:val="000000"/>
        </w:rPr>
        <w:t>」が出てくるので唐突な感じがします。（富士榮）</w:t>
      </w:r>
    </w:p>
    <w:p w14:paraId="28020C33" w14:textId="719AC323" w:rsidR="00452D42" w:rsidRDefault="00452D42">
      <w:pPr>
        <w:pStyle w:val="ad"/>
      </w:pPr>
    </w:p>
  </w:comment>
  <w:comment w:id="613" w:author="高橋 淳（デジタル市場競争本部事務局）" w:date="2023-03-16T14:44:00Z" w:initials="高橋">
    <w:p w14:paraId="0DB2FDC8" w14:textId="496809A2" w:rsidR="00452D42" w:rsidRDefault="00452D42">
      <w:pPr>
        <w:pStyle w:val="ad"/>
      </w:pPr>
      <w:r>
        <w:rPr>
          <w:rStyle w:val="ac"/>
        </w:rPr>
        <w:annotationRef/>
      </w:r>
      <w:r w:rsidRPr="004C7CA7">
        <w:rPr>
          <w:rFonts w:hint="eastAsia"/>
        </w:rPr>
        <w:t>Azure</w:t>
      </w:r>
      <w:r w:rsidRPr="004C7CA7">
        <w:rPr>
          <w:rFonts w:hint="eastAsia"/>
        </w:rPr>
        <w:t>基盤が急に出てきています。おそらく</w:t>
      </w:r>
      <w:r w:rsidRPr="004C7CA7">
        <w:rPr>
          <w:rFonts w:hint="eastAsia"/>
        </w:rPr>
        <w:t xml:space="preserve">Azure </w:t>
      </w:r>
      <w:r w:rsidRPr="004C7CA7">
        <w:rPr>
          <w:rFonts w:hint="eastAsia"/>
        </w:rPr>
        <w:t>Entra</w:t>
      </w:r>
      <w:r w:rsidRPr="004C7CA7">
        <w:rPr>
          <w:rFonts w:hint="eastAsia"/>
        </w:rPr>
        <w:t>で優位性があるとの趣旨かと推測しますが、なぜ同一の</w:t>
      </w:r>
      <w:r w:rsidRPr="004C7CA7">
        <w:rPr>
          <w:rFonts w:hint="eastAsia"/>
        </w:rPr>
        <w:t>Azure</w:t>
      </w:r>
      <w:r w:rsidRPr="004C7CA7">
        <w:rPr>
          <w:rFonts w:hint="eastAsia"/>
        </w:rPr>
        <w:t>基盤を用いる構成になるのかを補足いただけますでしょうか。</w:t>
      </w:r>
    </w:p>
  </w:comment>
  <w:comment w:id="614" w:author="Tanaka Takehiko" w:date="2023-03-20T18:29:00Z" w:initials="TT">
    <w:p w14:paraId="77B73918" w14:textId="15860AC4" w:rsidR="00452D42" w:rsidRDefault="00452D42">
      <w:pPr>
        <w:pStyle w:val="ad"/>
      </w:pPr>
      <w:r>
        <w:rPr>
          <w:rStyle w:val="ac"/>
        </w:rPr>
        <w:annotationRef/>
      </w:r>
      <w:r>
        <w:rPr>
          <w:rFonts w:hint="eastAsia"/>
        </w:rPr>
        <w:t>次回提出</w:t>
      </w:r>
      <w:r w:rsidR="00EB1691">
        <w:rPr>
          <w:rFonts w:hint="eastAsia"/>
        </w:rPr>
        <w:t>時に</w:t>
      </w:r>
      <w:r>
        <w:rPr>
          <w:rFonts w:hint="eastAsia"/>
        </w:rPr>
        <w:t>対応</w:t>
      </w:r>
      <w:r w:rsidR="00EB1691">
        <w:rPr>
          <w:rFonts w:hint="eastAsia"/>
        </w:rPr>
        <w:t>を検討</w:t>
      </w:r>
      <w:r>
        <w:rPr>
          <w:rFonts w:hint="eastAsia"/>
        </w:rPr>
        <w:t>します。</w:t>
      </w:r>
    </w:p>
  </w:comment>
  <w:comment w:id="615" w:author="岡本　俊一" w:date="2023-03-22T16:26:00Z" w:initials="岡本　俊一">
    <w:p w14:paraId="1B7853D5" w14:textId="436AEE12" w:rsidR="004C7CA7" w:rsidRDefault="004C7CA7">
      <w:pPr>
        <w:pStyle w:val="ad"/>
      </w:pPr>
      <w:r>
        <w:rPr>
          <w:rStyle w:val="ac"/>
        </w:rPr>
        <w:annotationRef/>
      </w:r>
      <w:r>
        <w:rPr>
          <w:rFonts w:hint="eastAsia"/>
        </w:rPr>
        <w:t>20</w:t>
      </w:r>
      <w:r>
        <w:rPr>
          <w:rFonts w:hint="eastAsia"/>
        </w:rPr>
        <w:t>日版の修文にてご対応させていただきました。</w:t>
      </w:r>
    </w:p>
  </w:comment>
  <w:comment w:id="617" w:author="牧野 恒太郎" w:date="2023-03-16T00:42:00Z" w:initials="牧野">
    <w:p w14:paraId="04CE507D" w14:textId="77777777" w:rsidR="00452D42" w:rsidRDefault="00452D42" w:rsidP="00B766BE">
      <w:pPr>
        <w:jc w:val="left"/>
      </w:pPr>
      <w:r>
        <w:rPr>
          <w:rStyle w:val="ac"/>
        </w:rPr>
        <w:annotationRef/>
      </w:r>
      <w:r>
        <w:rPr>
          <w:color w:val="000000"/>
        </w:rPr>
        <w:t>DID/VC</w:t>
      </w:r>
      <w:r>
        <w:rPr>
          <w:rFonts w:hint="eastAsia"/>
          <w:color w:val="000000"/>
        </w:rPr>
        <w:t>の発行機能を</w:t>
      </w:r>
      <w:r>
        <w:rPr>
          <w:rFonts w:hint="eastAsia"/>
          <w:color w:val="000000"/>
        </w:rPr>
        <w:t>Microsoft</w:t>
      </w:r>
      <w:r>
        <w:rPr>
          <w:rFonts w:hint="eastAsia"/>
          <w:color w:val="000000"/>
        </w:rPr>
        <w:t>のサービスを利用して構築している、ということが前段に説明がないとこの文章の意味がわからないと思います。（富士榮）</w:t>
      </w:r>
    </w:p>
    <w:p w14:paraId="13742EBA" w14:textId="6B315CC0" w:rsidR="00452D42" w:rsidRDefault="00452D42">
      <w:pPr>
        <w:pStyle w:val="ad"/>
      </w:pPr>
    </w:p>
  </w:comment>
  <w:comment w:id="620" w:author="高橋 淳（デジタル市場競争本部事務局）" w:date="2023-03-16T14:46:00Z" w:initials="高橋">
    <w:p w14:paraId="45F0E860" w14:textId="707BFE98" w:rsidR="00452D42" w:rsidRDefault="00452D42">
      <w:pPr>
        <w:pStyle w:val="ad"/>
      </w:pPr>
      <w:r>
        <w:rPr>
          <w:rStyle w:val="ac"/>
        </w:rPr>
        <w:annotationRef/>
      </w:r>
      <w:r>
        <w:rPr>
          <w:rFonts w:hint="eastAsia"/>
        </w:rPr>
        <w:t>インデントを合わせてください。</w:t>
      </w:r>
    </w:p>
  </w:comment>
  <w:comment w:id="621" w:author="Tanaka Takehiko" w:date="2023-03-20T18:30:00Z" w:initials="TT">
    <w:p w14:paraId="267FC0EF" w14:textId="6112802C" w:rsidR="00452D42" w:rsidRDefault="00452D42">
      <w:pPr>
        <w:pStyle w:val="ad"/>
      </w:pPr>
      <w:r>
        <w:rPr>
          <w:rStyle w:val="ac"/>
        </w:rPr>
        <w:annotationRef/>
      </w:r>
      <w:r>
        <w:rPr>
          <w:rFonts w:hint="eastAsia"/>
        </w:rPr>
        <w:t>論点（１）で合わせました</w:t>
      </w:r>
    </w:p>
  </w:comment>
  <w:comment w:id="626" w:author="牧野 恒太郎" w:date="2023-03-16T00:42:00Z" w:initials="牧野">
    <w:p w14:paraId="1E350ED3" w14:textId="77777777" w:rsidR="00452D42" w:rsidRDefault="00452D42" w:rsidP="00B766BE">
      <w:pPr>
        <w:jc w:val="left"/>
      </w:pPr>
      <w:r>
        <w:rPr>
          <w:rStyle w:val="ac"/>
        </w:rPr>
        <w:annotationRef/>
      </w:r>
      <w:r>
        <w:rPr>
          <w:rStyle w:val="ac"/>
        </w:rPr>
        <w:annotationRef/>
      </w:r>
      <w:r>
        <w:rPr>
          <w:rFonts w:hint="eastAsia"/>
          <w:color w:val="000000"/>
        </w:rPr>
        <w:t>「</w:t>
      </w:r>
      <w:r>
        <w:rPr>
          <w:color w:val="000000"/>
        </w:rPr>
        <w:t>Verify</w:t>
      </w:r>
      <w:r>
        <w:rPr>
          <w:rFonts w:hint="eastAsia"/>
          <w:color w:val="000000"/>
        </w:rPr>
        <w:t>」→「</w:t>
      </w:r>
      <w:r>
        <w:rPr>
          <w:color w:val="000000"/>
        </w:rPr>
        <w:t>Revoke</w:t>
      </w:r>
      <w:r>
        <w:rPr>
          <w:rFonts w:hint="eastAsia"/>
          <w:color w:val="000000"/>
        </w:rPr>
        <w:t>」の間違いですか？（富士榮）</w:t>
      </w:r>
    </w:p>
    <w:p w14:paraId="38148A4E" w14:textId="070A945A" w:rsidR="00452D42" w:rsidRPr="00B766BE" w:rsidRDefault="00452D42">
      <w:pPr>
        <w:pStyle w:val="ad"/>
      </w:pPr>
    </w:p>
  </w:comment>
  <w:comment w:id="628" w:author="高橋 淳（デジタル市場競争本部事務局）" w:date="2023-03-16T14:47:00Z" w:initials="高橋">
    <w:p w14:paraId="6D29F04B" w14:textId="4B82329F" w:rsidR="00452D42" w:rsidRDefault="00452D42">
      <w:pPr>
        <w:pStyle w:val="ad"/>
      </w:pPr>
      <w:r>
        <w:rPr>
          <w:rStyle w:val="ac"/>
        </w:rPr>
        <w:annotationRef/>
      </w:r>
      <w:r>
        <w:rPr>
          <w:rFonts w:hint="eastAsia"/>
        </w:rPr>
        <w:t>別添で構いませんが、申し送り課題が一覧化されていれば記載いただけますか。</w:t>
      </w:r>
    </w:p>
  </w:comment>
  <w:comment w:id="629" w:author="Tanaka Takehiko" w:date="2023-03-20T18:31:00Z" w:initials="TT">
    <w:p w14:paraId="1186C281" w14:textId="19029118" w:rsidR="00EB1691" w:rsidRPr="00EB1691" w:rsidRDefault="00EB1691">
      <w:pPr>
        <w:pStyle w:val="ad"/>
      </w:pPr>
      <w:r>
        <w:rPr>
          <w:rStyle w:val="ac"/>
        </w:rPr>
        <w:annotationRef/>
      </w:r>
      <w:r>
        <w:rPr>
          <w:rFonts w:hint="eastAsia"/>
        </w:rPr>
        <w:t>次回提出時に対応を検討します。</w:t>
      </w:r>
    </w:p>
  </w:comment>
  <w:comment w:id="630" w:author="宮島　一樹" w:date="2023-03-21T13:05:00Z" w:initials="宮島　一樹">
    <w:p w14:paraId="6A9B492B" w14:textId="0DE918A8" w:rsidR="00FF77CF" w:rsidRDefault="00FF77CF">
      <w:pPr>
        <w:pStyle w:val="ad"/>
      </w:pPr>
      <w:r>
        <w:rPr>
          <w:rStyle w:val="ac"/>
        </w:rPr>
        <w:annotationRef/>
      </w:r>
      <w:r w:rsidRPr="00FF77CF">
        <w:rPr>
          <w:rFonts w:hint="eastAsia"/>
        </w:rPr>
        <w:t>別添資料として、「申し送り課題一覧表」を作成しました。</w:t>
      </w:r>
    </w:p>
  </w:comment>
  <w:comment w:id="632" w:author="牧野 恒太郎" w:date="2023-03-16T00:42:00Z" w:initials="牧野">
    <w:p w14:paraId="788263DB" w14:textId="77777777" w:rsidR="00452D42" w:rsidRDefault="00452D42" w:rsidP="00B766BE">
      <w:pPr>
        <w:jc w:val="left"/>
      </w:pPr>
      <w:r>
        <w:rPr>
          <w:rStyle w:val="ac"/>
        </w:rPr>
        <w:annotationRef/>
      </w:r>
      <w:r>
        <w:rPr>
          <w:rStyle w:val="ac"/>
        </w:rPr>
        <w:annotationRef/>
      </w:r>
      <w:r>
        <w:rPr>
          <w:color w:val="000000"/>
        </w:rPr>
        <w:t>TYPO</w:t>
      </w:r>
      <w:r>
        <w:rPr>
          <w:rFonts w:hint="eastAsia"/>
          <w:color w:val="000000"/>
        </w:rPr>
        <w:t>だと思いますが「</w:t>
      </w:r>
      <w:r>
        <w:rPr>
          <w:color w:val="000000"/>
        </w:rPr>
        <w:t>SaaS</w:t>
      </w:r>
      <w:r>
        <w:rPr>
          <w:rFonts w:hint="eastAsia"/>
          <w:color w:val="000000"/>
        </w:rPr>
        <w:t>」（富士榮）</w:t>
      </w:r>
    </w:p>
    <w:p w14:paraId="6CCABF8F" w14:textId="3923CF47" w:rsidR="00452D42" w:rsidRPr="00B766BE" w:rsidRDefault="00452D42">
      <w:pPr>
        <w:pStyle w:val="ad"/>
      </w:pPr>
    </w:p>
  </w:comment>
  <w:comment w:id="640" w:author="牧野 恒太郎" w:date="2023-03-16T00:42:00Z" w:initials="牧野">
    <w:p w14:paraId="069C2126" w14:textId="77777777" w:rsidR="00452D42" w:rsidRDefault="00452D42" w:rsidP="00B766BE">
      <w:pPr>
        <w:jc w:val="left"/>
      </w:pPr>
      <w:r>
        <w:rPr>
          <w:rStyle w:val="ac"/>
        </w:rPr>
        <w:annotationRef/>
      </w:r>
      <w:r>
        <w:rPr>
          <w:rStyle w:val="ac"/>
        </w:rPr>
        <w:annotationRef/>
      </w:r>
      <w:r>
        <w:rPr>
          <w:color w:val="000000"/>
        </w:rPr>
        <w:t>TYPO</w:t>
      </w:r>
      <w:r>
        <w:rPr>
          <w:rFonts w:hint="eastAsia"/>
          <w:color w:val="000000"/>
        </w:rPr>
        <w:t>と思われるが「</w:t>
      </w:r>
      <w:r>
        <w:rPr>
          <w:rFonts w:hint="eastAsia"/>
          <w:color w:val="000000"/>
        </w:rPr>
        <w:t>Transport</w:t>
      </w:r>
      <w:r>
        <w:rPr>
          <w:rFonts w:hint="eastAsia"/>
          <w:color w:val="000000"/>
        </w:rPr>
        <w:t>」（富士榮）</w:t>
      </w:r>
    </w:p>
    <w:p w14:paraId="56D57FF2" w14:textId="579A4267" w:rsidR="00452D42" w:rsidRDefault="00452D42">
      <w:pPr>
        <w:pStyle w:val="ad"/>
      </w:pPr>
    </w:p>
  </w:comment>
  <w:comment w:id="658" w:author="高橋 淳（デジタル市場競争本部事務局）" w:date="2023-03-16T14:51:00Z" w:initials="高橋">
    <w:p w14:paraId="001D38C0" w14:textId="440597B3" w:rsidR="00452D42" w:rsidRDefault="00452D42">
      <w:pPr>
        <w:pStyle w:val="ad"/>
      </w:pPr>
      <w:r>
        <w:rPr>
          <w:rStyle w:val="ac"/>
        </w:rPr>
        <w:annotationRef/>
      </w:r>
      <w:r>
        <w:rPr>
          <w:rFonts w:hint="eastAsia"/>
        </w:rPr>
        <w:t>誤字</w:t>
      </w:r>
    </w:p>
  </w:comment>
  <w:comment w:id="657" w:author="牧野 恒太郎" w:date="2023-03-16T00:43:00Z" w:initials="牧野">
    <w:p w14:paraId="08F9E606" w14:textId="77777777" w:rsidR="00452D42" w:rsidRDefault="00452D42" w:rsidP="00B766BE">
      <w:pPr>
        <w:jc w:val="left"/>
      </w:pPr>
      <w:r>
        <w:rPr>
          <w:rStyle w:val="ac"/>
        </w:rPr>
        <w:annotationRef/>
      </w:r>
      <w:r>
        <w:rPr>
          <w:color w:val="000000"/>
        </w:rPr>
        <w:t>TYPO</w:t>
      </w:r>
      <w:r>
        <w:rPr>
          <w:rFonts w:hint="eastAsia"/>
          <w:color w:val="000000"/>
        </w:rPr>
        <w:t>？（富士榮）</w:t>
      </w:r>
    </w:p>
    <w:p w14:paraId="75FA1871" w14:textId="77777777" w:rsidR="00452D42" w:rsidRDefault="00452D42">
      <w:pPr>
        <w:pStyle w:val="ad"/>
      </w:pPr>
    </w:p>
  </w:comment>
  <w:comment w:id="674" w:author="牧野 恒太郎" w:date="2023-03-16T00:43:00Z" w:initials="牧野">
    <w:p w14:paraId="3D95A31E" w14:textId="77777777" w:rsidR="00452D42" w:rsidRDefault="00452D42" w:rsidP="00B766BE">
      <w:pPr>
        <w:jc w:val="left"/>
      </w:pPr>
      <w:r>
        <w:rPr>
          <w:rStyle w:val="ac"/>
        </w:rPr>
        <w:annotationRef/>
      </w:r>
      <w:r>
        <w:rPr>
          <w:rFonts w:hint="eastAsia"/>
          <w:color w:val="000000"/>
        </w:rPr>
        <w:t>事業者が各</w:t>
      </w:r>
      <w:r>
        <w:rPr>
          <w:rFonts w:hint="eastAsia"/>
          <w:color w:val="000000"/>
        </w:rPr>
        <w:t>VC</w:t>
      </w:r>
      <w:r>
        <w:rPr>
          <w:rFonts w:hint="eastAsia"/>
          <w:color w:val="000000"/>
        </w:rPr>
        <w:t>の発行先の主体であることは検証対象外？技術的には</w:t>
      </w:r>
      <w:r>
        <w:rPr>
          <w:rFonts w:hint="eastAsia"/>
          <w:color w:val="000000"/>
        </w:rPr>
        <w:t>VP</w:t>
      </w:r>
      <w:r>
        <w:rPr>
          <w:rFonts w:hint="eastAsia"/>
          <w:color w:val="000000"/>
        </w:rPr>
        <w:t>の</w:t>
      </w:r>
      <w:r>
        <w:rPr>
          <w:rFonts w:hint="eastAsia"/>
          <w:color w:val="000000"/>
        </w:rPr>
        <w:t>iss</w:t>
      </w:r>
      <w:r>
        <w:rPr>
          <w:rFonts w:hint="eastAsia"/>
          <w:color w:val="000000"/>
        </w:rPr>
        <w:t>が各</w:t>
      </w:r>
      <w:r>
        <w:rPr>
          <w:rFonts w:hint="eastAsia"/>
          <w:color w:val="000000"/>
        </w:rPr>
        <w:t>VC</w:t>
      </w:r>
      <w:r>
        <w:rPr>
          <w:rFonts w:hint="eastAsia"/>
          <w:color w:val="000000"/>
        </w:rPr>
        <w:t>の</w:t>
      </w:r>
      <w:r>
        <w:rPr>
          <w:rFonts w:hint="eastAsia"/>
          <w:color w:val="000000"/>
        </w:rPr>
        <w:t>credentialSubject</w:t>
      </w:r>
      <w:r>
        <w:rPr>
          <w:rFonts w:hint="eastAsia"/>
          <w:color w:val="000000"/>
        </w:rPr>
        <w:t>と合致していることを</w:t>
      </w:r>
      <w:r>
        <w:rPr>
          <w:rFonts w:hint="eastAsia"/>
          <w:color w:val="000000"/>
        </w:rPr>
        <w:t>Verifier</w:t>
      </w:r>
      <w:r>
        <w:rPr>
          <w:rFonts w:hint="eastAsia"/>
          <w:color w:val="000000"/>
        </w:rPr>
        <w:t>は検証しているはず。ただ、前提として当該の事業者のエンティティが</w:t>
      </w:r>
      <w:r>
        <w:rPr>
          <w:rFonts w:hint="eastAsia"/>
          <w:color w:val="000000"/>
        </w:rPr>
        <w:t>Holder DID</w:t>
      </w:r>
      <w:r>
        <w:rPr>
          <w:rFonts w:hint="eastAsia"/>
          <w:color w:val="000000"/>
        </w:rPr>
        <w:t>の指し示す主体と一致しているかどうかの検証は必要（</w:t>
      </w:r>
      <w:r>
        <w:rPr>
          <w:rFonts w:hint="eastAsia"/>
          <w:color w:val="000000"/>
        </w:rPr>
        <w:t>Holder Binding</w:t>
      </w:r>
      <w:r>
        <w:rPr>
          <w:rFonts w:hint="eastAsia"/>
          <w:color w:val="000000"/>
        </w:rPr>
        <w:t>）。今回はおそらく暗黙的に</w:t>
      </w:r>
      <w:r>
        <w:rPr>
          <w:rFonts w:hint="eastAsia"/>
          <w:color w:val="000000"/>
        </w:rPr>
        <w:t>Holder Binding</w:t>
      </w:r>
      <w:r>
        <w:rPr>
          <w:rFonts w:hint="eastAsia"/>
          <w:color w:val="000000"/>
        </w:rPr>
        <w:t>はスコープ外になっている？（富士榮）</w:t>
      </w:r>
    </w:p>
    <w:p w14:paraId="200BEE02" w14:textId="04B69860" w:rsidR="00452D42" w:rsidRPr="00B766BE" w:rsidRDefault="00452D42">
      <w:pPr>
        <w:pStyle w:val="ad"/>
      </w:pPr>
    </w:p>
  </w:comment>
  <w:comment w:id="688" w:author="牧野 恒太郎" w:date="2023-03-16T00:44:00Z" w:initials="牧野">
    <w:p w14:paraId="096A75EE" w14:textId="475BAA32" w:rsidR="00452D42" w:rsidRDefault="00452D42">
      <w:pPr>
        <w:pStyle w:val="ad"/>
      </w:pPr>
      <w:r>
        <w:rPr>
          <w:rStyle w:val="ac"/>
        </w:rPr>
        <w:annotationRef/>
      </w:r>
      <w:r>
        <w:rPr>
          <w:rFonts w:hint="eastAsia"/>
        </w:rPr>
        <w:t>Issuer</w:t>
      </w:r>
      <w:r>
        <w:rPr>
          <w:rFonts w:hint="eastAsia"/>
        </w:rPr>
        <w:t>に関してはそれで良いが、</w:t>
      </w:r>
      <w:r>
        <w:rPr>
          <w:rFonts w:hint="eastAsia"/>
        </w:rPr>
        <w:t>Holder</w:t>
      </w:r>
      <w:r>
        <w:rPr>
          <w:rFonts w:hint="eastAsia"/>
        </w:rPr>
        <w:t>については</w:t>
      </w:r>
      <w:r>
        <w:rPr>
          <w:rFonts w:hint="eastAsia"/>
        </w:rPr>
        <w:t>DNS</w:t>
      </w:r>
      <w:r>
        <w:rPr>
          <w:rFonts w:hint="eastAsia"/>
        </w:rPr>
        <w:t>バインディングがされていない認識です（エンドポイントがないので）ので、記載いただいた方が良いかと思います。（富士榮）</w:t>
      </w:r>
    </w:p>
  </w:comment>
  <w:comment w:id="696" w:author="牧野 恒太郎" w:date="2023-03-16T00:44:00Z" w:initials="牧野">
    <w:p w14:paraId="7B23D33B" w14:textId="59A34F45" w:rsidR="00452D42" w:rsidRDefault="00452D42">
      <w:pPr>
        <w:pStyle w:val="ad"/>
      </w:pPr>
      <w:r>
        <w:rPr>
          <w:rStyle w:val="ac"/>
        </w:rPr>
        <w:annotationRef/>
      </w:r>
      <w:r>
        <w:rPr>
          <w:color w:val="000000"/>
        </w:rPr>
        <w:t>Issuer</w:t>
      </w:r>
      <w:r>
        <w:rPr>
          <w:rFonts w:hint="eastAsia"/>
          <w:color w:val="000000"/>
        </w:rPr>
        <w:t>の</w:t>
      </w:r>
      <w:r>
        <w:rPr>
          <w:color w:val="000000"/>
        </w:rPr>
        <w:t>DID Method</w:t>
      </w:r>
      <w:r>
        <w:rPr>
          <w:rFonts w:hint="eastAsia"/>
          <w:color w:val="000000"/>
        </w:rPr>
        <w:t>は</w:t>
      </w:r>
      <w:r>
        <w:rPr>
          <w:color w:val="000000"/>
        </w:rPr>
        <w:t>did:web</w:t>
      </w:r>
      <w:r>
        <w:rPr>
          <w:rFonts w:hint="eastAsia"/>
          <w:color w:val="000000"/>
        </w:rPr>
        <w:t>では？（富士榮）</w:t>
      </w:r>
    </w:p>
  </w:comment>
  <w:comment w:id="709" w:author="牧野 恒太郎" w:date="2023-03-16T00:44:00Z" w:initials="牧野">
    <w:p w14:paraId="302F1851" w14:textId="6C5AFDF1" w:rsidR="00452D42" w:rsidRDefault="00452D42">
      <w:pPr>
        <w:pStyle w:val="ad"/>
      </w:pPr>
      <w:r>
        <w:rPr>
          <w:rStyle w:val="ac"/>
        </w:rPr>
        <w:annotationRef/>
      </w:r>
      <w:r>
        <w:rPr>
          <w:rFonts w:hint="eastAsia"/>
          <w:color w:val="000000"/>
        </w:rPr>
        <w:t>この辺りはメッセージのやり取りの話なので、メッセージ自体（</w:t>
      </w:r>
      <w:r>
        <w:rPr>
          <w:rFonts w:hint="eastAsia"/>
          <w:color w:val="000000"/>
        </w:rPr>
        <w:t>JWT</w:t>
      </w:r>
      <w:r>
        <w:rPr>
          <w:rFonts w:hint="eastAsia"/>
          <w:color w:val="000000"/>
        </w:rPr>
        <w:t>形式の</w:t>
      </w:r>
      <w:r>
        <w:rPr>
          <w:rFonts w:hint="eastAsia"/>
          <w:color w:val="000000"/>
        </w:rPr>
        <w:t>VC</w:t>
      </w:r>
      <w:r>
        <w:rPr>
          <w:rFonts w:hint="eastAsia"/>
          <w:color w:val="000000"/>
        </w:rPr>
        <w:t>をデジタル署名検証により確認するという意味合いでのメッセージオリエンテッド）と、メッセージのやり取り（トランスポート）を分離して記載いただいた方が明確になると思います。（富士榮）</w:t>
      </w:r>
    </w:p>
  </w:comment>
  <w:comment w:id="731" w:author="牧野 恒太郎" w:date="2023-03-16T00:45:00Z" w:initials="牧野">
    <w:p w14:paraId="79DB175F" w14:textId="601F1195" w:rsidR="00452D42" w:rsidRDefault="00452D42">
      <w:pPr>
        <w:pStyle w:val="ad"/>
      </w:pPr>
      <w:r>
        <w:rPr>
          <w:rStyle w:val="ac"/>
        </w:rPr>
        <w:annotationRef/>
      </w:r>
      <w:r>
        <w:rPr>
          <w:rFonts w:hint="eastAsia"/>
          <w:color w:val="000000"/>
        </w:rPr>
        <w:t>ここは</w:t>
      </w:r>
      <w:r>
        <w:rPr>
          <w:color w:val="000000"/>
        </w:rPr>
        <w:t xml:space="preserve">OpenID for </w:t>
      </w:r>
      <w:r>
        <w:rPr>
          <w:color w:val="000000"/>
        </w:rPr>
        <w:t>VCx</w:t>
      </w:r>
      <w:r>
        <w:rPr>
          <w:rFonts w:hint="eastAsia"/>
          <w:color w:val="000000"/>
        </w:rPr>
        <w:t>ではないかと思います。（富士榮）</w:t>
      </w:r>
    </w:p>
  </w:comment>
  <w:comment w:id="741" w:author="高橋 淳（デジタル市場競争本部事務局）" w:date="2023-03-16T14:59:00Z" w:initials="高橋">
    <w:p w14:paraId="0E5CDC46" w14:textId="352FE541" w:rsidR="00452D42" w:rsidRDefault="00452D42">
      <w:pPr>
        <w:pStyle w:val="ad"/>
      </w:pPr>
      <w:r>
        <w:rPr>
          <w:rStyle w:val="ac"/>
        </w:rPr>
        <w:annotationRef/>
      </w:r>
      <w:r w:rsidRPr="00E725FB">
        <w:rPr>
          <w:rFonts w:hint="eastAsia"/>
        </w:rPr>
        <w:t>中小事業者と税務署の間の関係性もあるかと思うのですが、いかがでしょうか。</w:t>
      </w:r>
    </w:p>
  </w:comment>
  <w:comment w:id="742" w:author="Tanaka Takehiko" w:date="2023-03-20T18:37:00Z" w:initials="TT">
    <w:p w14:paraId="506F3C00" w14:textId="68A026CB" w:rsidR="00EB1691" w:rsidRPr="00EB1691" w:rsidRDefault="00EB1691">
      <w:pPr>
        <w:pStyle w:val="ad"/>
      </w:pPr>
      <w:r>
        <w:rPr>
          <w:rStyle w:val="ac"/>
        </w:rPr>
        <w:annotationRef/>
      </w:r>
      <w:r>
        <w:rPr>
          <w:rFonts w:hint="eastAsia"/>
        </w:rPr>
        <w:t>次回提出時に対応を検討します。</w:t>
      </w:r>
    </w:p>
  </w:comment>
  <w:comment w:id="743" w:author="岡本　俊一" w:date="2023-03-22T16:30:00Z" w:initials="岡本　俊一">
    <w:p w14:paraId="5BD98BB0" w14:textId="0DC6EFAA" w:rsidR="00E725FB" w:rsidRDefault="00E725FB">
      <w:pPr>
        <w:pStyle w:val="ad"/>
      </w:pPr>
      <w:r>
        <w:rPr>
          <w:rStyle w:val="ac"/>
        </w:rPr>
        <w:annotationRef/>
      </w:r>
      <w:r>
        <w:rPr>
          <w:rFonts w:hint="eastAsia"/>
        </w:rPr>
        <w:t>ご対応させていただきました。</w:t>
      </w:r>
    </w:p>
  </w:comment>
  <w:comment w:id="752" w:author="牧野 恒太郎" w:date="2023-03-16T00:46:00Z" w:initials="牧野">
    <w:p w14:paraId="0A40A47E" w14:textId="77777777" w:rsidR="00452D42" w:rsidRDefault="00452D42" w:rsidP="00B766BE">
      <w:pPr>
        <w:jc w:val="left"/>
      </w:pPr>
      <w:r>
        <w:rPr>
          <w:rStyle w:val="ac"/>
        </w:rPr>
        <w:annotationRef/>
      </w:r>
      <w:r>
        <w:rPr>
          <w:rFonts w:hint="eastAsia"/>
          <w:color w:val="000000"/>
        </w:rPr>
        <w:t>先にコメントの通り、</w:t>
      </w:r>
      <w:r>
        <w:rPr>
          <w:color w:val="000000"/>
        </w:rPr>
        <w:t>did:web</w:t>
      </w:r>
      <w:r>
        <w:rPr>
          <w:rFonts w:hint="eastAsia"/>
          <w:color w:val="000000"/>
        </w:rPr>
        <w:t>も利用している気がします。（富士榮）</w:t>
      </w:r>
    </w:p>
    <w:p w14:paraId="49952735" w14:textId="7A0DEBE6" w:rsidR="00452D42" w:rsidRDefault="00452D42">
      <w:pPr>
        <w:pStyle w:val="ad"/>
      </w:pPr>
    </w:p>
  </w:comment>
  <w:comment w:id="754" w:author="牧野 恒太郎" w:date="2023-03-16T00:46:00Z" w:initials="牧野">
    <w:p w14:paraId="6DA15032" w14:textId="77777777" w:rsidR="00452D42" w:rsidRDefault="00452D42" w:rsidP="00B766BE">
      <w:pPr>
        <w:jc w:val="left"/>
      </w:pPr>
      <w:r>
        <w:rPr>
          <w:rStyle w:val="ac"/>
        </w:rPr>
        <w:annotationRef/>
      </w:r>
      <w:r>
        <w:rPr>
          <w:rFonts w:hint="eastAsia"/>
          <w:color w:val="000000"/>
        </w:rPr>
        <w:t>先の表に記載のコメントの通り。（富士榮）</w:t>
      </w:r>
    </w:p>
    <w:p w14:paraId="0D7B29C8" w14:textId="48FEA0DE" w:rsidR="00452D42" w:rsidRDefault="00452D42">
      <w:pPr>
        <w:pStyle w:val="ad"/>
      </w:pPr>
    </w:p>
  </w:comment>
  <w:comment w:id="805" w:author="牧野 恒太郎" w:date="2023-03-16T00:46:00Z" w:initials="牧野">
    <w:p w14:paraId="2B51335D" w14:textId="77777777" w:rsidR="00452D42" w:rsidRDefault="00452D42" w:rsidP="00B766BE">
      <w:pPr>
        <w:jc w:val="left"/>
      </w:pPr>
      <w:r>
        <w:rPr>
          <w:rStyle w:val="ac"/>
        </w:rPr>
        <w:annotationRef/>
      </w:r>
      <w:r>
        <w:rPr>
          <w:rStyle w:val="ac"/>
        </w:rPr>
        <w:annotationRef/>
      </w:r>
      <w:r>
        <w:rPr>
          <w:rFonts w:hint="eastAsia"/>
          <w:color w:val="000000"/>
        </w:rPr>
        <w:t>先にコメントした通り。（富士榮）</w:t>
      </w:r>
    </w:p>
    <w:p w14:paraId="7767621C" w14:textId="542BC4E1" w:rsidR="00452D42" w:rsidRDefault="00452D42">
      <w:pPr>
        <w:pStyle w:val="ad"/>
      </w:pPr>
    </w:p>
  </w:comment>
  <w:comment w:id="825" w:author="牧野 恒太郎" w:date="2023-03-16T00:46:00Z" w:initials="牧野">
    <w:p w14:paraId="7BB8F8F1" w14:textId="77777777" w:rsidR="00452D42" w:rsidRDefault="00452D42" w:rsidP="00B766BE">
      <w:pPr>
        <w:jc w:val="left"/>
      </w:pPr>
      <w:r>
        <w:rPr>
          <w:rStyle w:val="ac"/>
        </w:rPr>
        <w:annotationRef/>
      </w:r>
      <w:r>
        <w:rPr>
          <w:rFonts w:hint="eastAsia"/>
          <w:color w:val="000000"/>
        </w:rPr>
        <w:t>記載として先頭が大文字のモノと全部小文字のものが混在しているのが気になります。（富士榮）</w:t>
      </w:r>
    </w:p>
    <w:p w14:paraId="6D601A2A" w14:textId="1AD8C1BC" w:rsidR="00452D42" w:rsidRDefault="00452D42">
      <w:pPr>
        <w:pStyle w:val="ad"/>
      </w:pPr>
    </w:p>
  </w:comment>
  <w:comment w:id="857" w:author="高橋 淳（デジタル市場競争本部事務局）" w:date="2023-03-16T15:05:00Z" w:initials="高橋">
    <w:p w14:paraId="3294506B" w14:textId="2EA874BC" w:rsidR="00452D42" w:rsidRDefault="00452D42">
      <w:pPr>
        <w:pStyle w:val="ad"/>
      </w:pPr>
      <w:r>
        <w:rPr>
          <w:rStyle w:val="ac"/>
        </w:rPr>
        <w:annotationRef/>
      </w:r>
      <w:r>
        <w:rPr>
          <w:rFonts w:hint="eastAsia"/>
        </w:rPr>
        <w:t>誤字？</w:t>
      </w:r>
    </w:p>
  </w:comment>
  <w:comment w:id="858" w:author="Tanaka Takehiko" w:date="2023-03-20T18:38:00Z" w:initials="TT">
    <w:p w14:paraId="23A347ED" w14:textId="747A70CD" w:rsidR="00EB1691" w:rsidRDefault="00EB1691">
      <w:pPr>
        <w:pStyle w:val="ad"/>
      </w:pPr>
      <w:r>
        <w:rPr>
          <w:rStyle w:val="ac"/>
        </w:rPr>
        <w:annotationRef/>
      </w:r>
      <w:r>
        <w:t>“</w:t>
      </w:r>
      <w:r>
        <w:rPr>
          <w:rFonts w:hint="eastAsia"/>
        </w:rPr>
        <w:t>さ</w:t>
      </w:r>
      <w:r>
        <w:t>”</w:t>
      </w:r>
      <w:r>
        <w:rPr>
          <w:rFonts w:hint="eastAsia"/>
        </w:rPr>
        <w:t>を削除</w:t>
      </w:r>
    </w:p>
  </w:comment>
  <w:comment w:id="866" w:author="牧野 恒太郎" w:date="2023-03-16T00:47:00Z" w:initials="牧野">
    <w:p w14:paraId="6291F371" w14:textId="580E18CF" w:rsidR="00452D42" w:rsidRDefault="00452D42">
      <w:pPr>
        <w:pStyle w:val="ad"/>
      </w:pPr>
      <w:r>
        <w:rPr>
          <w:rStyle w:val="ac"/>
        </w:rPr>
        <w:annotationRef/>
      </w:r>
      <w:r>
        <w:rPr>
          <w:rFonts w:hint="eastAsia"/>
          <w:color w:val="000000"/>
        </w:rPr>
        <w:t>ここで</w:t>
      </w:r>
      <w:r>
        <w:rPr>
          <w:rFonts w:hint="eastAsia"/>
          <w:color w:val="000000"/>
        </w:rPr>
        <w:t>OSS</w:t>
      </w:r>
      <w:r>
        <w:rPr>
          <w:rFonts w:hint="eastAsia"/>
          <w:color w:val="000000"/>
        </w:rPr>
        <w:t>と言っているのは</w:t>
      </w:r>
      <w:r>
        <w:rPr>
          <w:rFonts w:hint="eastAsia"/>
          <w:color w:val="000000"/>
        </w:rPr>
        <w:t>node.js/next.js/express.js</w:t>
      </w:r>
      <w:r>
        <w:rPr>
          <w:rFonts w:hint="eastAsia"/>
          <w:color w:val="000000"/>
        </w:rPr>
        <w:t>のことですか？それとも今回の成果物のことですか？（富士榮）</w:t>
      </w:r>
    </w:p>
  </w:comment>
  <w:comment w:id="932" w:author="高橋 淳（デジタル市場競争本部事務局）" w:date="2023-03-16T15:13:00Z" w:initials="高橋">
    <w:p w14:paraId="5CD0666A" w14:textId="0CA628F1" w:rsidR="00452D42" w:rsidRDefault="00452D42">
      <w:pPr>
        <w:pStyle w:val="ad"/>
      </w:pPr>
      <w:r w:rsidRPr="007C1895">
        <w:rPr>
          <w:rStyle w:val="ac"/>
        </w:rPr>
        <w:annotationRef/>
      </w:r>
      <w:r w:rsidRPr="007C1895">
        <w:rPr>
          <w:rFonts w:hint="eastAsia"/>
        </w:rPr>
        <w:t>大まかでよいので、どのような機能を想定しているか記載いただけますか。</w:t>
      </w:r>
    </w:p>
  </w:comment>
  <w:comment w:id="933" w:author="Tanaka Takehiko" w:date="2023-03-20T18:39:00Z" w:initials="TT">
    <w:p w14:paraId="017650F3" w14:textId="4DD1A713" w:rsidR="00EB1691" w:rsidRPr="00EB1691" w:rsidRDefault="00EB1691">
      <w:pPr>
        <w:pStyle w:val="ad"/>
      </w:pPr>
      <w:r>
        <w:rPr>
          <w:rStyle w:val="ac"/>
        </w:rPr>
        <w:annotationRef/>
      </w:r>
      <w:r>
        <w:rPr>
          <w:rFonts w:hint="eastAsia"/>
        </w:rPr>
        <w:t>次回提出時に対応を検討します。</w:t>
      </w:r>
    </w:p>
  </w:comment>
  <w:comment w:id="934" w:author="岡本　俊一" w:date="2023-03-22T16:34:00Z" w:initials="岡本　俊一">
    <w:p w14:paraId="00C64678" w14:textId="09BA7043" w:rsidR="007C1895" w:rsidRDefault="007C1895">
      <w:pPr>
        <w:pStyle w:val="ad"/>
      </w:pPr>
      <w:r>
        <w:rPr>
          <w:rStyle w:val="ac"/>
        </w:rPr>
        <w:annotationRef/>
      </w:r>
      <w:r>
        <w:rPr>
          <w:rFonts w:hint="eastAsia"/>
        </w:rPr>
        <w:t>対応いたしました。</w:t>
      </w:r>
    </w:p>
  </w:comment>
  <w:comment w:id="1061" w:author="高橋 淳（デジタル市場競争本部事務局）" w:date="2023-03-16T15:10:00Z" w:initials="高橋">
    <w:p w14:paraId="0A009143" w14:textId="76BC14FB" w:rsidR="00452D42" w:rsidRDefault="00452D42">
      <w:pPr>
        <w:pStyle w:val="ad"/>
      </w:pPr>
      <w:r>
        <w:rPr>
          <w:rStyle w:val="ac"/>
        </w:rPr>
        <w:annotationRef/>
      </w:r>
      <w:r>
        <w:rPr>
          <w:rFonts w:hint="eastAsia"/>
        </w:rPr>
        <w:t>誤字？</w:t>
      </w:r>
    </w:p>
  </w:comment>
  <w:comment w:id="1062" w:author="Tanaka Takehiko" w:date="2023-03-20T18:39:00Z" w:initials="TT">
    <w:p w14:paraId="55CC87EF" w14:textId="32BDBA2E" w:rsidR="00EB1691" w:rsidRDefault="00EB1691">
      <w:pPr>
        <w:pStyle w:val="ad"/>
      </w:pPr>
      <w:r>
        <w:rPr>
          <w:rStyle w:val="ac"/>
        </w:rPr>
        <w:annotationRef/>
      </w:r>
      <w:r>
        <w:rPr>
          <w:rFonts w:hint="eastAsia"/>
        </w:rPr>
        <w:t>削除</w:t>
      </w:r>
    </w:p>
  </w:comment>
  <w:comment w:id="1066" w:author="高橋 淳（デジタル市場競争本部事務局）" w:date="2023-03-16T15:09:00Z" w:initials="高橋">
    <w:p w14:paraId="54FA2D7B" w14:textId="4D151581" w:rsidR="00452D42" w:rsidRDefault="00452D42">
      <w:pPr>
        <w:pStyle w:val="ad"/>
      </w:pPr>
      <w:r>
        <w:rPr>
          <w:rStyle w:val="ac"/>
        </w:rPr>
        <w:annotationRef/>
      </w:r>
      <w:r>
        <w:rPr>
          <w:rFonts w:hint="eastAsia"/>
        </w:rPr>
        <w:t>、に統一してください。</w:t>
      </w:r>
    </w:p>
  </w:comment>
  <w:comment w:id="1067" w:author="Tanaka Takehiko" w:date="2023-03-20T18:40:00Z" w:initials="TT">
    <w:p w14:paraId="296A2754" w14:textId="6CA78436" w:rsidR="00EB1691" w:rsidRDefault="00EB1691">
      <w:pPr>
        <w:pStyle w:val="ad"/>
      </w:pPr>
      <w:r>
        <w:rPr>
          <w:rStyle w:val="ac"/>
        </w:rPr>
        <w:annotationRef/>
      </w:r>
      <w:r>
        <w:rPr>
          <w:rFonts w:hint="eastAsia"/>
        </w:rPr>
        <w:t>カンマを削除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B915A7" w15:done="0"/>
  <w15:commentEx w15:paraId="2CEB5F53" w15:paraIdParent="2DB915A7" w15:done="0"/>
  <w15:commentEx w15:paraId="3E08F74B" w15:done="0"/>
  <w15:commentEx w15:paraId="36C760E0" w15:done="0"/>
  <w15:commentEx w15:paraId="579B9B90" w15:done="0"/>
  <w15:commentEx w15:paraId="26BB2F86" w15:done="0"/>
  <w15:commentEx w15:paraId="6E2A9191" w15:done="0"/>
  <w15:commentEx w15:paraId="2525E1B2" w15:done="0"/>
  <w15:commentEx w15:paraId="0D818A07" w15:done="0"/>
  <w15:commentEx w15:paraId="35A36027" w15:paraIdParent="0D818A07" w15:done="0"/>
  <w15:commentEx w15:paraId="78CEA8A0" w15:done="0"/>
  <w15:commentEx w15:paraId="74139C61" w15:done="0"/>
  <w15:commentEx w15:paraId="7A5BBECA" w15:done="0"/>
  <w15:commentEx w15:paraId="5E195197" w15:done="0"/>
  <w15:commentEx w15:paraId="21809BA7" w15:paraIdParent="5E195197" w15:done="0"/>
  <w15:commentEx w15:paraId="17369CFA" w15:done="0"/>
  <w15:commentEx w15:paraId="50187305" w15:paraIdParent="17369CFA" w15:done="0"/>
  <w15:commentEx w15:paraId="28020C33" w15:done="0"/>
  <w15:commentEx w15:paraId="0DB2FDC8" w15:done="0"/>
  <w15:commentEx w15:paraId="77B73918" w15:paraIdParent="0DB2FDC8" w15:done="0"/>
  <w15:commentEx w15:paraId="1B7853D5" w15:paraIdParent="0DB2FDC8" w15:done="0"/>
  <w15:commentEx w15:paraId="13742EBA" w15:done="0"/>
  <w15:commentEx w15:paraId="45F0E860" w15:done="0"/>
  <w15:commentEx w15:paraId="267FC0EF" w15:paraIdParent="45F0E860" w15:done="0"/>
  <w15:commentEx w15:paraId="38148A4E" w15:done="0"/>
  <w15:commentEx w15:paraId="6D29F04B" w15:done="0"/>
  <w15:commentEx w15:paraId="1186C281" w15:paraIdParent="6D29F04B" w15:done="0"/>
  <w15:commentEx w15:paraId="6A9B492B" w15:paraIdParent="6D29F04B" w15:done="0"/>
  <w15:commentEx w15:paraId="6CCABF8F" w15:done="0"/>
  <w15:commentEx w15:paraId="56D57FF2" w15:done="0"/>
  <w15:commentEx w15:paraId="001D38C0" w15:done="0"/>
  <w15:commentEx w15:paraId="75FA1871" w15:done="0"/>
  <w15:commentEx w15:paraId="200BEE02" w15:done="0"/>
  <w15:commentEx w15:paraId="096A75EE" w15:done="0"/>
  <w15:commentEx w15:paraId="7B23D33B" w15:done="0"/>
  <w15:commentEx w15:paraId="302F1851" w15:done="0"/>
  <w15:commentEx w15:paraId="79DB175F" w15:done="0"/>
  <w15:commentEx w15:paraId="0E5CDC46" w15:done="0"/>
  <w15:commentEx w15:paraId="506F3C00" w15:paraIdParent="0E5CDC46" w15:done="0"/>
  <w15:commentEx w15:paraId="5BD98BB0" w15:paraIdParent="0E5CDC46" w15:done="0"/>
  <w15:commentEx w15:paraId="49952735" w15:done="0"/>
  <w15:commentEx w15:paraId="0D7B29C8" w15:done="0"/>
  <w15:commentEx w15:paraId="7767621C" w15:done="0"/>
  <w15:commentEx w15:paraId="6D601A2A" w15:done="0"/>
  <w15:commentEx w15:paraId="3294506B" w15:done="0"/>
  <w15:commentEx w15:paraId="23A347ED" w15:paraIdParent="3294506B" w15:done="0"/>
  <w15:commentEx w15:paraId="6291F371" w15:done="0"/>
  <w15:commentEx w15:paraId="5CD0666A" w15:done="0"/>
  <w15:commentEx w15:paraId="017650F3" w15:paraIdParent="5CD0666A" w15:done="0"/>
  <w15:commentEx w15:paraId="00C64678" w15:paraIdParent="5CD0666A" w15:done="0"/>
  <w15:commentEx w15:paraId="0A009143" w15:done="0"/>
  <w15:commentEx w15:paraId="55CC87EF" w15:paraIdParent="0A009143" w15:done="0"/>
  <w15:commentEx w15:paraId="54FA2D7B" w15:done="0"/>
  <w15:commentEx w15:paraId="296A2754" w15:paraIdParent="54FA2D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5AACA" w16cex:dateUtc="2023-03-22T07:26:00Z"/>
  <w16cex:commentExtensible w16cex:durableId="27C42A2A" w16cex:dateUtc="2023-03-21T04:05:00Z"/>
  <w16cex:commentExtensible w16cex:durableId="27C5ABA2" w16cex:dateUtc="2023-03-22T07:30:00Z"/>
  <w16cex:commentExtensible w16cex:durableId="27C5AC91" w16cex:dateUtc="2023-03-22T0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B915A7" w16cid:durableId="27C41F9A"/>
  <w16cid:commentId w16cid:paraId="2CEB5F53" w16cid:durableId="27C41F9B"/>
  <w16cid:commentId w16cid:paraId="3E08F74B" w16cid:durableId="27BEB32F"/>
  <w16cid:commentId w16cid:paraId="36C760E0" w16cid:durableId="27BEB330"/>
  <w16cid:commentId w16cid:paraId="579B9B90" w16cid:durableId="27BEB331"/>
  <w16cid:commentId w16cid:paraId="26BB2F86" w16cid:durableId="27BEB332"/>
  <w16cid:commentId w16cid:paraId="6E2A9191" w16cid:durableId="27BEB333"/>
  <w16cid:commentId w16cid:paraId="2525E1B2" w16cid:durableId="27BEB334"/>
  <w16cid:commentId w16cid:paraId="0D818A07" w16cid:durableId="27C41FA2"/>
  <w16cid:commentId w16cid:paraId="35A36027" w16cid:durableId="27C41FA3"/>
  <w16cid:commentId w16cid:paraId="78CEA8A0" w16cid:durableId="27BEB335"/>
  <w16cid:commentId w16cid:paraId="74139C61" w16cid:durableId="27BEB336"/>
  <w16cid:commentId w16cid:paraId="7A5BBECA" w16cid:durableId="27C41FA6"/>
  <w16cid:commentId w16cid:paraId="5E195197" w16cid:durableId="27C41FA7"/>
  <w16cid:commentId w16cid:paraId="21809BA7" w16cid:durableId="27C41FA8"/>
  <w16cid:commentId w16cid:paraId="17369CFA" w16cid:durableId="27C41FA9"/>
  <w16cid:commentId w16cid:paraId="50187305" w16cid:durableId="27C41FAA"/>
  <w16cid:commentId w16cid:paraId="28020C33" w16cid:durableId="27BEB337"/>
  <w16cid:commentId w16cid:paraId="0DB2FDC8" w16cid:durableId="27C41FAC"/>
  <w16cid:commentId w16cid:paraId="77B73918" w16cid:durableId="27C41FAD"/>
  <w16cid:commentId w16cid:paraId="1B7853D5" w16cid:durableId="27C5AACA"/>
  <w16cid:commentId w16cid:paraId="13742EBA" w16cid:durableId="27BEB338"/>
  <w16cid:commentId w16cid:paraId="45F0E860" w16cid:durableId="27C41FAF"/>
  <w16cid:commentId w16cid:paraId="267FC0EF" w16cid:durableId="27C41FB0"/>
  <w16cid:commentId w16cid:paraId="38148A4E" w16cid:durableId="27BEB339"/>
  <w16cid:commentId w16cid:paraId="6D29F04B" w16cid:durableId="27C41FB2"/>
  <w16cid:commentId w16cid:paraId="1186C281" w16cid:durableId="27C41FB3"/>
  <w16cid:commentId w16cid:paraId="6A9B492B" w16cid:durableId="27C42A2A"/>
  <w16cid:commentId w16cid:paraId="6CCABF8F" w16cid:durableId="27BEB33A"/>
  <w16cid:commentId w16cid:paraId="56D57FF2" w16cid:durableId="27BEB33B"/>
  <w16cid:commentId w16cid:paraId="001D38C0" w16cid:durableId="27C41FB6"/>
  <w16cid:commentId w16cid:paraId="75FA1871" w16cid:durableId="27C41FB7"/>
  <w16cid:commentId w16cid:paraId="200BEE02" w16cid:durableId="27BEB33D"/>
  <w16cid:commentId w16cid:paraId="096A75EE" w16cid:durableId="27BEB33E"/>
  <w16cid:commentId w16cid:paraId="7B23D33B" w16cid:durableId="27BEB33F"/>
  <w16cid:commentId w16cid:paraId="302F1851" w16cid:durableId="27BEB340"/>
  <w16cid:commentId w16cid:paraId="79DB175F" w16cid:durableId="27BEB341"/>
  <w16cid:commentId w16cid:paraId="0E5CDC46" w16cid:durableId="27C41FBD"/>
  <w16cid:commentId w16cid:paraId="506F3C00" w16cid:durableId="27C41FBE"/>
  <w16cid:commentId w16cid:paraId="5BD98BB0" w16cid:durableId="27C5ABA2"/>
  <w16cid:commentId w16cid:paraId="49952735" w16cid:durableId="27BEB342"/>
  <w16cid:commentId w16cid:paraId="0D7B29C8" w16cid:durableId="27BEB343"/>
  <w16cid:commentId w16cid:paraId="7767621C" w16cid:durableId="27BEB344"/>
  <w16cid:commentId w16cid:paraId="6D601A2A" w16cid:durableId="27BEB345"/>
  <w16cid:commentId w16cid:paraId="3294506B" w16cid:durableId="27C41FC3"/>
  <w16cid:commentId w16cid:paraId="23A347ED" w16cid:durableId="27C41FC4"/>
  <w16cid:commentId w16cid:paraId="6291F371" w16cid:durableId="27BEB346"/>
  <w16cid:commentId w16cid:paraId="5CD0666A" w16cid:durableId="27C41FC6"/>
  <w16cid:commentId w16cid:paraId="017650F3" w16cid:durableId="27C41FC7"/>
  <w16cid:commentId w16cid:paraId="00C64678" w16cid:durableId="27C5AC91"/>
  <w16cid:commentId w16cid:paraId="0A009143" w16cid:durableId="27C41FC8"/>
  <w16cid:commentId w16cid:paraId="55CC87EF" w16cid:durableId="27C41FC9"/>
  <w16cid:commentId w16cid:paraId="54FA2D7B" w16cid:durableId="27C41FCA"/>
  <w16cid:commentId w16cid:paraId="296A2754" w16cid:durableId="27C41F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081C6" w14:textId="77777777" w:rsidR="00DE54DE" w:rsidRDefault="00DE54DE" w:rsidP="007D566A">
      <w:r>
        <w:separator/>
      </w:r>
    </w:p>
  </w:endnote>
  <w:endnote w:type="continuationSeparator" w:id="0">
    <w:p w14:paraId="5B1105EE" w14:textId="77777777" w:rsidR="00DE54DE" w:rsidRDefault="00DE54DE" w:rsidP="007D566A">
      <w:r>
        <w:continuationSeparator/>
      </w:r>
    </w:p>
  </w:endnote>
  <w:endnote w:type="continuationNotice" w:id="1">
    <w:p w14:paraId="7C60F100" w14:textId="77777777" w:rsidR="00DE54DE" w:rsidRDefault="00DE54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Meiryo UI">
    <w:panose1 w:val="020B0604030504040204"/>
    <w:charset w:val="80"/>
    <w:family w:val="swiss"/>
    <w:pitch w:val="variable"/>
    <w:sig w:usb0="E00002FF" w:usb1="6AC7FFFF"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swiss"/>
    <w:pitch w:val="variable"/>
    <w:sig w:usb0="E00002FF" w:usb1="6AC7FDFB" w:usb2="08000012" w:usb3="00000000" w:csb0="0002009F" w:csb1="00000000"/>
  </w:font>
  <w:font w:name="HG丸ｺﾞｼｯｸM-PRO">
    <w:panose1 w:val="020F0600000000000000"/>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B5C24" w14:textId="3B0D1C2A" w:rsidR="00452D42" w:rsidRDefault="00452D42">
    <w:pPr>
      <w:pStyle w:val="a9"/>
      <w:jc w:val="center"/>
    </w:pPr>
  </w:p>
  <w:p w14:paraId="34B40221" w14:textId="77777777" w:rsidR="00452D42" w:rsidRDefault="00452D4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556A" w14:textId="38C54336" w:rsidR="00452D42" w:rsidRDefault="00452D42">
    <w:pPr>
      <w:pStyle w:val="a9"/>
      <w:jc w:val="center"/>
    </w:pPr>
    <w:r>
      <w:fldChar w:fldCharType="begin"/>
    </w:r>
    <w:r>
      <w:instrText>PAGE   \* MERGEFORMAT</w:instrText>
    </w:r>
    <w:r>
      <w:fldChar w:fldCharType="separate"/>
    </w:r>
    <w:r w:rsidR="00EB1691" w:rsidRPr="00EB1691">
      <w:rPr>
        <w:noProof/>
        <w:lang w:val="ja-JP"/>
      </w:rPr>
      <w:t>64</w:t>
    </w:r>
    <w:r>
      <w:fldChar w:fldCharType="end"/>
    </w:r>
  </w:p>
  <w:p w14:paraId="3E8EC463" w14:textId="77777777" w:rsidR="00452D42" w:rsidRDefault="00452D4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59DFD" w14:textId="77777777" w:rsidR="00DE54DE" w:rsidRDefault="00DE54DE" w:rsidP="007D566A">
      <w:r>
        <w:separator/>
      </w:r>
    </w:p>
  </w:footnote>
  <w:footnote w:type="continuationSeparator" w:id="0">
    <w:p w14:paraId="5C43F171" w14:textId="77777777" w:rsidR="00DE54DE" w:rsidRDefault="00DE54DE" w:rsidP="007D566A">
      <w:r>
        <w:continuationSeparator/>
      </w:r>
    </w:p>
  </w:footnote>
  <w:footnote w:type="continuationNotice" w:id="1">
    <w:p w14:paraId="4A7177F0" w14:textId="77777777" w:rsidR="00DE54DE" w:rsidRDefault="00DE54DE"/>
  </w:footnote>
  <w:footnote w:id="2">
    <w:p w14:paraId="6EF86D50" w14:textId="77777777" w:rsidR="00452D42" w:rsidRDefault="00452D42" w:rsidP="00927689">
      <w:pPr>
        <w:pStyle w:val="af5"/>
        <w:rPr>
          <w:lang w:eastAsia="ja-JP"/>
        </w:rPr>
      </w:pPr>
      <w:r>
        <w:rPr>
          <w:rStyle w:val="af8"/>
        </w:rPr>
        <w:footnoteRef/>
      </w:r>
      <w:r>
        <w:t xml:space="preserve"> </w:t>
      </w:r>
      <w:r w:rsidRPr="0023227A">
        <w:rPr>
          <w:rFonts w:hint="eastAsia"/>
          <w:sz w:val="18"/>
          <w:szCs w:val="18"/>
          <w:lang w:eastAsia="ja-JP"/>
        </w:rPr>
        <w:t>中小企業等経営強化法施行規則第</w:t>
      </w:r>
      <w:r w:rsidRPr="0023227A">
        <w:rPr>
          <w:sz w:val="18"/>
          <w:szCs w:val="18"/>
          <w:lang w:eastAsia="ja-JP"/>
        </w:rPr>
        <w:t>16</w:t>
      </w:r>
      <w:r w:rsidRPr="0023227A">
        <w:rPr>
          <w:rFonts w:hint="eastAsia"/>
          <w:sz w:val="18"/>
          <w:szCs w:val="18"/>
          <w:lang w:eastAsia="ja-JP"/>
        </w:rPr>
        <w:t>条第</w:t>
      </w:r>
      <w:r>
        <w:rPr>
          <w:rFonts w:hint="eastAsia"/>
          <w:sz w:val="18"/>
          <w:szCs w:val="18"/>
          <w:lang w:eastAsia="ja-JP"/>
        </w:rPr>
        <w:t>2</w:t>
      </w:r>
      <w:r w:rsidRPr="0023227A">
        <w:rPr>
          <w:rFonts w:hint="eastAsia"/>
          <w:sz w:val="18"/>
          <w:szCs w:val="18"/>
          <w:lang w:eastAsia="ja-JP"/>
        </w:rPr>
        <w:t>項第</w:t>
      </w:r>
      <w:r w:rsidRPr="0023227A">
        <w:rPr>
          <w:sz w:val="18"/>
          <w:szCs w:val="18"/>
          <w:lang w:eastAsia="ja-JP"/>
        </w:rPr>
        <w:t>1</w:t>
      </w:r>
      <w:r w:rsidRPr="0023227A">
        <w:rPr>
          <w:rFonts w:hint="eastAsia"/>
          <w:sz w:val="18"/>
          <w:szCs w:val="18"/>
          <w:lang w:eastAsia="ja-JP"/>
        </w:rPr>
        <w:t>号ロ</w:t>
      </w:r>
    </w:p>
  </w:footnote>
  <w:footnote w:id="3">
    <w:p w14:paraId="4A1E4147" w14:textId="296239BE" w:rsidR="00452D42" w:rsidRPr="00B172C5" w:rsidRDefault="00452D42">
      <w:pPr>
        <w:pStyle w:val="af5"/>
        <w:rPr>
          <w:sz w:val="18"/>
          <w:szCs w:val="18"/>
          <w:lang w:eastAsia="ja-JP"/>
          <w:rPrChange w:id="37" w:author="岡本　俊一" w:date="2023-03-17T11:02:00Z">
            <w:rPr>
              <w:lang w:eastAsia="ja-JP"/>
            </w:rPr>
          </w:rPrChange>
        </w:rPr>
      </w:pPr>
      <w:ins w:id="38" w:author="岡本　俊一" w:date="2023-03-17T11:00:00Z">
        <w:r w:rsidRPr="00B172C5">
          <w:rPr>
            <w:rStyle w:val="af8"/>
            <w:sz w:val="18"/>
            <w:szCs w:val="18"/>
            <w:rPrChange w:id="39" w:author="岡本　俊一" w:date="2023-03-17T11:02:00Z">
              <w:rPr>
                <w:rStyle w:val="af8"/>
              </w:rPr>
            </w:rPrChange>
          </w:rPr>
          <w:footnoteRef/>
        </w:r>
        <w:r w:rsidRPr="00B172C5">
          <w:rPr>
            <w:sz w:val="18"/>
            <w:szCs w:val="18"/>
            <w:rPrChange w:id="40" w:author="岡本　俊一" w:date="2023-03-17T11:02:00Z">
              <w:rPr/>
            </w:rPrChange>
          </w:rPr>
          <w:t xml:space="preserve"> </w:t>
        </w:r>
      </w:ins>
      <w:ins w:id="41" w:author="岡本　俊一" w:date="2023-03-17T11:01:00Z">
        <w:r w:rsidRPr="00B172C5">
          <w:rPr>
            <w:sz w:val="18"/>
            <w:szCs w:val="18"/>
            <w:lang w:eastAsia="ja-JP"/>
            <w:rPrChange w:id="42" w:author="岡本　俊一" w:date="2023-03-17T11:02:00Z">
              <w:rPr>
                <w:lang w:eastAsia="ja-JP"/>
              </w:rPr>
            </w:rPrChange>
          </w:rPr>
          <w:t>G</w:t>
        </w:r>
        <w:r w:rsidRPr="00B172C5">
          <w:rPr>
            <w:rFonts w:hint="eastAsia"/>
            <w:sz w:val="18"/>
            <w:szCs w:val="18"/>
            <w:lang w:eastAsia="ja-JP"/>
            <w:rPrChange w:id="43" w:author="岡本　俊一" w:date="2023-03-17T11:02:00Z">
              <w:rPr>
                <w:rFonts w:hint="eastAsia"/>
                <w:lang w:eastAsia="ja-JP"/>
              </w:rPr>
            </w:rPrChange>
          </w:rPr>
          <w:t>ビズ</w:t>
        </w:r>
        <w:r w:rsidRPr="00B172C5">
          <w:rPr>
            <w:sz w:val="18"/>
            <w:szCs w:val="18"/>
            <w:lang w:eastAsia="ja-JP"/>
            <w:rPrChange w:id="44" w:author="岡本　俊一" w:date="2023-03-17T11:02:00Z">
              <w:rPr>
                <w:lang w:eastAsia="ja-JP"/>
              </w:rPr>
            </w:rPrChange>
          </w:rPr>
          <w:t>ID</w:t>
        </w:r>
      </w:ins>
      <w:ins w:id="45" w:author="岡本　俊一" w:date="2023-03-17T11:02:00Z">
        <w:r>
          <w:rPr>
            <w:rFonts w:hint="eastAsia"/>
            <w:sz w:val="18"/>
            <w:szCs w:val="18"/>
            <w:lang w:eastAsia="ja-JP"/>
          </w:rPr>
          <w:t>とは、デジタル庁が</w:t>
        </w:r>
      </w:ins>
      <w:ins w:id="46" w:author="岡本　俊一" w:date="2023-03-17T11:06:00Z">
        <w:r>
          <w:rPr>
            <w:rFonts w:hint="eastAsia"/>
            <w:sz w:val="18"/>
            <w:szCs w:val="18"/>
            <w:lang w:eastAsia="ja-JP"/>
          </w:rPr>
          <w:t>運営</w:t>
        </w:r>
      </w:ins>
      <w:ins w:id="47" w:author="岡本　俊一" w:date="2023-03-17T11:02:00Z">
        <w:r>
          <w:rPr>
            <w:rFonts w:hint="eastAsia"/>
            <w:sz w:val="18"/>
            <w:szCs w:val="18"/>
            <w:lang w:eastAsia="ja-JP"/>
          </w:rPr>
          <w:t>する</w:t>
        </w:r>
      </w:ins>
      <w:ins w:id="48" w:author="岡本　俊一" w:date="2023-03-17T11:03:00Z">
        <w:r>
          <w:rPr>
            <w:rFonts w:hint="eastAsia"/>
            <w:sz w:val="18"/>
            <w:szCs w:val="18"/>
            <w:lang w:eastAsia="ja-JP"/>
          </w:rPr>
          <w:t>法人・個人事業主向けの共通認証システム</w:t>
        </w:r>
      </w:ins>
      <w:ins w:id="49" w:author="岡本　俊一" w:date="2023-03-17T11:04:00Z">
        <w:r>
          <w:rPr>
            <w:rFonts w:hint="eastAsia"/>
            <w:sz w:val="18"/>
            <w:szCs w:val="18"/>
            <w:lang w:eastAsia="ja-JP"/>
          </w:rPr>
          <w:t>であり、</w:t>
        </w:r>
      </w:ins>
      <w:ins w:id="50" w:author="岡本　俊一" w:date="2023-03-17T11:05:00Z">
        <w:r w:rsidRPr="00B172C5">
          <w:rPr>
            <w:rFonts w:hint="eastAsia"/>
            <w:sz w:val="18"/>
            <w:szCs w:val="18"/>
            <w:lang w:eastAsia="ja-JP"/>
          </w:rPr>
          <w:t>G</w:t>
        </w:r>
        <w:r w:rsidRPr="00B172C5">
          <w:rPr>
            <w:rFonts w:hint="eastAsia"/>
            <w:sz w:val="18"/>
            <w:szCs w:val="18"/>
            <w:lang w:eastAsia="ja-JP"/>
          </w:rPr>
          <w:t>ビズ</w:t>
        </w:r>
        <w:r w:rsidRPr="00B172C5">
          <w:rPr>
            <w:rFonts w:hint="eastAsia"/>
            <w:sz w:val="18"/>
            <w:szCs w:val="18"/>
            <w:lang w:eastAsia="ja-JP"/>
          </w:rPr>
          <w:t>ID</w:t>
        </w:r>
        <w:r w:rsidRPr="00B172C5">
          <w:rPr>
            <w:rFonts w:hint="eastAsia"/>
            <w:sz w:val="18"/>
            <w:szCs w:val="18"/>
            <w:lang w:eastAsia="ja-JP"/>
          </w:rPr>
          <w:t>を利用する事で</w:t>
        </w:r>
      </w:ins>
      <w:ins w:id="51" w:author="岡本　俊一" w:date="2023-03-17T11:03:00Z">
        <w:r>
          <w:rPr>
            <w:rFonts w:hint="eastAsia"/>
            <w:sz w:val="18"/>
            <w:szCs w:val="18"/>
            <w:lang w:eastAsia="ja-JP"/>
          </w:rPr>
          <w:t>対応する様々な行政</w:t>
        </w:r>
      </w:ins>
      <w:ins w:id="52" w:author="岡本　俊一" w:date="2023-03-17T11:04:00Z">
        <w:r>
          <w:rPr>
            <w:rFonts w:hint="eastAsia"/>
            <w:sz w:val="18"/>
            <w:szCs w:val="18"/>
            <w:lang w:eastAsia="ja-JP"/>
          </w:rPr>
          <w:t>サービスに一つの</w:t>
        </w:r>
        <w:r>
          <w:rPr>
            <w:rFonts w:hint="eastAsia"/>
            <w:sz w:val="18"/>
            <w:szCs w:val="18"/>
            <w:lang w:eastAsia="ja-JP"/>
          </w:rPr>
          <w:t>ID</w:t>
        </w:r>
        <w:r>
          <w:rPr>
            <w:rFonts w:hint="eastAsia"/>
            <w:sz w:val="18"/>
            <w:szCs w:val="18"/>
            <w:lang w:eastAsia="ja-JP"/>
          </w:rPr>
          <w:t>・パスワードでログイン可能となる。</w:t>
        </w:r>
      </w:ins>
    </w:p>
  </w:footnote>
  <w:footnote w:id="4">
    <w:p w14:paraId="7A98AAD1" w14:textId="56C5DC50" w:rsidR="00452D42" w:rsidRPr="00B172C5" w:rsidRDefault="00452D42">
      <w:pPr>
        <w:pStyle w:val="af5"/>
        <w:rPr>
          <w:sz w:val="18"/>
          <w:szCs w:val="18"/>
          <w:lang w:eastAsia="ja-JP"/>
          <w:rPrChange w:id="54" w:author="岡本　俊一" w:date="2023-03-17T11:07:00Z">
            <w:rPr>
              <w:lang w:eastAsia="ja-JP"/>
            </w:rPr>
          </w:rPrChange>
        </w:rPr>
      </w:pPr>
      <w:ins w:id="55" w:author="岡本　俊一" w:date="2023-03-17T11:07:00Z">
        <w:r w:rsidRPr="00B172C5">
          <w:rPr>
            <w:rStyle w:val="af8"/>
            <w:sz w:val="18"/>
            <w:szCs w:val="18"/>
            <w:rPrChange w:id="56" w:author="岡本　俊一" w:date="2023-03-17T11:07:00Z">
              <w:rPr>
                <w:rStyle w:val="af8"/>
              </w:rPr>
            </w:rPrChange>
          </w:rPr>
          <w:footnoteRef/>
        </w:r>
        <w:r w:rsidRPr="00B172C5">
          <w:rPr>
            <w:sz w:val="18"/>
            <w:szCs w:val="18"/>
            <w:rPrChange w:id="57" w:author="岡本　俊一" w:date="2023-03-17T11:07:00Z">
              <w:rPr/>
            </w:rPrChange>
          </w:rPr>
          <w:t xml:space="preserve"> </w:t>
        </w:r>
        <w:r>
          <w:rPr>
            <w:rFonts w:hint="eastAsia"/>
            <w:sz w:val="18"/>
            <w:szCs w:val="18"/>
            <w:lang w:eastAsia="ja-JP"/>
          </w:rPr>
          <w:t>j</w:t>
        </w:r>
        <w:r w:rsidRPr="00B172C5">
          <w:rPr>
            <w:sz w:val="18"/>
            <w:szCs w:val="18"/>
            <w:lang w:eastAsia="ja-JP"/>
            <w:rPrChange w:id="58" w:author="岡本　俊一" w:date="2023-03-17T11:07:00Z">
              <w:rPr>
                <w:lang w:eastAsia="ja-JP"/>
              </w:rPr>
            </w:rPrChange>
          </w:rPr>
          <w:t>Grants</w:t>
        </w:r>
        <w:r w:rsidRPr="00B172C5">
          <w:rPr>
            <w:rFonts w:hint="eastAsia"/>
            <w:sz w:val="18"/>
            <w:szCs w:val="18"/>
            <w:lang w:eastAsia="ja-JP"/>
            <w:rPrChange w:id="59" w:author="岡本　俊一" w:date="2023-03-17T11:07:00Z">
              <w:rPr>
                <w:rFonts w:hint="eastAsia"/>
                <w:lang w:eastAsia="ja-JP"/>
              </w:rPr>
            </w:rPrChange>
          </w:rPr>
          <w:t>とは、デジタル庁が運営する</w:t>
        </w:r>
      </w:ins>
      <w:ins w:id="60" w:author="岡本　俊一" w:date="2023-03-17T11:08:00Z">
        <w:r>
          <w:rPr>
            <w:rFonts w:hint="eastAsia"/>
            <w:sz w:val="18"/>
            <w:szCs w:val="18"/>
            <w:lang w:eastAsia="ja-JP"/>
          </w:rPr>
          <w:t>国や自治体の</w:t>
        </w:r>
      </w:ins>
      <w:ins w:id="61" w:author="岡本　俊一" w:date="2023-03-17T11:07:00Z">
        <w:r w:rsidRPr="00B172C5">
          <w:rPr>
            <w:rFonts w:hint="eastAsia"/>
            <w:sz w:val="18"/>
            <w:szCs w:val="18"/>
            <w:lang w:eastAsia="ja-JP"/>
            <w:rPrChange w:id="62" w:author="岡本　俊一" w:date="2023-03-17T11:07:00Z">
              <w:rPr>
                <w:rFonts w:hint="eastAsia"/>
                <w:lang w:eastAsia="ja-JP"/>
              </w:rPr>
            </w:rPrChange>
          </w:rPr>
          <w:t>補助金</w:t>
        </w:r>
      </w:ins>
      <w:ins w:id="63" w:author="岡本　俊一" w:date="2023-03-17T11:08:00Z">
        <w:r>
          <w:rPr>
            <w:rFonts w:hint="eastAsia"/>
            <w:sz w:val="18"/>
            <w:szCs w:val="18"/>
            <w:lang w:eastAsia="ja-JP"/>
          </w:rPr>
          <w:t>の電子申請システム。</w:t>
        </w:r>
      </w:ins>
    </w:p>
  </w:footnote>
  <w:footnote w:id="5">
    <w:p w14:paraId="2096EA68" w14:textId="77777777" w:rsidR="00452D42" w:rsidRPr="00F10D94" w:rsidRDefault="00452D42" w:rsidP="00FC7963">
      <w:pPr>
        <w:pStyle w:val="af5"/>
        <w:rPr>
          <w:sz w:val="18"/>
          <w:szCs w:val="18"/>
        </w:rPr>
      </w:pPr>
      <w:r w:rsidRPr="00F10D94">
        <w:rPr>
          <w:rStyle w:val="af8"/>
          <w:sz w:val="18"/>
          <w:szCs w:val="18"/>
        </w:rPr>
        <w:footnoteRef/>
      </w:r>
      <w:r w:rsidRPr="00F10D94">
        <w:rPr>
          <w:sz w:val="18"/>
          <w:szCs w:val="18"/>
        </w:rPr>
        <w:t xml:space="preserve"> </w:t>
      </w:r>
      <w:r>
        <w:rPr>
          <w:rFonts w:hint="eastAsia"/>
          <w:sz w:val="18"/>
          <w:szCs w:val="18"/>
          <w:lang w:eastAsia="ja-JP"/>
        </w:rPr>
        <w:t>出所）</w:t>
      </w:r>
      <w:r w:rsidRPr="00F10D94">
        <w:rPr>
          <w:rFonts w:hint="eastAsia"/>
          <w:sz w:val="18"/>
          <w:szCs w:val="18"/>
        </w:rPr>
        <w:t>中小企業経営強化税制において工業会証明書は確定申告書別表明細の「参考資料」としての扱い。</w:t>
      </w:r>
      <w:r w:rsidRPr="00F10D94">
        <w:rPr>
          <w:sz w:val="18"/>
          <w:szCs w:val="18"/>
        </w:rPr>
        <w:t>https://www.nta.go.jp/taxes/shiraberu/taxanswer/hojin/5434.htm</w:t>
      </w:r>
    </w:p>
  </w:footnote>
  <w:footnote w:id="6">
    <w:p w14:paraId="58AB5778" w14:textId="77777777" w:rsidR="00452D42" w:rsidRPr="00F10D94" w:rsidRDefault="00452D42" w:rsidP="00FC7963">
      <w:pPr>
        <w:pStyle w:val="af5"/>
        <w:rPr>
          <w:sz w:val="18"/>
          <w:szCs w:val="18"/>
        </w:rPr>
      </w:pPr>
      <w:r w:rsidRPr="00F10D94">
        <w:rPr>
          <w:rStyle w:val="af8"/>
          <w:sz w:val="18"/>
          <w:szCs w:val="18"/>
        </w:rPr>
        <w:footnoteRef/>
      </w:r>
      <w:r w:rsidRPr="00F10D94">
        <w:rPr>
          <w:sz w:val="18"/>
          <w:szCs w:val="18"/>
        </w:rPr>
        <w:t xml:space="preserve"> </w:t>
      </w:r>
      <w:r>
        <w:rPr>
          <w:rFonts w:hint="eastAsia"/>
          <w:sz w:val="18"/>
          <w:szCs w:val="18"/>
          <w:lang w:eastAsia="ja-JP"/>
        </w:rPr>
        <w:t>出所）</w:t>
      </w:r>
      <w:r w:rsidRPr="00F10D94">
        <w:rPr>
          <w:rFonts w:hint="eastAsia"/>
          <w:sz w:val="18"/>
          <w:szCs w:val="18"/>
        </w:rPr>
        <w:t>中小企業経営力向上計画の申請では、中小企業経営強化税制</w:t>
      </w:r>
      <w:r w:rsidRPr="00F10D94">
        <w:rPr>
          <w:sz w:val="18"/>
          <w:szCs w:val="18"/>
        </w:rPr>
        <w:t>A</w:t>
      </w:r>
      <w:r w:rsidRPr="00F10D94">
        <w:rPr>
          <w:rFonts w:hint="eastAsia"/>
          <w:sz w:val="18"/>
          <w:szCs w:val="18"/>
        </w:rPr>
        <w:t>類型の適用を受けたい場合には、工業会証明書の文書番号の記載が要求されると共に、工業会証明書の写しを添付することとされている。</w:t>
      </w:r>
    </w:p>
    <w:p w14:paraId="40477F92" w14:textId="77777777" w:rsidR="00452D42" w:rsidRPr="00F10D94" w:rsidRDefault="00452D42" w:rsidP="00FC7963">
      <w:pPr>
        <w:pStyle w:val="af5"/>
        <w:rPr>
          <w:sz w:val="18"/>
          <w:szCs w:val="18"/>
        </w:rPr>
      </w:pPr>
      <w:r w:rsidRPr="00F10D94">
        <w:rPr>
          <w:sz w:val="18"/>
          <w:szCs w:val="18"/>
        </w:rPr>
        <w:t>https://www.chusho.meti.go.jp/keiei/kyoka/pdf/tebiki_keieiryoku.pdf</w:t>
      </w:r>
    </w:p>
    <w:p w14:paraId="11F5C9E0" w14:textId="77777777" w:rsidR="00452D42" w:rsidRPr="00256DD7" w:rsidRDefault="00452D42" w:rsidP="00FC7963">
      <w:pPr>
        <w:pStyle w:val="af5"/>
      </w:pPr>
    </w:p>
  </w:footnote>
  <w:footnote w:id="7">
    <w:p w14:paraId="1D4E54F1" w14:textId="77777777" w:rsidR="00452D42" w:rsidRPr="00F10D94" w:rsidRDefault="00452D42" w:rsidP="00FC7963">
      <w:pPr>
        <w:pStyle w:val="af5"/>
        <w:rPr>
          <w:sz w:val="18"/>
          <w:szCs w:val="18"/>
        </w:rPr>
      </w:pPr>
      <w:r>
        <w:rPr>
          <w:rStyle w:val="af8"/>
        </w:rPr>
        <w:footnoteRef/>
      </w:r>
      <w:r>
        <w:t xml:space="preserve"> </w:t>
      </w:r>
      <w:r w:rsidRPr="00A86E4C">
        <w:rPr>
          <w:rStyle w:val="afc"/>
          <w:lang w:eastAsia="ja-JP"/>
        </w:rPr>
        <w:t>出所）</w:t>
      </w:r>
      <w:r w:rsidRPr="00F10D94">
        <w:rPr>
          <w:rFonts w:hint="eastAsia"/>
          <w:sz w:val="18"/>
          <w:szCs w:val="18"/>
        </w:rPr>
        <w:t>規制改革推進に関する答申（案）</w:t>
      </w:r>
      <w:r w:rsidRPr="00F10D94">
        <w:rPr>
          <w:sz w:val="18"/>
          <w:szCs w:val="18"/>
        </w:rPr>
        <w:t>P112</w:t>
      </w:r>
    </w:p>
    <w:p w14:paraId="611D6EBA" w14:textId="77777777" w:rsidR="00452D42" w:rsidRPr="00F10D94" w:rsidRDefault="00452D42" w:rsidP="00FC7963">
      <w:pPr>
        <w:pStyle w:val="af5"/>
        <w:rPr>
          <w:sz w:val="18"/>
          <w:szCs w:val="18"/>
        </w:rPr>
      </w:pPr>
      <w:r w:rsidRPr="00F10D94">
        <w:rPr>
          <w:sz w:val="18"/>
          <w:szCs w:val="18"/>
        </w:rPr>
        <w:t>https://www8.cao.go.jp/kisei-kaikaku/kisei/meeting/committee/220527/agenda.html</w:t>
      </w:r>
    </w:p>
    <w:p w14:paraId="412DB2DB" w14:textId="77777777" w:rsidR="00452D42" w:rsidRPr="00EE1D8E" w:rsidRDefault="00452D42" w:rsidP="00FC7963">
      <w:pPr>
        <w:pStyle w:val="af5"/>
      </w:pPr>
      <w:r w:rsidRPr="00F10D94">
        <w:rPr>
          <w:rFonts w:hint="eastAsia"/>
          <w:sz w:val="18"/>
          <w:szCs w:val="18"/>
        </w:rPr>
        <w:t>「経済産業省は、所管する補助金等に係る手続において、書面・押印を求められているとの国民・事業者からの意見が散見されるところ、法令等に基づかない手続も含めて速やかに必要な点検を行い、所管する行政手続における書面・押印見直しを徹底する。」とあり、本件のケースも書面・押印廃止の流れにはある</w:t>
      </w:r>
      <w:r>
        <w:rPr>
          <w:rFonts w:hint="eastAsia"/>
          <w:sz w:val="18"/>
          <w:szCs w:val="18"/>
        </w:rPr>
        <w:t>と認識している</w:t>
      </w:r>
      <w:r w:rsidRPr="00F10D94">
        <w:rPr>
          <w:rFonts w:hint="eastAsia"/>
          <w:sz w:val="18"/>
          <w:szCs w:val="18"/>
        </w:rPr>
        <w:t>。</w:t>
      </w:r>
    </w:p>
  </w:footnote>
  <w:footnote w:id="8">
    <w:p w14:paraId="62D45C49" w14:textId="77777777" w:rsidR="00452D42" w:rsidRDefault="00452D42" w:rsidP="00FC7963">
      <w:pPr>
        <w:pStyle w:val="af5"/>
      </w:pPr>
      <w:r>
        <w:rPr>
          <w:rStyle w:val="af8"/>
        </w:rPr>
        <w:footnoteRef/>
      </w:r>
      <w:r w:rsidRPr="00931A15">
        <w:rPr>
          <w:sz w:val="18"/>
          <w:szCs w:val="18"/>
        </w:rPr>
        <w:t xml:space="preserve"> </w:t>
      </w:r>
      <w:r w:rsidRPr="00D928EE">
        <w:rPr>
          <w:rStyle w:val="afc"/>
          <w:lang w:eastAsia="ja-JP"/>
        </w:rPr>
        <w:t>出所）</w:t>
      </w:r>
      <w:hyperlink r:id="rId1" w:history="1">
        <w:r w:rsidRPr="00D928EE">
          <w:rPr>
            <w:rStyle w:val="afc"/>
          </w:rPr>
          <w:t>https://www.chusho.meti.go.jp/keiei/kyoka/</w:t>
        </w:r>
      </w:hyperlink>
    </w:p>
  </w:footnote>
  <w:footnote w:id="9">
    <w:p w14:paraId="07E5565B" w14:textId="77777777" w:rsidR="00452D42" w:rsidRPr="000C7BBC" w:rsidRDefault="00452D42" w:rsidP="00FC7963">
      <w:pPr>
        <w:pStyle w:val="af5"/>
        <w:rPr>
          <w:sz w:val="18"/>
          <w:szCs w:val="18"/>
        </w:rPr>
      </w:pPr>
      <w:r>
        <w:rPr>
          <w:rStyle w:val="af8"/>
        </w:rPr>
        <w:footnoteRef/>
      </w:r>
      <w:r>
        <w:t xml:space="preserve"> </w:t>
      </w:r>
      <w:r w:rsidRPr="00D928EE">
        <w:rPr>
          <w:rStyle w:val="afc"/>
          <w:lang w:eastAsia="ja-JP"/>
        </w:rPr>
        <w:t>出所）</w:t>
      </w:r>
      <w:hyperlink r:id="rId2" w:history="1">
        <w:r w:rsidRPr="00D928EE">
          <w:rPr>
            <w:rStyle w:val="afc"/>
          </w:rPr>
          <w:t>https://www.meti.go.jp/meti_lib/report/2021FY/000138.pdf</w:t>
        </w:r>
      </w:hyperlink>
    </w:p>
  </w:footnote>
  <w:footnote w:id="10">
    <w:p w14:paraId="7987F527" w14:textId="7F804AB6" w:rsidR="00452D42" w:rsidRDefault="00452D42">
      <w:pPr>
        <w:pStyle w:val="af5"/>
        <w:rPr>
          <w:lang w:eastAsia="ja-JP"/>
        </w:rPr>
      </w:pPr>
      <w:ins w:id="564" w:author="岡本　俊一" w:date="2023-03-17T16:43:00Z">
        <w:r w:rsidRPr="007C2A55">
          <w:rPr>
            <w:rStyle w:val="af8"/>
            <w:sz w:val="18"/>
            <w:szCs w:val="21"/>
            <w:rPrChange w:id="565" w:author="岡本　俊一" w:date="2023-03-17T16:44:00Z">
              <w:rPr>
                <w:rStyle w:val="af8"/>
              </w:rPr>
            </w:rPrChange>
          </w:rPr>
          <w:footnoteRef/>
        </w:r>
        <w:r w:rsidRPr="007C2A55">
          <w:rPr>
            <w:sz w:val="18"/>
            <w:szCs w:val="21"/>
            <w:rPrChange w:id="566" w:author="岡本　俊一" w:date="2023-03-17T16:44:00Z">
              <w:rPr/>
            </w:rPrChange>
          </w:rPr>
          <w:t xml:space="preserve"> </w:t>
        </w:r>
        <w:r w:rsidRPr="007C2A55">
          <w:rPr>
            <w:rFonts w:hint="eastAsia"/>
            <w:sz w:val="18"/>
            <w:szCs w:val="21"/>
            <w:rPrChange w:id="567" w:author="岡本　俊一" w:date="2023-03-17T16:44:00Z">
              <w:rPr>
                <w:rFonts w:hint="eastAsia"/>
              </w:rPr>
            </w:rPrChange>
          </w:rPr>
          <w:t>※</w:t>
        </w:r>
      </w:ins>
      <w:ins w:id="568" w:author="岡本　俊一" w:date="2023-03-17T16:44:00Z">
        <w:r>
          <w:rPr>
            <w:rFonts w:hint="eastAsia"/>
            <w:sz w:val="18"/>
            <w:szCs w:val="21"/>
            <w:lang w:eastAsia="ja-JP"/>
          </w:rPr>
          <w:t>事業者内部の</w:t>
        </w:r>
      </w:ins>
      <w:ins w:id="569" w:author="岡本　俊一" w:date="2023-03-17T16:43:00Z">
        <w:r w:rsidRPr="007C2A55">
          <w:rPr>
            <w:rFonts w:hint="eastAsia"/>
            <w:sz w:val="18"/>
            <w:szCs w:val="21"/>
            <w:rPrChange w:id="570" w:author="岡本　俊一" w:date="2023-03-17T16:44:00Z">
              <w:rPr>
                <w:rFonts w:hint="eastAsia"/>
              </w:rPr>
            </w:rPrChange>
          </w:rPr>
          <w:t>認証基盤システムの</w:t>
        </w:r>
        <w:r w:rsidRPr="007C2A55">
          <w:rPr>
            <w:rFonts w:hint="eastAsia"/>
            <w:sz w:val="18"/>
            <w:szCs w:val="21"/>
            <w:lang w:eastAsia="ja-JP"/>
            <w:rPrChange w:id="571" w:author="岡本　俊一" w:date="2023-03-17T16:44:00Z">
              <w:rPr>
                <w:rFonts w:hint="eastAsia"/>
                <w:lang w:eastAsia="ja-JP"/>
              </w:rPr>
            </w:rPrChange>
          </w:rPr>
          <w:t>事業者に</w:t>
        </w:r>
      </w:ins>
      <w:ins w:id="572" w:author="岡本　俊一" w:date="2023-03-17T16:44:00Z">
        <w:r w:rsidRPr="007C2A55">
          <w:rPr>
            <w:rFonts w:hint="eastAsia"/>
            <w:sz w:val="18"/>
            <w:szCs w:val="21"/>
            <w:lang w:eastAsia="ja-JP"/>
            <w:rPrChange w:id="573" w:author="岡本　俊一" w:date="2023-03-17T16:44:00Z">
              <w:rPr>
                <w:rFonts w:hint="eastAsia"/>
                <w:lang w:eastAsia="ja-JP"/>
              </w:rPr>
            </w:rPrChange>
          </w:rPr>
          <w:t>関連する自然人（代表者等や</w:t>
        </w:r>
      </w:ins>
      <w:ins w:id="574" w:author="岡本　俊一" w:date="2023-03-17T16:43:00Z">
        <w:r w:rsidRPr="007C2A55">
          <w:rPr>
            <w:rFonts w:hint="eastAsia"/>
            <w:sz w:val="18"/>
            <w:szCs w:val="21"/>
            <w:rPrChange w:id="575" w:author="岡本　俊一" w:date="2023-03-17T16:44:00Z">
              <w:rPr>
                <w:rFonts w:hint="eastAsia"/>
              </w:rPr>
            </w:rPrChange>
          </w:rPr>
          <w:t>従業員</w:t>
        </w:r>
      </w:ins>
      <w:ins w:id="576" w:author="岡本　俊一" w:date="2023-03-17T16:44:00Z">
        <w:r w:rsidRPr="007C2A55">
          <w:rPr>
            <w:rFonts w:hint="eastAsia"/>
            <w:sz w:val="18"/>
            <w:szCs w:val="21"/>
            <w:lang w:eastAsia="ja-JP"/>
            <w:rPrChange w:id="577" w:author="岡本　俊一" w:date="2023-03-17T16:44:00Z">
              <w:rPr>
                <w:rFonts w:hint="eastAsia"/>
                <w:lang w:eastAsia="ja-JP"/>
              </w:rPr>
            </w:rPrChange>
          </w:rPr>
          <w:t>等）</w:t>
        </w:r>
      </w:ins>
      <w:ins w:id="578" w:author="岡本　俊一" w:date="2023-03-17T16:43:00Z">
        <w:r w:rsidRPr="007C2A55">
          <w:rPr>
            <w:rFonts w:hint="eastAsia"/>
            <w:sz w:val="18"/>
            <w:szCs w:val="21"/>
            <w:rPrChange w:id="579" w:author="岡本　俊一" w:date="2023-03-17T16:44:00Z">
              <w:rPr>
                <w:rFonts w:hint="eastAsia"/>
              </w:rPr>
            </w:rPrChange>
          </w:rPr>
          <w:t>を示す固有の</w:t>
        </w:r>
        <w:r w:rsidRPr="007C2A55">
          <w:rPr>
            <w:sz w:val="18"/>
            <w:szCs w:val="21"/>
            <w:rPrChange w:id="580" w:author="岡本　俊一" w:date="2023-03-17T16:44:00Z">
              <w:rPr/>
            </w:rPrChange>
          </w:rPr>
          <w:t>ID</w:t>
        </w:r>
      </w:ins>
    </w:p>
  </w:footnote>
  <w:footnote w:id="11">
    <w:p w14:paraId="5C11726D" w14:textId="77777777" w:rsidR="00452D42" w:rsidRDefault="00452D42" w:rsidP="00452D42">
      <w:pPr>
        <w:pStyle w:val="af5"/>
        <w:rPr>
          <w:ins w:id="592" w:author="Tanaka Takehiko" w:date="2023-03-20T18:27:00Z"/>
          <w:lang w:eastAsia="ja-JP"/>
        </w:rPr>
      </w:pPr>
      <w:ins w:id="593" w:author="Tanaka Takehiko" w:date="2023-03-20T18:27:00Z">
        <w:r>
          <w:rPr>
            <w:rStyle w:val="af8"/>
          </w:rPr>
          <w:footnoteRef/>
        </w:r>
        <w:r>
          <w:t xml:space="preserve"> </w:t>
        </w:r>
        <w:r w:rsidRPr="0019475F">
          <w:rPr>
            <w:rFonts w:asciiTheme="majorHAnsi" w:eastAsiaTheme="majorHAnsi" w:hAnsiTheme="majorHAnsi" w:hint="eastAsia"/>
            <w:color w:val="000000" w:themeColor="text1"/>
          </w:rPr>
          <w:t>https://schema.org/Person</w:t>
        </w:r>
        <w:r>
          <w:rPr>
            <w:rStyle w:val="ac"/>
          </w:rPr>
          <w:annotationRef/>
        </w:r>
      </w:ins>
    </w:p>
  </w:footnote>
  <w:footnote w:id="12">
    <w:p w14:paraId="71C003A0" w14:textId="7975D58F" w:rsidR="00452D42" w:rsidRPr="006A4FC5" w:rsidRDefault="00452D42" w:rsidP="00452D42">
      <w:pPr>
        <w:pStyle w:val="a4"/>
        <w:ind w:leftChars="0" w:left="420"/>
        <w:rPr>
          <w:ins w:id="598" w:author="Tanaka Takehiko" w:date="2023-03-20T18:28:00Z"/>
          <w:rFonts w:asciiTheme="majorHAnsi" w:eastAsiaTheme="majorHAnsi" w:hAnsiTheme="majorHAnsi"/>
          <w:color w:val="000000" w:themeColor="text1"/>
        </w:rPr>
      </w:pPr>
      <w:ins w:id="599" w:author="Tanaka Takehiko" w:date="2023-03-20T18:28:00Z">
        <w:r>
          <w:rPr>
            <w:rStyle w:val="af8"/>
          </w:rPr>
          <w:footnoteRef/>
        </w:r>
        <w:r w:rsidRPr="0019475F">
          <w:rPr>
            <w:rFonts w:asciiTheme="majorHAnsi" w:eastAsiaTheme="majorHAnsi" w:hAnsiTheme="majorHAnsi" w:hint="eastAsia"/>
            <w:color w:val="000000" w:themeColor="text1"/>
          </w:rPr>
          <w:t>https://schema.org/Product</w:t>
        </w:r>
      </w:ins>
    </w:p>
    <w:p w14:paraId="0BE50920" w14:textId="2EADABE5" w:rsidR="00452D42" w:rsidRDefault="00452D42">
      <w:pPr>
        <w:pStyle w:val="af5"/>
        <w:rPr>
          <w:lang w:eastAsia="ja-JP"/>
        </w:rPr>
      </w:pPr>
    </w:p>
  </w:footnote>
  <w:footnote w:id="13">
    <w:p w14:paraId="35AB0721" w14:textId="77777777" w:rsidR="008A6ACD" w:rsidRDefault="00856837" w:rsidP="008A6ACD">
      <w:pPr>
        <w:pStyle w:val="af5"/>
        <w:rPr>
          <w:ins w:id="960" w:author="岡本　俊一" w:date="2023-03-22T13:17:00Z"/>
          <w:rFonts w:asciiTheme="majorHAnsi" w:eastAsiaTheme="majorHAnsi" w:hAnsiTheme="majorHAnsi" w:cs="Century"/>
          <w:kern w:val="0"/>
          <w:sz w:val="18"/>
          <w:szCs w:val="18"/>
          <w:lang w:val="en-US" w:eastAsia="ja-JP"/>
        </w:rPr>
      </w:pPr>
      <w:ins w:id="961" w:author="岡本　俊一" w:date="2023-03-22T13:14:00Z">
        <w:r>
          <w:rPr>
            <w:rStyle w:val="af8"/>
          </w:rPr>
          <w:footnoteRef/>
        </w:r>
        <w:r>
          <w:t xml:space="preserve"> </w:t>
        </w:r>
      </w:ins>
      <w:ins w:id="962" w:author="岡本　俊一" w:date="2023-03-22T13:16:00Z">
        <w:r w:rsidR="00925D4E" w:rsidRPr="008A6ACD">
          <w:rPr>
            <w:rFonts w:asciiTheme="majorHAnsi" w:eastAsiaTheme="majorHAnsi" w:hAnsiTheme="majorHAnsi" w:cs="Century"/>
            <w:kern w:val="0"/>
            <w:sz w:val="18"/>
            <w:szCs w:val="18"/>
            <w:lang w:val="en-US" w:eastAsia="ja-JP"/>
            <w:rPrChange w:id="963" w:author="岡本　俊一" w:date="2023-03-22T13:17:00Z">
              <w:rPr/>
            </w:rPrChange>
          </w:rPr>
          <w:fldChar w:fldCharType="begin"/>
        </w:r>
        <w:r w:rsidR="00925D4E" w:rsidRPr="008A6ACD">
          <w:rPr>
            <w:rFonts w:asciiTheme="majorHAnsi" w:eastAsiaTheme="majorHAnsi" w:hAnsiTheme="majorHAnsi" w:cs="Century"/>
            <w:kern w:val="0"/>
            <w:sz w:val="18"/>
            <w:szCs w:val="18"/>
            <w:lang w:val="en-US" w:eastAsia="ja-JP"/>
            <w:rPrChange w:id="964" w:author="岡本　俊一" w:date="2023-03-22T13:17:00Z">
              <w:rPr/>
            </w:rPrChange>
          </w:rPr>
          <w:instrText xml:space="preserve"> HYPERLINK "</w:instrText>
        </w:r>
      </w:ins>
      <w:ins w:id="965" w:author="岡本　俊一" w:date="2023-03-22T13:15:00Z">
        <w:r w:rsidR="00925D4E" w:rsidRPr="008A6ACD">
          <w:rPr>
            <w:rFonts w:asciiTheme="majorHAnsi" w:eastAsiaTheme="majorHAnsi" w:hAnsiTheme="majorHAnsi" w:cs="Century"/>
            <w:kern w:val="0"/>
            <w:sz w:val="18"/>
            <w:szCs w:val="18"/>
            <w:lang w:val="en-US" w:eastAsia="ja-JP"/>
            <w:rPrChange w:id="966" w:author="岡本　俊一" w:date="2023-03-22T13:17:00Z">
              <w:rPr/>
            </w:rPrChange>
          </w:rPr>
          <w:instrText>https://www.digital.go.jp/policies/priority-policy-program/</w:instrText>
        </w:r>
      </w:ins>
      <w:ins w:id="967" w:author="岡本　俊一" w:date="2023-03-22T13:16:00Z">
        <w:r w:rsidR="00925D4E" w:rsidRPr="008A6ACD">
          <w:rPr>
            <w:rFonts w:asciiTheme="majorHAnsi" w:eastAsiaTheme="majorHAnsi" w:hAnsiTheme="majorHAnsi" w:cs="Century"/>
            <w:kern w:val="0"/>
            <w:sz w:val="18"/>
            <w:szCs w:val="18"/>
            <w:lang w:val="en-US" w:eastAsia="ja-JP"/>
            <w:rPrChange w:id="968" w:author="岡本　俊一" w:date="2023-03-22T13:17:00Z">
              <w:rPr/>
            </w:rPrChange>
          </w:rPr>
          <w:instrText xml:space="preserve">" </w:instrText>
        </w:r>
        <w:r w:rsidR="00925D4E" w:rsidRPr="009234B6">
          <w:rPr>
            <w:rFonts w:asciiTheme="majorHAnsi" w:eastAsiaTheme="majorHAnsi" w:hAnsiTheme="majorHAnsi" w:cs="Century"/>
            <w:kern w:val="0"/>
            <w:sz w:val="18"/>
            <w:szCs w:val="18"/>
            <w:lang w:val="en-US" w:eastAsia="ja-JP"/>
          </w:rPr>
        </w:r>
        <w:r w:rsidR="00925D4E" w:rsidRPr="008A6ACD">
          <w:rPr>
            <w:rFonts w:asciiTheme="majorHAnsi" w:eastAsiaTheme="majorHAnsi" w:hAnsiTheme="majorHAnsi" w:cs="Century"/>
            <w:kern w:val="0"/>
            <w:sz w:val="18"/>
            <w:szCs w:val="18"/>
            <w:lang w:val="en-US" w:eastAsia="ja-JP"/>
            <w:rPrChange w:id="969" w:author="岡本　俊一" w:date="2023-03-22T13:17:00Z">
              <w:rPr/>
            </w:rPrChange>
          </w:rPr>
          <w:fldChar w:fldCharType="separate"/>
        </w:r>
      </w:ins>
      <w:ins w:id="970" w:author="岡本　俊一" w:date="2023-03-22T13:15:00Z">
        <w:r w:rsidR="00925D4E" w:rsidRPr="008A6ACD">
          <w:rPr>
            <w:rFonts w:asciiTheme="majorHAnsi" w:eastAsiaTheme="majorHAnsi" w:hAnsiTheme="majorHAnsi" w:cs="Century"/>
            <w:kern w:val="0"/>
            <w:sz w:val="18"/>
            <w:szCs w:val="18"/>
            <w:lang w:val="en-US" w:eastAsia="ja-JP"/>
            <w:rPrChange w:id="971" w:author="岡本　俊一" w:date="2023-03-22T13:17:00Z">
              <w:rPr>
                <w:rStyle w:val="a6"/>
              </w:rPr>
            </w:rPrChange>
          </w:rPr>
          <w:t>https://www.digital.go.jp/policies/priority-policy-program/</w:t>
        </w:r>
      </w:ins>
      <w:ins w:id="972" w:author="岡本　俊一" w:date="2023-03-22T13:16:00Z">
        <w:r w:rsidR="00925D4E" w:rsidRPr="008A6ACD">
          <w:rPr>
            <w:rFonts w:asciiTheme="majorHAnsi" w:eastAsiaTheme="majorHAnsi" w:hAnsiTheme="majorHAnsi" w:cs="Century"/>
            <w:kern w:val="0"/>
            <w:sz w:val="18"/>
            <w:szCs w:val="18"/>
            <w:lang w:val="en-US" w:eastAsia="ja-JP"/>
            <w:rPrChange w:id="973" w:author="岡本　俊一" w:date="2023-03-22T13:17:00Z">
              <w:rPr/>
            </w:rPrChange>
          </w:rPr>
          <w:fldChar w:fldCharType="end"/>
        </w:r>
      </w:ins>
      <w:ins w:id="974" w:author="岡本　俊一" w:date="2023-03-22T13:15:00Z">
        <w:r w:rsidR="0039043F" w:rsidRPr="008A6ACD">
          <w:rPr>
            <w:rFonts w:asciiTheme="majorHAnsi" w:eastAsiaTheme="majorHAnsi" w:hAnsiTheme="majorHAnsi" w:cs="Century" w:hint="eastAsia"/>
            <w:kern w:val="0"/>
            <w:sz w:val="18"/>
            <w:szCs w:val="18"/>
            <w:lang w:val="en-US" w:eastAsia="ja-JP"/>
            <w:rPrChange w:id="975" w:author="岡本　俊一" w:date="2023-03-22T13:17:00Z">
              <w:rPr>
                <w:rFonts w:hint="eastAsia"/>
                <w:lang w:eastAsia="ja-JP"/>
              </w:rPr>
            </w:rPrChange>
          </w:rPr>
          <w:t xml:space="preserve">　</w:t>
        </w:r>
      </w:ins>
    </w:p>
    <w:p w14:paraId="1DA3D8B0" w14:textId="3B04D3BF" w:rsidR="00856837" w:rsidRDefault="00BA5EDE">
      <w:pPr>
        <w:pStyle w:val="af5"/>
        <w:ind w:firstLineChars="100" w:firstLine="180"/>
        <w:rPr>
          <w:lang w:eastAsia="ja-JP"/>
        </w:rPr>
        <w:pPrChange w:id="976" w:author="岡本　俊一" w:date="2023-03-22T13:17:00Z">
          <w:pPr>
            <w:pStyle w:val="af5"/>
          </w:pPr>
        </w:pPrChange>
      </w:pPr>
      <w:ins w:id="977" w:author="岡本　俊一" w:date="2023-03-22T13:20:00Z">
        <w:r>
          <w:rPr>
            <w:rFonts w:asciiTheme="majorHAnsi" w:eastAsiaTheme="majorHAnsi" w:hAnsiTheme="majorHAnsi" w:cs="Century" w:hint="eastAsia"/>
            <w:kern w:val="0"/>
            <w:sz w:val="18"/>
            <w:szCs w:val="18"/>
            <w:lang w:val="en-US" w:eastAsia="ja-JP"/>
          </w:rPr>
          <w:t xml:space="preserve">デジタル庁：　</w:t>
        </w:r>
      </w:ins>
      <w:ins w:id="978" w:author="岡本　俊一" w:date="2023-03-22T13:19:00Z">
        <w:r w:rsidR="008C4AE6" w:rsidRPr="008C4AE6">
          <w:rPr>
            <w:rFonts w:asciiTheme="majorHAnsi" w:eastAsiaTheme="majorHAnsi" w:hAnsiTheme="majorHAnsi" w:cs="Century" w:hint="eastAsia"/>
            <w:kern w:val="0"/>
            <w:sz w:val="18"/>
            <w:szCs w:val="18"/>
            <w:lang w:val="en-US" w:eastAsia="ja-JP"/>
          </w:rPr>
          <w:t>ホーム</w:t>
        </w:r>
      </w:ins>
      <w:ins w:id="979" w:author="岡本　俊一" w:date="2023-03-22T13:20:00Z">
        <w:r w:rsidR="008C4AE6">
          <w:rPr>
            <w:rFonts w:asciiTheme="majorHAnsi" w:eastAsiaTheme="majorHAnsi" w:hAnsiTheme="majorHAnsi" w:cs="Century" w:hint="eastAsia"/>
            <w:kern w:val="0"/>
            <w:sz w:val="18"/>
            <w:szCs w:val="18"/>
            <w:lang w:val="en-US" w:eastAsia="ja-JP"/>
          </w:rPr>
          <w:t>＞</w:t>
        </w:r>
      </w:ins>
      <w:ins w:id="980" w:author="岡本　俊一" w:date="2023-03-22T13:19:00Z">
        <w:r w:rsidR="008C4AE6" w:rsidRPr="008C4AE6">
          <w:rPr>
            <w:rFonts w:asciiTheme="majorHAnsi" w:eastAsiaTheme="majorHAnsi" w:hAnsiTheme="majorHAnsi" w:cs="Century" w:hint="eastAsia"/>
            <w:kern w:val="0"/>
            <w:sz w:val="18"/>
            <w:szCs w:val="18"/>
            <w:lang w:val="en-US" w:eastAsia="ja-JP"/>
          </w:rPr>
          <w:t>政策</w:t>
        </w:r>
      </w:ins>
      <w:ins w:id="981" w:author="岡本　俊一" w:date="2023-03-22T13:20:00Z">
        <w:r w:rsidR="008C4AE6">
          <w:rPr>
            <w:rFonts w:asciiTheme="majorHAnsi" w:eastAsiaTheme="majorHAnsi" w:hAnsiTheme="majorHAnsi" w:cs="Century" w:hint="eastAsia"/>
            <w:kern w:val="0"/>
            <w:sz w:val="18"/>
            <w:szCs w:val="18"/>
            <w:lang w:val="en-US" w:eastAsia="ja-JP"/>
          </w:rPr>
          <w:t>＞</w:t>
        </w:r>
      </w:ins>
      <w:ins w:id="982" w:author="岡本　俊一" w:date="2023-03-22T13:19:00Z">
        <w:r w:rsidR="008C4AE6" w:rsidRPr="008C4AE6">
          <w:rPr>
            <w:rFonts w:asciiTheme="majorHAnsi" w:eastAsiaTheme="majorHAnsi" w:hAnsiTheme="majorHAnsi" w:cs="Century" w:hint="eastAsia"/>
            <w:kern w:val="0"/>
            <w:sz w:val="18"/>
            <w:szCs w:val="18"/>
            <w:lang w:val="en-US" w:eastAsia="ja-JP"/>
          </w:rPr>
          <w:t>デジタル社会の実現に向けた重点計画</w:t>
        </w:r>
      </w:ins>
    </w:p>
  </w:footnote>
  <w:footnote w:id="14">
    <w:p w14:paraId="548A8E69" w14:textId="78047CBD" w:rsidR="00B76B8E" w:rsidRDefault="00B76B8E">
      <w:pPr>
        <w:pStyle w:val="af5"/>
        <w:rPr>
          <w:lang w:eastAsia="ja-JP"/>
        </w:rPr>
      </w:pPr>
      <w:ins w:id="1004" w:author="岡本　俊一" w:date="2023-03-22T13:29:00Z">
        <w:r>
          <w:rPr>
            <w:rStyle w:val="af8"/>
          </w:rPr>
          <w:footnoteRef/>
        </w:r>
        <w:r>
          <w:t xml:space="preserve"> </w:t>
        </w:r>
        <w:r w:rsidRPr="0090133A">
          <w:rPr>
            <w:rFonts w:asciiTheme="minorEastAsia" w:eastAsiaTheme="minorEastAsia" w:hAnsiTheme="minorEastAsia" w:hint="eastAsia"/>
            <w:sz w:val="18"/>
            <w:szCs w:val="21"/>
            <w:lang w:eastAsia="ja-JP"/>
            <w:rPrChange w:id="1005" w:author="岡本　俊一" w:date="2023-03-22T13:36:00Z">
              <w:rPr>
                <w:rFonts w:hint="eastAsia"/>
                <w:lang w:eastAsia="ja-JP"/>
              </w:rPr>
            </w:rPrChange>
          </w:rPr>
          <w:t>身元確認</w:t>
        </w:r>
      </w:ins>
      <w:ins w:id="1006" w:author="岡本　俊一" w:date="2023-03-22T13:40:00Z">
        <w:r w:rsidR="002E12E3">
          <w:rPr>
            <w:rFonts w:asciiTheme="minorEastAsia" w:eastAsiaTheme="minorEastAsia" w:hAnsiTheme="minorEastAsia" w:hint="eastAsia"/>
            <w:sz w:val="18"/>
            <w:szCs w:val="21"/>
            <w:lang w:eastAsia="ja-JP"/>
          </w:rPr>
          <w:t>。</w:t>
        </w:r>
      </w:ins>
      <w:ins w:id="1007" w:author="岡本　俊一" w:date="2023-03-22T13:39:00Z">
        <w:r w:rsidR="00B852FC" w:rsidRPr="00B852FC">
          <w:rPr>
            <w:rFonts w:asciiTheme="minorEastAsia" w:eastAsiaTheme="minorEastAsia" w:hAnsiTheme="minorEastAsia" w:hint="eastAsia"/>
            <w:sz w:val="18"/>
            <w:szCs w:val="21"/>
            <w:lang w:eastAsia="ja-JP"/>
          </w:rPr>
          <w:t>事業者の場合には、</w:t>
        </w:r>
      </w:ins>
      <w:ins w:id="1008" w:author="岡本　俊一" w:date="2023-03-22T13:40:00Z">
        <w:r w:rsidR="002E12E3">
          <w:rPr>
            <w:rFonts w:asciiTheme="minorEastAsia" w:eastAsiaTheme="minorEastAsia" w:hAnsiTheme="minorEastAsia" w:hint="eastAsia"/>
            <w:sz w:val="18"/>
            <w:szCs w:val="21"/>
            <w:lang w:eastAsia="ja-JP"/>
          </w:rPr>
          <w:t>例えば、</w:t>
        </w:r>
      </w:ins>
      <w:ins w:id="1009" w:author="岡本　俊一" w:date="2023-03-22T13:39:00Z">
        <w:r w:rsidR="00B852FC" w:rsidRPr="00B852FC">
          <w:rPr>
            <w:rFonts w:asciiTheme="minorEastAsia" w:eastAsiaTheme="minorEastAsia" w:hAnsiTheme="minorEastAsia" w:hint="eastAsia"/>
            <w:sz w:val="18"/>
            <w:szCs w:val="21"/>
            <w:lang w:eastAsia="ja-JP"/>
          </w:rPr>
          <w:t>登記等の確認による事業者としての実在性確認や代表者の実在性確認などが含まれる。</w:t>
        </w:r>
      </w:ins>
    </w:p>
  </w:footnote>
  <w:footnote w:id="15">
    <w:p w14:paraId="08AD6AB3" w14:textId="4A3D1D98" w:rsidR="004419F7" w:rsidRPr="0090133A" w:rsidRDefault="004419F7">
      <w:pPr>
        <w:pStyle w:val="af5"/>
        <w:rPr>
          <w:rFonts w:asciiTheme="minorEastAsia" w:eastAsiaTheme="minorEastAsia" w:hAnsiTheme="minorEastAsia"/>
          <w:lang w:eastAsia="ja-JP"/>
          <w:rPrChange w:id="1014" w:author="岡本　俊一" w:date="2023-03-22T13:36:00Z">
            <w:rPr>
              <w:lang w:eastAsia="ja-JP"/>
            </w:rPr>
          </w:rPrChange>
        </w:rPr>
      </w:pPr>
      <w:ins w:id="1015" w:author="岡本　俊一" w:date="2023-03-22T13:29:00Z">
        <w:r>
          <w:rPr>
            <w:rStyle w:val="af8"/>
          </w:rPr>
          <w:footnoteRef/>
        </w:r>
        <w:r>
          <w:t xml:space="preserve"> </w:t>
        </w:r>
      </w:ins>
      <w:ins w:id="1016" w:author="岡本　俊一" w:date="2023-03-22T13:36:00Z">
        <w:r w:rsidR="0043727A" w:rsidRPr="0090133A">
          <w:rPr>
            <w:rFonts w:asciiTheme="minorEastAsia" w:eastAsiaTheme="minorEastAsia" w:hAnsiTheme="minorEastAsia"/>
            <w:sz w:val="18"/>
            <w:szCs w:val="21"/>
            <w:lang w:eastAsia="ja-JP"/>
            <w:rPrChange w:id="1017" w:author="岡本　俊一" w:date="2023-03-22T13:36:00Z">
              <w:rPr>
                <w:sz w:val="18"/>
                <w:szCs w:val="21"/>
                <w:lang w:eastAsia="ja-JP"/>
              </w:rPr>
            </w:rPrChange>
          </w:rPr>
          <w:t>Customer Due Diligence</w:t>
        </w:r>
      </w:ins>
      <w:ins w:id="1018" w:author="岡本　俊一" w:date="2023-03-22T13:40:00Z">
        <w:r w:rsidR="002E12E3">
          <w:rPr>
            <w:rFonts w:asciiTheme="minorEastAsia" w:eastAsiaTheme="minorEastAsia" w:hAnsiTheme="minorEastAsia" w:hint="eastAsia"/>
            <w:sz w:val="18"/>
            <w:szCs w:val="21"/>
            <w:lang w:eastAsia="ja-JP"/>
          </w:rPr>
          <w:t>の略</w:t>
        </w:r>
      </w:ins>
      <w:ins w:id="1019" w:author="岡本　俊一" w:date="2023-03-22T13:36:00Z">
        <w:r w:rsidR="0090133A" w:rsidRPr="0090133A">
          <w:rPr>
            <w:rFonts w:asciiTheme="minorEastAsia" w:eastAsiaTheme="minorEastAsia" w:hAnsiTheme="minorEastAsia" w:hint="eastAsia"/>
            <w:sz w:val="18"/>
            <w:szCs w:val="21"/>
            <w:lang w:eastAsia="ja-JP"/>
            <w:rPrChange w:id="1020" w:author="岡本　俊一" w:date="2023-03-22T13:36:00Z">
              <w:rPr>
                <w:rFonts w:hint="eastAsia"/>
                <w:sz w:val="18"/>
                <w:szCs w:val="21"/>
                <w:lang w:eastAsia="ja-JP"/>
              </w:rPr>
            </w:rPrChange>
          </w:rPr>
          <w:t>。</w:t>
        </w:r>
      </w:ins>
      <w:ins w:id="1021" w:author="岡本　俊一" w:date="2023-03-22T13:37:00Z">
        <w:r w:rsidR="00D05788">
          <w:rPr>
            <w:rFonts w:asciiTheme="minorEastAsia" w:eastAsiaTheme="minorEastAsia" w:hAnsiTheme="minorEastAsia" w:hint="eastAsia"/>
            <w:sz w:val="18"/>
            <w:szCs w:val="21"/>
            <w:lang w:eastAsia="ja-JP"/>
          </w:rPr>
          <w:t xml:space="preserve">　</w:t>
        </w:r>
      </w:ins>
      <w:ins w:id="1022" w:author="岡本　俊一" w:date="2023-03-22T13:36:00Z">
        <w:r w:rsidR="0090133A" w:rsidRPr="0090133A">
          <w:rPr>
            <w:rFonts w:asciiTheme="minorEastAsia" w:eastAsiaTheme="minorEastAsia" w:hAnsiTheme="minorEastAsia" w:hint="eastAsia"/>
            <w:sz w:val="18"/>
            <w:szCs w:val="21"/>
            <w:lang w:eastAsia="ja-JP"/>
            <w:rPrChange w:id="1023" w:author="岡本　俊一" w:date="2023-03-22T13:36:00Z">
              <w:rPr>
                <w:rFonts w:hint="eastAsia"/>
                <w:sz w:val="18"/>
                <w:szCs w:val="21"/>
                <w:lang w:eastAsia="ja-JP"/>
              </w:rPr>
            </w:rPrChange>
          </w:rPr>
          <w:t>適切な日本語訳が</w:t>
        </w:r>
      </w:ins>
      <w:ins w:id="1024" w:author="岡本　俊一" w:date="2023-03-22T13:37:00Z">
        <w:r w:rsidR="00D05788">
          <w:rPr>
            <w:rFonts w:asciiTheme="minorEastAsia" w:eastAsiaTheme="minorEastAsia" w:hAnsiTheme="minorEastAsia" w:hint="eastAsia"/>
            <w:sz w:val="18"/>
            <w:szCs w:val="21"/>
            <w:lang w:eastAsia="ja-JP"/>
          </w:rPr>
          <w:t>難しいが、犯罪移転防止法等では顧客管理</w:t>
        </w:r>
        <w:r w:rsidR="006144DA">
          <w:rPr>
            <w:rFonts w:asciiTheme="minorEastAsia" w:eastAsiaTheme="minorEastAsia" w:hAnsiTheme="minorEastAsia" w:hint="eastAsia"/>
            <w:sz w:val="18"/>
            <w:szCs w:val="21"/>
            <w:lang w:eastAsia="ja-JP"/>
          </w:rPr>
          <w:t>等と</w:t>
        </w:r>
      </w:ins>
      <w:ins w:id="1025" w:author="岡本　俊一" w:date="2023-03-22T13:38:00Z">
        <w:r w:rsidR="00F35A2D">
          <w:rPr>
            <w:rFonts w:asciiTheme="minorEastAsia" w:eastAsiaTheme="minorEastAsia" w:hAnsiTheme="minorEastAsia" w:hint="eastAsia"/>
            <w:sz w:val="18"/>
            <w:szCs w:val="21"/>
            <w:lang w:eastAsia="ja-JP"/>
          </w:rPr>
          <w:t>いう表現がされる事もある。</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C4D"/>
    <w:multiLevelType w:val="hybridMultilevel"/>
    <w:tmpl w:val="E27893C8"/>
    <w:lvl w:ilvl="0" w:tplc="9110852A">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1F175E"/>
    <w:multiLevelType w:val="hybridMultilevel"/>
    <w:tmpl w:val="73200C56"/>
    <w:lvl w:ilvl="0" w:tplc="D452D19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EA1924"/>
    <w:multiLevelType w:val="hybridMultilevel"/>
    <w:tmpl w:val="0F8CBC30"/>
    <w:lvl w:ilvl="0" w:tplc="532E8C2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3067C1"/>
    <w:multiLevelType w:val="hybridMultilevel"/>
    <w:tmpl w:val="69DEF7C8"/>
    <w:lvl w:ilvl="0" w:tplc="CE42566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54D0F98"/>
    <w:multiLevelType w:val="hybridMultilevel"/>
    <w:tmpl w:val="A2FC30C2"/>
    <w:lvl w:ilvl="0" w:tplc="CE42566E">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68837EC"/>
    <w:multiLevelType w:val="hybridMultilevel"/>
    <w:tmpl w:val="F80EEE26"/>
    <w:lvl w:ilvl="0" w:tplc="CE42566E">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70156B6"/>
    <w:multiLevelType w:val="hybridMultilevel"/>
    <w:tmpl w:val="ABECF5BC"/>
    <w:lvl w:ilvl="0" w:tplc="F660781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2AE4F6F"/>
    <w:multiLevelType w:val="hybridMultilevel"/>
    <w:tmpl w:val="27DEB2BC"/>
    <w:lvl w:ilvl="0" w:tplc="9F5C389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2E80559"/>
    <w:multiLevelType w:val="hybridMultilevel"/>
    <w:tmpl w:val="AF7EF876"/>
    <w:lvl w:ilvl="0" w:tplc="D452D19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9C37C79"/>
    <w:multiLevelType w:val="hybridMultilevel"/>
    <w:tmpl w:val="DC3473FE"/>
    <w:lvl w:ilvl="0" w:tplc="7AD6F606">
      <w:start w:val="1"/>
      <w:numFmt w:val="decimal"/>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2F11B85"/>
    <w:multiLevelType w:val="hybridMultilevel"/>
    <w:tmpl w:val="1C183F8A"/>
    <w:lvl w:ilvl="0" w:tplc="04090001">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1" w15:restartNumberingAfterBreak="0">
    <w:nsid w:val="57C914BB"/>
    <w:multiLevelType w:val="multilevel"/>
    <w:tmpl w:val="C1080106"/>
    <w:lvl w:ilvl="0">
      <w:start w:val="1"/>
      <w:numFmt w:val="decimal"/>
      <w:pStyle w:val="1"/>
      <w:lvlText w:val="%1"/>
      <w:lvlJc w:val="left"/>
      <w:pPr>
        <w:ind w:left="425" w:hanging="425"/>
      </w:pPr>
      <w:rPr>
        <w:color w:val="auto"/>
      </w:r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B201C0A"/>
    <w:multiLevelType w:val="hybridMultilevel"/>
    <w:tmpl w:val="4A4A464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D7A5C20"/>
    <w:multiLevelType w:val="hybridMultilevel"/>
    <w:tmpl w:val="C8F4F3C6"/>
    <w:lvl w:ilvl="0" w:tplc="CE42566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EE61CE7"/>
    <w:multiLevelType w:val="hybridMultilevel"/>
    <w:tmpl w:val="6248CCE2"/>
    <w:lvl w:ilvl="0" w:tplc="A790CA08">
      <w:start w:val="1"/>
      <w:numFmt w:val="decimal"/>
      <w:lvlText w:val="(%1)"/>
      <w:lvlJc w:val="left"/>
      <w:pPr>
        <w:ind w:left="420" w:hanging="420"/>
      </w:pPr>
    </w:lvl>
    <w:lvl w:ilvl="1" w:tplc="4DA4FF94">
      <w:start w:val="1"/>
      <w:numFmt w:val="lowerLetter"/>
      <w:lvlText w:val="%2."/>
      <w:lvlJc w:val="left"/>
      <w:pPr>
        <w:ind w:left="840" w:hanging="420"/>
      </w:pPr>
    </w:lvl>
    <w:lvl w:ilvl="2" w:tplc="705C0DFA">
      <w:start w:val="1"/>
      <w:numFmt w:val="lowerRoman"/>
      <w:lvlText w:val="%3."/>
      <w:lvlJc w:val="right"/>
      <w:pPr>
        <w:ind w:left="1260" w:hanging="420"/>
      </w:pPr>
    </w:lvl>
    <w:lvl w:ilvl="3" w:tplc="95C2B68C">
      <w:start w:val="1"/>
      <w:numFmt w:val="decimal"/>
      <w:lvlText w:val="%4."/>
      <w:lvlJc w:val="left"/>
      <w:pPr>
        <w:ind w:left="1680" w:hanging="420"/>
      </w:pPr>
    </w:lvl>
    <w:lvl w:ilvl="4" w:tplc="9AAE80A2">
      <w:start w:val="1"/>
      <w:numFmt w:val="lowerLetter"/>
      <w:lvlText w:val="%5."/>
      <w:lvlJc w:val="left"/>
      <w:pPr>
        <w:ind w:left="2100" w:hanging="420"/>
      </w:pPr>
    </w:lvl>
    <w:lvl w:ilvl="5" w:tplc="3CC494C4">
      <w:start w:val="1"/>
      <w:numFmt w:val="lowerRoman"/>
      <w:lvlText w:val="%6."/>
      <w:lvlJc w:val="right"/>
      <w:pPr>
        <w:ind w:left="2520" w:hanging="420"/>
      </w:pPr>
    </w:lvl>
    <w:lvl w:ilvl="6" w:tplc="C4BCE818">
      <w:start w:val="1"/>
      <w:numFmt w:val="decimal"/>
      <w:lvlText w:val="%7."/>
      <w:lvlJc w:val="left"/>
      <w:pPr>
        <w:ind w:left="2940" w:hanging="420"/>
      </w:pPr>
    </w:lvl>
    <w:lvl w:ilvl="7" w:tplc="75D4A1E6">
      <w:start w:val="1"/>
      <w:numFmt w:val="lowerLetter"/>
      <w:lvlText w:val="%8."/>
      <w:lvlJc w:val="left"/>
      <w:pPr>
        <w:ind w:left="3360" w:hanging="420"/>
      </w:pPr>
    </w:lvl>
    <w:lvl w:ilvl="8" w:tplc="8F10D714">
      <w:start w:val="1"/>
      <w:numFmt w:val="lowerRoman"/>
      <w:lvlText w:val="%9."/>
      <w:lvlJc w:val="right"/>
      <w:pPr>
        <w:ind w:left="3780" w:hanging="420"/>
      </w:pPr>
    </w:lvl>
  </w:abstractNum>
  <w:abstractNum w:abstractNumId="15" w15:restartNumberingAfterBreak="0">
    <w:nsid w:val="61390852"/>
    <w:multiLevelType w:val="hybridMultilevel"/>
    <w:tmpl w:val="D7209DF4"/>
    <w:lvl w:ilvl="0" w:tplc="43045CBA">
      <w:start w:val="1"/>
      <w:numFmt w:val="bullet"/>
      <w:lvlText w:val=""/>
      <w:lvlJc w:val="left"/>
      <w:pPr>
        <w:tabs>
          <w:tab w:val="num" w:pos="720"/>
        </w:tabs>
        <w:ind w:left="720" w:hanging="360"/>
      </w:pPr>
      <w:rPr>
        <w:rFonts w:ascii="Wingdings" w:hAnsi="Wingdings" w:hint="default"/>
      </w:rPr>
    </w:lvl>
    <w:lvl w:ilvl="1" w:tplc="C1987A16">
      <w:numFmt w:val="bullet"/>
      <w:lvlText w:val=""/>
      <w:lvlJc w:val="left"/>
      <w:pPr>
        <w:tabs>
          <w:tab w:val="num" w:pos="1440"/>
        </w:tabs>
        <w:ind w:left="1440" w:hanging="360"/>
      </w:pPr>
      <w:rPr>
        <w:rFonts w:ascii="Wingdings" w:hAnsi="Wingdings" w:hint="default"/>
      </w:rPr>
    </w:lvl>
    <w:lvl w:ilvl="2" w:tplc="03448B50" w:tentative="1">
      <w:start w:val="1"/>
      <w:numFmt w:val="bullet"/>
      <w:lvlText w:val=""/>
      <w:lvlJc w:val="left"/>
      <w:pPr>
        <w:tabs>
          <w:tab w:val="num" w:pos="2160"/>
        </w:tabs>
        <w:ind w:left="2160" w:hanging="360"/>
      </w:pPr>
      <w:rPr>
        <w:rFonts w:ascii="Wingdings" w:hAnsi="Wingdings" w:hint="default"/>
      </w:rPr>
    </w:lvl>
    <w:lvl w:ilvl="3" w:tplc="EBA25E4C" w:tentative="1">
      <w:start w:val="1"/>
      <w:numFmt w:val="bullet"/>
      <w:lvlText w:val=""/>
      <w:lvlJc w:val="left"/>
      <w:pPr>
        <w:tabs>
          <w:tab w:val="num" w:pos="2880"/>
        </w:tabs>
        <w:ind w:left="2880" w:hanging="360"/>
      </w:pPr>
      <w:rPr>
        <w:rFonts w:ascii="Wingdings" w:hAnsi="Wingdings" w:hint="default"/>
      </w:rPr>
    </w:lvl>
    <w:lvl w:ilvl="4" w:tplc="1090C3B8" w:tentative="1">
      <w:start w:val="1"/>
      <w:numFmt w:val="bullet"/>
      <w:lvlText w:val=""/>
      <w:lvlJc w:val="left"/>
      <w:pPr>
        <w:tabs>
          <w:tab w:val="num" w:pos="3600"/>
        </w:tabs>
        <w:ind w:left="3600" w:hanging="360"/>
      </w:pPr>
      <w:rPr>
        <w:rFonts w:ascii="Wingdings" w:hAnsi="Wingdings" w:hint="default"/>
      </w:rPr>
    </w:lvl>
    <w:lvl w:ilvl="5" w:tplc="F4F2A360" w:tentative="1">
      <w:start w:val="1"/>
      <w:numFmt w:val="bullet"/>
      <w:lvlText w:val=""/>
      <w:lvlJc w:val="left"/>
      <w:pPr>
        <w:tabs>
          <w:tab w:val="num" w:pos="4320"/>
        </w:tabs>
        <w:ind w:left="4320" w:hanging="360"/>
      </w:pPr>
      <w:rPr>
        <w:rFonts w:ascii="Wingdings" w:hAnsi="Wingdings" w:hint="default"/>
      </w:rPr>
    </w:lvl>
    <w:lvl w:ilvl="6" w:tplc="32764B08" w:tentative="1">
      <w:start w:val="1"/>
      <w:numFmt w:val="bullet"/>
      <w:lvlText w:val=""/>
      <w:lvlJc w:val="left"/>
      <w:pPr>
        <w:tabs>
          <w:tab w:val="num" w:pos="5040"/>
        </w:tabs>
        <w:ind w:left="5040" w:hanging="360"/>
      </w:pPr>
      <w:rPr>
        <w:rFonts w:ascii="Wingdings" w:hAnsi="Wingdings" w:hint="default"/>
      </w:rPr>
    </w:lvl>
    <w:lvl w:ilvl="7" w:tplc="C3FC295E" w:tentative="1">
      <w:start w:val="1"/>
      <w:numFmt w:val="bullet"/>
      <w:lvlText w:val=""/>
      <w:lvlJc w:val="left"/>
      <w:pPr>
        <w:tabs>
          <w:tab w:val="num" w:pos="5760"/>
        </w:tabs>
        <w:ind w:left="5760" w:hanging="360"/>
      </w:pPr>
      <w:rPr>
        <w:rFonts w:ascii="Wingdings" w:hAnsi="Wingdings" w:hint="default"/>
      </w:rPr>
    </w:lvl>
    <w:lvl w:ilvl="8" w:tplc="5D9459F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10562A"/>
    <w:multiLevelType w:val="hybridMultilevel"/>
    <w:tmpl w:val="831437B0"/>
    <w:lvl w:ilvl="0" w:tplc="A35A3CC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6591363D"/>
    <w:multiLevelType w:val="hybridMultilevel"/>
    <w:tmpl w:val="E09AEEA6"/>
    <w:lvl w:ilvl="0" w:tplc="FFFFFFFF">
      <w:start w:val="1"/>
      <w:numFmt w:val="decimal"/>
      <w:lvlText w:val="（%1）"/>
      <w:lvlJc w:val="left"/>
      <w:pPr>
        <w:ind w:left="420" w:hanging="420"/>
      </w:pPr>
      <w:rPr>
        <w:rFonts w:hint="default"/>
      </w:rPr>
    </w:lvl>
    <w:lvl w:ilvl="1" w:tplc="DD44029A">
      <w:start w:val="1"/>
      <w:numFmt w:val="decimalEnclosedCircle"/>
      <w:lvlText w:val="【%2"/>
      <w:lvlJc w:val="left"/>
      <w:pPr>
        <w:ind w:left="780" w:hanging="360"/>
      </w:pPr>
      <w:rPr>
        <w:rFont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8" w15:restartNumberingAfterBreak="0">
    <w:nsid w:val="65AE0296"/>
    <w:multiLevelType w:val="multilevel"/>
    <w:tmpl w:val="5E72B240"/>
    <w:styleLink w:val="10"/>
    <w:lvl w:ilvl="0">
      <w:start w:val="1"/>
      <w:numFmt w:val="decimal"/>
      <w:pStyle w:val="5"/>
      <w:suff w:val="space"/>
      <w:lvlText w:val="%1. "/>
      <w:lvlJc w:val="left"/>
      <w:pPr>
        <w:ind w:left="0" w:firstLine="0"/>
      </w:pPr>
      <w:rPr>
        <w:rFonts w:asciiTheme="majorHAnsi" w:eastAsia="ＭＳ 明朝" w:hAnsiTheme="majorHAnsi" w:hint="eastAsia"/>
        <w:b w:val="0"/>
        <w:i w:val="0"/>
        <w:caps w:val="0"/>
        <w:strike w:val="0"/>
        <w:dstrike w:val="0"/>
        <w:vanish w:val="0"/>
        <w:color w:val="auto"/>
        <w:sz w:val="24"/>
        <w:szCs w:val="28"/>
        <w:u w:val="none"/>
        <w:vertAlign w:val="baseline"/>
        <w:em w:val="none"/>
      </w:rPr>
    </w:lvl>
    <w:lvl w:ilvl="1">
      <w:start w:val="1"/>
      <w:numFmt w:val="decimal"/>
      <w:suff w:val="space"/>
      <w:lvlText w:val="%1.%2 "/>
      <w:lvlJc w:val="left"/>
      <w:pPr>
        <w:ind w:left="0" w:firstLine="0"/>
      </w:pPr>
      <w:rPr>
        <w:rFonts w:asciiTheme="majorHAnsi" w:eastAsia="ＭＳ ゴシック" w:hAnsiTheme="majorHAnsi" w:hint="eastAsia"/>
        <w:b w:val="0"/>
        <w:i w:val="0"/>
        <w:caps w:val="0"/>
        <w:strike w:val="0"/>
        <w:dstrike w:val="0"/>
        <w:vanish w:val="0"/>
        <w:color w:val="auto"/>
        <w:sz w:val="21"/>
        <w:szCs w:val="24"/>
        <w:u w:val="none"/>
        <w:vertAlign w:val="baseline"/>
      </w:rPr>
    </w:lvl>
    <w:lvl w:ilvl="2">
      <w:start w:val="1"/>
      <w:numFmt w:val="decimal"/>
      <w:suff w:val="space"/>
      <w:lvlText w:val="%1.%2.%3  "/>
      <w:lvlJc w:val="left"/>
      <w:pPr>
        <w:ind w:left="0" w:firstLine="0"/>
      </w:pPr>
      <w:rPr>
        <w:rFonts w:asciiTheme="majorHAnsi" w:eastAsia="ＭＳ ゴシック" w:hAnsiTheme="majorHAnsi" w:hint="default"/>
        <w:b w:val="0"/>
        <w:i w:val="0"/>
        <w:caps w:val="0"/>
        <w:strike w:val="0"/>
        <w:dstrike w:val="0"/>
        <w:vanish w:val="0"/>
        <w:color w:val="auto"/>
        <w:spacing w:val="0"/>
        <w:sz w:val="21"/>
        <w:u w:val="none"/>
        <w:vertAlign w:val="baseline"/>
      </w:rPr>
    </w:lvl>
    <w:lvl w:ilvl="3">
      <w:start w:val="1"/>
      <w:numFmt w:val="decimal"/>
      <w:suff w:val="space"/>
      <w:lvlText w:val="%1.%2.%3.%4 "/>
      <w:lvlJc w:val="left"/>
      <w:pPr>
        <w:ind w:left="0" w:firstLine="0"/>
      </w:pPr>
      <w:rPr>
        <w:rFonts w:asciiTheme="majorHAnsi" w:eastAsia="ＭＳ ゴシック" w:hAnsiTheme="majorHAnsi" w:hint="eastAsia"/>
        <w:b w:val="0"/>
        <w:i w:val="0"/>
        <w:sz w:val="21"/>
        <w:szCs w:val="21"/>
      </w:rPr>
    </w:lvl>
    <w:lvl w:ilvl="4">
      <w:start w:val="1"/>
      <w:numFmt w:val="decimal"/>
      <w:suff w:val="nothing"/>
      <w:lvlText w:val="（%5）"/>
      <w:lvlJc w:val="left"/>
      <w:pPr>
        <w:ind w:left="0" w:firstLine="0"/>
      </w:pPr>
      <w:rPr>
        <w:rFonts w:asciiTheme="majorHAnsi" w:eastAsia="ＭＳ ゴシック" w:hAnsiTheme="majorHAnsi" w:hint="eastAsia"/>
        <w:b w:val="0"/>
        <w:i w:val="0"/>
        <w:sz w:val="21"/>
      </w:rPr>
    </w:lvl>
    <w:lvl w:ilvl="5">
      <w:start w:val="1"/>
      <w:numFmt w:val="decimal"/>
      <w:suff w:val="nothing"/>
      <w:lvlText w:val="%6）"/>
      <w:lvlJc w:val="left"/>
      <w:pPr>
        <w:ind w:left="471" w:hanging="329"/>
      </w:pPr>
      <w:rPr>
        <w:rFonts w:asciiTheme="majorHAnsi" w:eastAsia="ＭＳ ゴシック" w:hAnsiTheme="majorHAnsi" w:hint="default"/>
        <w:b w:val="0"/>
        <w:i w:val="0"/>
        <w:color w:val="auto"/>
        <w:sz w:val="21"/>
        <w:u w:val="none"/>
        <w:em w:val="none"/>
      </w:rPr>
    </w:lvl>
    <w:lvl w:ilvl="6">
      <w:start w:val="1"/>
      <w:numFmt w:val="lowerLetter"/>
      <w:suff w:val="nothing"/>
      <w:lvlText w:val="%7）"/>
      <w:lvlJc w:val="left"/>
      <w:pPr>
        <w:ind w:left="567" w:hanging="329"/>
      </w:pPr>
      <w:rPr>
        <w:rFonts w:ascii="Arial" w:eastAsia="ＭＳ ゴシック" w:hAnsi="Arial" w:hint="default"/>
        <w:b w:val="0"/>
        <w:i w:val="0"/>
        <w:color w:val="auto"/>
        <w:sz w:val="21"/>
        <w:u w:val="none"/>
        <w:em w:val="none"/>
      </w:rPr>
    </w:lvl>
    <w:lvl w:ilvl="7">
      <w:start w:val="1"/>
      <w:numFmt w:val="decimal"/>
      <w:lvlText w:val="%1.%2.%3.%4.%5.%6.%7.%8"/>
      <w:lvlJc w:val="left"/>
      <w:pPr>
        <w:tabs>
          <w:tab w:val="num" w:pos="6082"/>
        </w:tabs>
        <w:ind w:left="0" w:firstLine="0"/>
      </w:pPr>
      <w:rPr>
        <w:rFonts w:hint="eastAsia"/>
      </w:rPr>
    </w:lvl>
    <w:lvl w:ilvl="8">
      <w:start w:val="1"/>
      <w:numFmt w:val="decimal"/>
      <w:lvlText w:val="%1.%2.%3.%4.%5.%6.%7.%8.%9"/>
      <w:lvlJc w:val="left"/>
      <w:pPr>
        <w:tabs>
          <w:tab w:val="num" w:pos="6868"/>
        </w:tabs>
        <w:ind w:left="0" w:firstLine="0"/>
      </w:pPr>
      <w:rPr>
        <w:rFonts w:hint="eastAsia"/>
      </w:rPr>
    </w:lvl>
  </w:abstractNum>
  <w:abstractNum w:abstractNumId="19" w15:restartNumberingAfterBreak="0">
    <w:nsid w:val="66A80FDE"/>
    <w:multiLevelType w:val="hybridMultilevel"/>
    <w:tmpl w:val="3B442E5C"/>
    <w:lvl w:ilvl="0" w:tplc="CC0C5BAC">
      <w:numFmt w:val="bullet"/>
      <w:lvlText w:val="●"/>
      <w:lvlJc w:val="left"/>
      <w:pPr>
        <w:ind w:left="570" w:hanging="360"/>
      </w:pPr>
      <w:rPr>
        <w:rFonts w:ascii="ＭＳ 明朝" w:eastAsia="ＭＳ 明朝" w:hAnsi="ＭＳ 明朝" w:cs="Times New Roman"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0" w15:restartNumberingAfterBreak="0">
    <w:nsid w:val="6797463B"/>
    <w:multiLevelType w:val="hybridMultilevel"/>
    <w:tmpl w:val="403A7C80"/>
    <w:lvl w:ilvl="0" w:tplc="CE42566E">
      <w:start w:val="1"/>
      <w:numFmt w:val="decimal"/>
      <w:lvlText w:val="（%1）"/>
      <w:lvlJc w:val="left"/>
      <w:pPr>
        <w:ind w:left="420" w:hanging="420"/>
      </w:pPr>
      <w:rPr>
        <w:rFonts w:hint="default"/>
      </w:rPr>
    </w:lvl>
    <w:lvl w:ilvl="1" w:tplc="B810EB8A">
      <w:start w:val="1"/>
      <w:numFmt w:val="decimalEnclosedCircle"/>
      <w:lvlText w:val="【%2"/>
      <w:lvlJc w:val="left"/>
      <w:pPr>
        <w:ind w:left="780" w:hanging="360"/>
      </w:pPr>
      <w:rPr>
        <w:rFont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90829C1"/>
    <w:multiLevelType w:val="hybridMultilevel"/>
    <w:tmpl w:val="1346C2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A063DD3"/>
    <w:multiLevelType w:val="hybridMultilevel"/>
    <w:tmpl w:val="FD729C8C"/>
    <w:lvl w:ilvl="0" w:tplc="E0BC2926">
      <w:start w:val="1"/>
      <w:numFmt w:val="decimalFullWidth"/>
      <w:lvlText w:val="例%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BD1FFE"/>
    <w:multiLevelType w:val="hybridMultilevel"/>
    <w:tmpl w:val="9332736A"/>
    <w:lvl w:ilvl="0" w:tplc="B8621FAE">
      <w:start w:val="1"/>
      <w:numFmt w:val="lowerLetter"/>
      <w:lvlText w:val="(%1)"/>
      <w:lvlJc w:val="left"/>
      <w:pPr>
        <w:ind w:left="570" w:hanging="360"/>
      </w:pPr>
      <w:rPr>
        <w:rFonts w:hint="default"/>
      </w:rPr>
    </w:lvl>
    <w:lvl w:ilvl="1" w:tplc="1C1CC3E0">
      <w:start w:val="1"/>
      <w:numFmt w:val="decimalEnclosedCircle"/>
      <w:lvlText w:val="%2"/>
      <w:lvlJc w:val="left"/>
      <w:pPr>
        <w:ind w:left="990" w:hanging="360"/>
      </w:pPr>
      <w:rPr>
        <w:rFonts w:eastAsia="Meiryo UI" w:hint="default"/>
        <w:color w:val="000000"/>
      </w:rPr>
    </w:lvl>
    <w:lvl w:ilvl="2" w:tplc="4A52830A">
      <w:start w:val="9"/>
      <w:numFmt w:val="bullet"/>
      <w:lvlText w:val="-"/>
      <w:lvlJc w:val="left"/>
      <w:pPr>
        <w:ind w:left="1410" w:hanging="360"/>
      </w:pPr>
      <w:rPr>
        <w:rFonts w:ascii="Meiryo UI" w:eastAsia="Meiryo UI" w:hAnsi="Meiryo UI" w:cs="Arial" w:hint="eastAsia"/>
      </w:r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6D010F41"/>
    <w:multiLevelType w:val="hybridMultilevel"/>
    <w:tmpl w:val="A2FC30C2"/>
    <w:lvl w:ilvl="0" w:tplc="CE42566E">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6DF466E2"/>
    <w:multiLevelType w:val="hybridMultilevel"/>
    <w:tmpl w:val="71486D1E"/>
    <w:lvl w:ilvl="0" w:tplc="9F5C389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B5C4456"/>
    <w:multiLevelType w:val="hybridMultilevel"/>
    <w:tmpl w:val="D11E2BBA"/>
    <w:lvl w:ilvl="0" w:tplc="0CDA530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E7403BE"/>
    <w:multiLevelType w:val="hybridMultilevel"/>
    <w:tmpl w:val="50C64C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217252904">
    <w:abstractNumId w:val="27"/>
  </w:num>
  <w:num w:numId="2" w16cid:durableId="1412845766">
    <w:abstractNumId w:val="11"/>
  </w:num>
  <w:num w:numId="3" w16cid:durableId="1487354829">
    <w:abstractNumId w:val="13"/>
  </w:num>
  <w:num w:numId="4" w16cid:durableId="813257151">
    <w:abstractNumId w:val="3"/>
  </w:num>
  <w:num w:numId="5" w16cid:durableId="479463699">
    <w:abstractNumId w:val="9"/>
  </w:num>
  <w:num w:numId="6" w16cid:durableId="1188255335">
    <w:abstractNumId w:val="8"/>
  </w:num>
  <w:num w:numId="7" w16cid:durableId="1066761172">
    <w:abstractNumId w:val="5"/>
  </w:num>
  <w:num w:numId="8" w16cid:durableId="1771585039">
    <w:abstractNumId w:val="24"/>
  </w:num>
  <w:num w:numId="9" w16cid:durableId="515776765">
    <w:abstractNumId w:val="20"/>
  </w:num>
  <w:num w:numId="10" w16cid:durableId="433866362">
    <w:abstractNumId w:val="18"/>
  </w:num>
  <w:num w:numId="11" w16cid:durableId="1474366708">
    <w:abstractNumId w:val="19"/>
  </w:num>
  <w:num w:numId="12" w16cid:durableId="1792363087">
    <w:abstractNumId w:val="25"/>
  </w:num>
  <w:num w:numId="13" w16cid:durableId="1059867973">
    <w:abstractNumId w:val="7"/>
  </w:num>
  <w:num w:numId="14" w16cid:durableId="1625841662">
    <w:abstractNumId w:val="23"/>
  </w:num>
  <w:num w:numId="15" w16cid:durableId="644119206">
    <w:abstractNumId w:val="2"/>
  </w:num>
  <w:num w:numId="16" w16cid:durableId="1069109506">
    <w:abstractNumId w:val="14"/>
  </w:num>
  <w:num w:numId="17" w16cid:durableId="969744380">
    <w:abstractNumId w:val="4"/>
  </w:num>
  <w:num w:numId="18" w16cid:durableId="1000088195">
    <w:abstractNumId w:val="21"/>
  </w:num>
  <w:num w:numId="19" w16cid:durableId="1788349146">
    <w:abstractNumId w:val="10"/>
  </w:num>
  <w:num w:numId="20" w16cid:durableId="250772434">
    <w:abstractNumId w:val="0"/>
  </w:num>
  <w:num w:numId="21" w16cid:durableId="2034728355">
    <w:abstractNumId w:val="6"/>
  </w:num>
  <w:num w:numId="22" w16cid:durableId="1650816870">
    <w:abstractNumId w:val="1"/>
  </w:num>
  <w:num w:numId="23" w16cid:durableId="452215425">
    <w:abstractNumId w:val="15"/>
  </w:num>
  <w:num w:numId="24" w16cid:durableId="73089321">
    <w:abstractNumId w:val="22"/>
  </w:num>
  <w:num w:numId="25" w16cid:durableId="1743790768">
    <w:abstractNumId w:val="17"/>
  </w:num>
  <w:num w:numId="26" w16cid:durableId="1951741906">
    <w:abstractNumId w:val="26"/>
  </w:num>
  <w:num w:numId="27" w16cid:durableId="608700122">
    <w:abstractNumId w:val="12"/>
  </w:num>
  <w:num w:numId="28" w16cid:durableId="1488857341">
    <w:abstractNumId w:val="1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岡本　俊一">
    <w15:presenceInfo w15:providerId="AD" w15:userId="S::z1980289@intra.ctc-g.co.jp::696fb3c5-22cd-471c-a7f7-097c93513d9a"/>
  </w15:person>
  <w15:person w15:author="宮島　一樹">
    <w15:presenceInfo w15:providerId="AD" w15:userId="S::z2040004@intra.ctc-g.co.jp::03250561-4b2c-4720-90b0-07c44310426f"/>
  </w15:person>
  <w15:person w15:author="Tanaka Takehiko">
    <w15:presenceInfo w15:providerId="None" w15:userId="Tanaka Takehiko"/>
  </w15:person>
  <w15:person w15:author="高橋 淳（デジタル市場競争本部事務局）">
    <w15:presenceInfo w15:providerId="AD" w15:userId="S-1-5-21-2022458152-3381638288-3706476089-190713"/>
  </w15:person>
  <w15:person w15:author="牧野 恒太郎">
    <w15:presenceInfo w15:providerId="AD" w15:userId="S-1-5-21-119559289-308561185-1852903728-159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056"/>
    <w:rsid w:val="00007EF4"/>
    <w:rsid w:val="00010A8E"/>
    <w:rsid w:val="000117F9"/>
    <w:rsid w:val="00011AE7"/>
    <w:rsid w:val="00025353"/>
    <w:rsid w:val="00025415"/>
    <w:rsid w:val="00041C8C"/>
    <w:rsid w:val="00043C7E"/>
    <w:rsid w:val="00045E5E"/>
    <w:rsid w:val="00047491"/>
    <w:rsid w:val="000475A4"/>
    <w:rsid w:val="0005119C"/>
    <w:rsid w:val="000536EF"/>
    <w:rsid w:val="00066304"/>
    <w:rsid w:val="000719E5"/>
    <w:rsid w:val="000756B4"/>
    <w:rsid w:val="00081F23"/>
    <w:rsid w:val="000831D2"/>
    <w:rsid w:val="000845C3"/>
    <w:rsid w:val="00085FF5"/>
    <w:rsid w:val="00092B05"/>
    <w:rsid w:val="000947F4"/>
    <w:rsid w:val="00094946"/>
    <w:rsid w:val="000A0A80"/>
    <w:rsid w:val="000A18AA"/>
    <w:rsid w:val="000A3053"/>
    <w:rsid w:val="000A7368"/>
    <w:rsid w:val="000B12A9"/>
    <w:rsid w:val="000B4239"/>
    <w:rsid w:val="000B516F"/>
    <w:rsid w:val="000B7E08"/>
    <w:rsid w:val="000C51BE"/>
    <w:rsid w:val="000D72DC"/>
    <w:rsid w:val="000F75D6"/>
    <w:rsid w:val="0010270A"/>
    <w:rsid w:val="00104FF4"/>
    <w:rsid w:val="00107051"/>
    <w:rsid w:val="0011195A"/>
    <w:rsid w:val="00127927"/>
    <w:rsid w:val="00137EBD"/>
    <w:rsid w:val="001534D5"/>
    <w:rsid w:val="00157622"/>
    <w:rsid w:val="00161867"/>
    <w:rsid w:val="00176B32"/>
    <w:rsid w:val="001776FD"/>
    <w:rsid w:val="00177F41"/>
    <w:rsid w:val="00182047"/>
    <w:rsid w:val="001821A0"/>
    <w:rsid w:val="001853F6"/>
    <w:rsid w:val="0019475F"/>
    <w:rsid w:val="00195C81"/>
    <w:rsid w:val="001A72F1"/>
    <w:rsid w:val="001B258F"/>
    <w:rsid w:val="001B798D"/>
    <w:rsid w:val="001C517A"/>
    <w:rsid w:val="001C5340"/>
    <w:rsid w:val="001C7835"/>
    <w:rsid w:val="001D2A13"/>
    <w:rsid w:val="001D6631"/>
    <w:rsid w:val="001D6EC9"/>
    <w:rsid w:val="001E08C6"/>
    <w:rsid w:val="001E12EC"/>
    <w:rsid w:val="001E5565"/>
    <w:rsid w:val="001F26F2"/>
    <w:rsid w:val="001F43C5"/>
    <w:rsid w:val="0020006A"/>
    <w:rsid w:val="0020175C"/>
    <w:rsid w:val="002035AF"/>
    <w:rsid w:val="00207730"/>
    <w:rsid w:val="0021089C"/>
    <w:rsid w:val="002137A3"/>
    <w:rsid w:val="00213D1F"/>
    <w:rsid w:val="00215672"/>
    <w:rsid w:val="00220E71"/>
    <w:rsid w:val="00221B1B"/>
    <w:rsid w:val="00226884"/>
    <w:rsid w:val="00226F63"/>
    <w:rsid w:val="0023111C"/>
    <w:rsid w:val="0023452D"/>
    <w:rsid w:val="00240680"/>
    <w:rsid w:val="00240975"/>
    <w:rsid w:val="00241C13"/>
    <w:rsid w:val="002434AF"/>
    <w:rsid w:val="00245E45"/>
    <w:rsid w:val="0025305B"/>
    <w:rsid w:val="00254739"/>
    <w:rsid w:val="00260989"/>
    <w:rsid w:val="002613D4"/>
    <w:rsid w:val="00261B04"/>
    <w:rsid w:val="0026519B"/>
    <w:rsid w:val="0027651F"/>
    <w:rsid w:val="002803FE"/>
    <w:rsid w:val="00290EC7"/>
    <w:rsid w:val="00294F13"/>
    <w:rsid w:val="002962CB"/>
    <w:rsid w:val="002976B6"/>
    <w:rsid w:val="002A15AD"/>
    <w:rsid w:val="002A6246"/>
    <w:rsid w:val="002B562D"/>
    <w:rsid w:val="002B6A22"/>
    <w:rsid w:val="002C08D9"/>
    <w:rsid w:val="002C4CF8"/>
    <w:rsid w:val="002C6FAC"/>
    <w:rsid w:val="002D3F82"/>
    <w:rsid w:val="002D51A5"/>
    <w:rsid w:val="002E12E3"/>
    <w:rsid w:val="002E60EC"/>
    <w:rsid w:val="002F0037"/>
    <w:rsid w:val="002F0AF5"/>
    <w:rsid w:val="002F33FA"/>
    <w:rsid w:val="002F786D"/>
    <w:rsid w:val="0030238F"/>
    <w:rsid w:val="0030532F"/>
    <w:rsid w:val="003054DE"/>
    <w:rsid w:val="003056B4"/>
    <w:rsid w:val="00306B16"/>
    <w:rsid w:val="003116CE"/>
    <w:rsid w:val="0031598A"/>
    <w:rsid w:val="003205F7"/>
    <w:rsid w:val="00323007"/>
    <w:rsid w:val="003269F1"/>
    <w:rsid w:val="00333C32"/>
    <w:rsid w:val="00333E27"/>
    <w:rsid w:val="003347C5"/>
    <w:rsid w:val="003356B2"/>
    <w:rsid w:val="003357D3"/>
    <w:rsid w:val="00350B9C"/>
    <w:rsid w:val="00353649"/>
    <w:rsid w:val="00354BCE"/>
    <w:rsid w:val="00357A91"/>
    <w:rsid w:val="00364962"/>
    <w:rsid w:val="00367453"/>
    <w:rsid w:val="00372219"/>
    <w:rsid w:val="00373A68"/>
    <w:rsid w:val="0038561F"/>
    <w:rsid w:val="00385989"/>
    <w:rsid w:val="00386AF3"/>
    <w:rsid w:val="0039043F"/>
    <w:rsid w:val="00396E49"/>
    <w:rsid w:val="003A29A3"/>
    <w:rsid w:val="003A78E3"/>
    <w:rsid w:val="003B4CC1"/>
    <w:rsid w:val="003B5E1B"/>
    <w:rsid w:val="003B7A4A"/>
    <w:rsid w:val="003C1A98"/>
    <w:rsid w:val="003C47EE"/>
    <w:rsid w:val="003C6B50"/>
    <w:rsid w:val="003D0273"/>
    <w:rsid w:val="003D0496"/>
    <w:rsid w:val="003E4189"/>
    <w:rsid w:val="003F51EE"/>
    <w:rsid w:val="003F70A5"/>
    <w:rsid w:val="00410C0D"/>
    <w:rsid w:val="00411698"/>
    <w:rsid w:val="004118D5"/>
    <w:rsid w:val="004135EC"/>
    <w:rsid w:val="00415214"/>
    <w:rsid w:val="00422144"/>
    <w:rsid w:val="00424B89"/>
    <w:rsid w:val="00425ECE"/>
    <w:rsid w:val="004342E3"/>
    <w:rsid w:val="00434499"/>
    <w:rsid w:val="00436825"/>
    <w:rsid w:val="0043727A"/>
    <w:rsid w:val="004415BC"/>
    <w:rsid w:val="004417B9"/>
    <w:rsid w:val="004419F7"/>
    <w:rsid w:val="00452D42"/>
    <w:rsid w:val="0045374B"/>
    <w:rsid w:val="00453AB6"/>
    <w:rsid w:val="00453CDF"/>
    <w:rsid w:val="00455B52"/>
    <w:rsid w:val="004577C8"/>
    <w:rsid w:val="00461388"/>
    <w:rsid w:val="004648D5"/>
    <w:rsid w:val="00465BA9"/>
    <w:rsid w:val="0046712F"/>
    <w:rsid w:val="0046730A"/>
    <w:rsid w:val="00473760"/>
    <w:rsid w:val="00482387"/>
    <w:rsid w:val="00486FC1"/>
    <w:rsid w:val="00487E31"/>
    <w:rsid w:val="004911D7"/>
    <w:rsid w:val="00491BDA"/>
    <w:rsid w:val="0049258D"/>
    <w:rsid w:val="00493491"/>
    <w:rsid w:val="0049411C"/>
    <w:rsid w:val="004A6CE2"/>
    <w:rsid w:val="004A700F"/>
    <w:rsid w:val="004A7D16"/>
    <w:rsid w:val="004B2554"/>
    <w:rsid w:val="004B3758"/>
    <w:rsid w:val="004B3804"/>
    <w:rsid w:val="004B4283"/>
    <w:rsid w:val="004B567E"/>
    <w:rsid w:val="004C2B84"/>
    <w:rsid w:val="004C6CA6"/>
    <w:rsid w:val="004C7CA7"/>
    <w:rsid w:val="004D010E"/>
    <w:rsid w:val="004E49D3"/>
    <w:rsid w:val="004F0097"/>
    <w:rsid w:val="004F286A"/>
    <w:rsid w:val="00500390"/>
    <w:rsid w:val="00500A21"/>
    <w:rsid w:val="00500BBB"/>
    <w:rsid w:val="00504E4D"/>
    <w:rsid w:val="005060AF"/>
    <w:rsid w:val="00510E24"/>
    <w:rsid w:val="00514CD4"/>
    <w:rsid w:val="00516A1B"/>
    <w:rsid w:val="0052021D"/>
    <w:rsid w:val="00521323"/>
    <w:rsid w:val="00522A56"/>
    <w:rsid w:val="00524608"/>
    <w:rsid w:val="00525788"/>
    <w:rsid w:val="005339BA"/>
    <w:rsid w:val="00535FA9"/>
    <w:rsid w:val="005411D2"/>
    <w:rsid w:val="00541FC5"/>
    <w:rsid w:val="00542D67"/>
    <w:rsid w:val="00543D06"/>
    <w:rsid w:val="0054477D"/>
    <w:rsid w:val="005456F6"/>
    <w:rsid w:val="00550F43"/>
    <w:rsid w:val="00551E62"/>
    <w:rsid w:val="00552C9F"/>
    <w:rsid w:val="00555DDF"/>
    <w:rsid w:val="00557344"/>
    <w:rsid w:val="005609A6"/>
    <w:rsid w:val="00566094"/>
    <w:rsid w:val="00566D1C"/>
    <w:rsid w:val="00566EBD"/>
    <w:rsid w:val="00572B74"/>
    <w:rsid w:val="00577877"/>
    <w:rsid w:val="00577DE0"/>
    <w:rsid w:val="00584D9A"/>
    <w:rsid w:val="00587ABA"/>
    <w:rsid w:val="0059067B"/>
    <w:rsid w:val="005A1F7D"/>
    <w:rsid w:val="005A4A54"/>
    <w:rsid w:val="005A72B7"/>
    <w:rsid w:val="005B3BA2"/>
    <w:rsid w:val="005C17F9"/>
    <w:rsid w:val="005D3DBF"/>
    <w:rsid w:val="005D59E5"/>
    <w:rsid w:val="005D65FC"/>
    <w:rsid w:val="005E1EF4"/>
    <w:rsid w:val="005E701C"/>
    <w:rsid w:val="005F00AC"/>
    <w:rsid w:val="005F3998"/>
    <w:rsid w:val="005F3CD4"/>
    <w:rsid w:val="005F6E36"/>
    <w:rsid w:val="00607B45"/>
    <w:rsid w:val="0061089C"/>
    <w:rsid w:val="00611195"/>
    <w:rsid w:val="00611ACF"/>
    <w:rsid w:val="0061325B"/>
    <w:rsid w:val="006144DA"/>
    <w:rsid w:val="006160AD"/>
    <w:rsid w:val="006230B0"/>
    <w:rsid w:val="0062693B"/>
    <w:rsid w:val="00641215"/>
    <w:rsid w:val="00643256"/>
    <w:rsid w:val="006475A0"/>
    <w:rsid w:val="00647E77"/>
    <w:rsid w:val="00663E10"/>
    <w:rsid w:val="00665553"/>
    <w:rsid w:val="006663A9"/>
    <w:rsid w:val="00670AC7"/>
    <w:rsid w:val="006858A4"/>
    <w:rsid w:val="00692A24"/>
    <w:rsid w:val="00696E95"/>
    <w:rsid w:val="006A4FC5"/>
    <w:rsid w:val="006A612C"/>
    <w:rsid w:val="006A710A"/>
    <w:rsid w:val="006B5127"/>
    <w:rsid w:val="006C2D3D"/>
    <w:rsid w:val="006C2FA8"/>
    <w:rsid w:val="006C615C"/>
    <w:rsid w:val="006C6D02"/>
    <w:rsid w:val="006E10B9"/>
    <w:rsid w:val="006F60D9"/>
    <w:rsid w:val="006F641C"/>
    <w:rsid w:val="006F71EA"/>
    <w:rsid w:val="006F7DDE"/>
    <w:rsid w:val="007007F1"/>
    <w:rsid w:val="00701714"/>
    <w:rsid w:val="00707C46"/>
    <w:rsid w:val="00711C40"/>
    <w:rsid w:val="00711DCC"/>
    <w:rsid w:val="007151F4"/>
    <w:rsid w:val="00715F87"/>
    <w:rsid w:val="00720994"/>
    <w:rsid w:val="007209B2"/>
    <w:rsid w:val="00731DFB"/>
    <w:rsid w:val="0074246E"/>
    <w:rsid w:val="00742AB6"/>
    <w:rsid w:val="007434BD"/>
    <w:rsid w:val="00743D1F"/>
    <w:rsid w:val="00751AB8"/>
    <w:rsid w:val="00754544"/>
    <w:rsid w:val="007628F7"/>
    <w:rsid w:val="007729C7"/>
    <w:rsid w:val="00787147"/>
    <w:rsid w:val="007A2471"/>
    <w:rsid w:val="007A3A96"/>
    <w:rsid w:val="007B07E1"/>
    <w:rsid w:val="007B6543"/>
    <w:rsid w:val="007B77C4"/>
    <w:rsid w:val="007B78A3"/>
    <w:rsid w:val="007C1895"/>
    <w:rsid w:val="007C2A55"/>
    <w:rsid w:val="007C5875"/>
    <w:rsid w:val="007C63BF"/>
    <w:rsid w:val="007C658C"/>
    <w:rsid w:val="007C7FCF"/>
    <w:rsid w:val="007D45BD"/>
    <w:rsid w:val="007D566A"/>
    <w:rsid w:val="007D66F5"/>
    <w:rsid w:val="007E0056"/>
    <w:rsid w:val="007E1136"/>
    <w:rsid w:val="007E43FB"/>
    <w:rsid w:val="007E521E"/>
    <w:rsid w:val="007E5F79"/>
    <w:rsid w:val="007F1BE3"/>
    <w:rsid w:val="007F3584"/>
    <w:rsid w:val="007F4366"/>
    <w:rsid w:val="007F70AC"/>
    <w:rsid w:val="0080590C"/>
    <w:rsid w:val="0081099E"/>
    <w:rsid w:val="00822C7C"/>
    <w:rsid w:val="008235BF"/>
    <w:rsid w:val="00830FB4"/>
    <w:rsid w:val="008321F4"/>
    <w:rsid w:val="00832C24"/>
    <w:rsid w:val="00835F20"/>
    <w:rsid w:val="008379A3"/>
    <w:rsid w:val="00841ACC"/>
    <w:rsid w:val="00845C3F"/>
    <w:rsid w:val="008519CA"/>
    <w:rsid w:val="00852F72"/>
    <w:rsid w:val="008532A2"/>
    <w:rsid w:val="00856837"/>
    <w:rsid w:val="00860385"/>
    <w:rsid w:val="008708ED"/>
    <w:rsid w:val="0087262E"/>
    <w:rsid w:val="00874A32"/>
    <w:rsid w:val="008813AA"/>
    <w:rsid w:val="00883D7D"/>
    <w:rsid w:val="00886A5C"/>
    <w:rsid w:val="0089154F"/>
    <w:rsid w:val="0089680F"/>
    <w:rsid w:val="008A2CB6"/>
    <w:rsid w:val="008A5090"/>
    <w:rsid w:val="008A6ACD"/>
    <w:rsid w:val="008B24C5"/>
    <w:rsid w:val="008B2FEC"/>
    <w:rsid w:val="008B6379"/>
    <w:rsid w:val="008C1086"/>
    <w:rsid w:val="008C4AE6"/>
    <w:rsid w:val="008C703E"/>
    <w:rsid w:val="008D1C85"/>
    <w:rsid w:val="008D6924"/>
    <w:rsid w:val="008D7944"/>
    <w:rsid w:val="008E00D8"/>
    <w:rsid w:val="008E2097"/>
    <w:rsid w:val="008E3F84"/>
    <w:rsid w:val="008F1230"/>
    <w:rsid w:val="008F22F0"/>
    <w:rsid w:val="008F7ACC"/>
    <w:rsid w:val="008F7BEE"/>
    <w:rsid w:val="0090133A"/>
    <w:rsid w:val="009068FF"/>
    <w:rsid w:val="009102CD"/>
    <w:rsid w:val="00912359"/>
    <w:rsid w:val="00917EE0"/>
    <w:rsid w:val="0092195A"/>
    <w:rsid w:val="00923048"/>
    <w:rsid w:val="009234B6"/>
    <w:rsid w:val="00925244"/>
    <w:rsid w:val="009253C6"/>
    <w:rsid w:val="00925D4E"/>
    <w:rsid w:val="00927689"/>
    <w:rsid w:val="00935B26"/>
    <w:rsid w:val="00950F57"/>
    <w:rsid w:val="00953470"/>
    <w:rsid w:val="009608BB"/>
    <w:rsid w:val="009629D5"/>
    <w:rsid w:val="0097137B"/>
    <w:rsid w:val="00972F28"/>
    <w:rsid w:val="009750F8"/>
    <w:rsid w:val="009838DA"/>
    <w:rsid w:val="009857C4"/>
    <w:rsid w:val="00990380"/>
    <w:rsid w:val="00993DFE"/>
    <w:rsid w:val="0099429B"/>
    <w:rsid w:val="00996B5B"/>
    <w:rsid w:val="009A2178"/>
    <w:rsid w:val="009A3F14"/>
    <w:rsid w:val="009B1BE2"/>
    <w:rsid w:val="009B4C13"/>
    <w:rsid w:val="009B633F"/>
    <w:rsid w:val="009B6AF2"/>
    <w:rsid w:val="009C01A3"/>
    <w:rsid w:val="009C2413"/>
    <w:rsid w:val="009C71EC"/>
    <w:rsid w:val="009D2D4A"/>
    <w:rsid w:val="009D479A"/>
    <w:rsid w:val="009D72E5"/>
    <w:rsid w:val="009E52E1"/>
    <w:rsid w:val="009E6C59"/>
    <w:rsid w:val="009F098C"/>
    <w:rsid w:val="009F120F"/>
    <w:rsid w:val="009F2D18"/>
    <w:rsid w:val="009F3271"/>
    <w:rsid w:val="00A06E26"/>
    <w:rsid w:val="00A341E3"/>
    <w:rsid w:val="00A37065"/>
    <w:rsid w:val="00A37873"/>
    <w:rsid w:val="00A37F9F"/>
    <w:rsid w:val="00A47795"/>
    <w:rsid w:val="00A5162D"/>
    <w:rsid w:val="00A538B1"/>
    <w:rsid w:val="00A54F93"/>
    <w:rsid w:val="00A55211"/>
    <w:rsid w:val="00A57EBD"/>
    <w:rsid w:val="00A62D79"/>
    <w:rsid w:val="00A6356D"/>
    <w:rsid w:val="00A6660F"/>
    <w:rsid w:val="00A71219"/>
    <w:rsid w:val="00A73061"/>
    <w:rsid w:val="00A74EA1"/>
    <w:rsid w:val="00A75011"/>
    <w:rsid w:val="00A76EB8"/>
    <w:rsid w:val="00A81F26"/>
    <w:rsid w:val="00A86B29"/>
    <w:rsid w:val="00A92B22"/>
    <w:rsid w:val="00A960D6"/>
    <w:rsid w:val="00A96DF2"/>
    <w:rsid w:val="00AA2CA1"/>
    <w:rsid w:val="00AB107E"/>
    <w:rsid w:val="00AB33BF"/>
    <w:rsid w:val="00AB42CD"/>
    <w:rsid w:val="00AC09B7"/>
    <w:rsid w:val="00AD0AEF"/>
    <w:rsid w:val="00AD5F78"/>
    <w:rsid w:val="00AE2E93"/>
    <w:rsid w:val="00AF2CA7"/>
    <w:rsid w:val="00AF3891"/>
    <w:rsid w:val="00B0047D"/>
    <w:rsid w:val="00B03074"/>
    <w:rsid w:val="00B06E06"/>
    <w:rsid w:val="00B131BA"/>
    <w:rsid w:val="00B172C5"/>
    <w:rsid w:val="00B17924"/>
    <w:rsid w:val="00B22592"/>
    <w:rsid w:val="00B254AD"/>
    <w:rsid w:val="00B30192"/>
    <w:rsid w:val="00B33CA6"/>
    <w:rsid w:val="00B37E3A"/>
    <w:rsid w:val="00B54872"/>
    <w:rsid w:val="00B56046"/>
    <w:rsid w:val="00B5680F"/>
    <w:rsid w:val="00B56ABD"/>
    <w:rsid w:val="00B57680"/>
    <w:rsid w:val="00B61A06"/>
    <w:rsid w:val="00B63452"/>
    <w:rsid w:val="00B65121"/>
    <w:rsid w:val="00B67497"/>
    <w:rsid w:val="00B73EF4"/>
    <w:rsid w:val="00B766BE"/>
    <w:rsid w:val="00B76B8E"/>
    <w:rsid w:val="00B8451B"/>
    <w:rsid w:val="00B852FC"/>
    <w:rsid w:val="00B8615F"/>
    <w:rsid w:val="00B91460"/>
    <w:rsid w:val="00B9293F"/>
    <w:rsid w:val="00B945A1"/>
    <w:rsid w:val="00B97FA2"/>
    <w:rsid w:val="00BA04E7"/>
    <w:rsid w:val="00BA1185"/>
    <w:rsid w:val="00BA1A2C"/>
    <w:rsid w:val="00BA2A5B"/>
    <w:rsid w:val="00BA5EDE"/>
    <w:rsid w:val="00BA7DFD"/>
    <w:rsid w:val="00BC05E0"/>
    <w:rsid w:val="00BC57AC"/>
    <w:rsid w:val="00BD0B27"/>
    <w:rsid w:val="00BD1A3F"/>
    <w:rsid w:val="00BD2783"/>
    <w:rsid w:val="00BD7821"/>
    <w:rsid w:val="00BE0CA8"/>
    <w:rsid w:val="00BE1F0E"/>
    <w:rsid w:val="00BE2FBB"/>
    <w:rsid w:val="00BE3CA7"/>
    <w:rsid w:val="00BF05AE"/>
    <w:rsid w:val="00BF07D6"/>
    <w:rsid w:val="00BF481A"/>
    <w:rsid w:val="00BF7C48"/>
    <w:rsid w:val="00C00369"/>
    <w:rsid w:val="00C01580"/>
    <w:rsid w:val="00C04292"/>
    <w:rsid w:val="00C04BC9"/>
    <w:rsid w:val="00C07D66"/>
    <w:rsid w:val="00C10CAC"/>
    <w:rsid w:val="00C1252F"/>
    <w:rsid w:val="00C14586"/>
    <w:rsid w:val="00C15312"/>
    <w:rsid w:val="00C20404"/>
    <w:rsid w:val="00C27E33"/>
    <w:rsid w:val="00C322FB"/>
    <w:rsid w:val="00C355DB"/>
    <w:rsid w:val="00C511FB"/>
    <w:rsid w:val="00C513EC"/>
    <w:rsid w:val="00C51DAB"/>
    <w:rsid w:val="00C54CA0"/>
    <w:rsid w:val="00C6693C"/>
    <w:rsid w:val="00C71F74"/>
    <w:rsid w:val="00C81EDF"/>
    <w:rsid w:val="00C82282"/>
    <w:rsid w:val="00C822E8"/>
    <w:rsid w:val="00C846D9"/>
    <w:rsid w:val="00C94938"/>
    <w:rsid w:val="00C9499B"/>
    <w:rsid w:val="00CA1EE5"/>
    <w:rsid w:val="00CA3F7D"/>
    <w:rsid w:val="00CB3827"/>
    <w:rsid w:val="00CC1F4E"/>
    <w:rsid w:val="00CC575D"/>
    <w:rsid w:val="00CC702D"/>
    <w:rsid w:val="00CD43EA"/>
    <w:rsid w:val="00CD4E44"/>
    <w:rsid w:val="00CD707C"/>
    <w:rsid w:val="00CE1664"/>
    <w:rsid w:val="00CE5E7C"/>
    <w:rsid w:val="00CF2940"/>
    <w:rsid w:val="00CF7A83"/>
    <w:rsid w:val="00D05788"/>
    <w:rsid w:val="00D11D16"/>
    <w:rsid w:val="00D1555F"/>
    <w:rsid w:val="00D15C9C"/>
    <w:rsid w:val="00D203F4"/>
    <w:rsid w:val="00D21105"/>
    <w:rsid w:val="00D214B4"/>
    <w:rsid w:val="00D22A20"/>
    <w:rsid w:val="00D2317B"/>
    <w:rsid w:val="00D256F5"/>
    <w:rsid w:val="00D34687"/>
    <w:rsid w:val="00D41888"/>
    <w:rsid w:val="00D47ADC"/>
    <w:rsid w:val="00D50A83"/>
    <w:rsid w:val="00D50F0A"/>
    <w:rsid w:val="00D51EFE"/>
    <w:rsid w:val="00D548E2"/>
    <w:rsid w:val="00D552B2"/>
    <w:rsid w:val="00D558D7"/>
    <w:rsid w:val="00D57563"/>
    <w:rsid w:val="00D61030"/>
    <w:rsid w:val="00D63BBE"/>
    <w:rsid w:val="00D65AF0"/>
    <w:rsid w:val="00D7058B"/>
    <w:rsid w:val="00D708FD"/>
    <w:rsid w:val="00D71FCB"/>
    <w:rsid w:val="00D7576D"/>
    <w:rsid w:val="00D87143"/>
    <w:rsid w:val="00D94CF0"/>
    <w:rsid w:val="00D97B2F"/>
    <w:rsid w:val="00DA63FC"/>
    <w:rsid w:val="00DB0C3B"/>
    <w:rsid w:val="00DB3E75"/>
    <w:rsid w:val="00DB455A"/>
    <w:rsid w:val="00DB483F"/>
    <w:rsid w:val="00DD1608"/>
    <w:rsid w:val="00DE4014"/>
    <w:rsid w:val="00DE54DE"/>
    <w:rsid w:val="00DE7502"/>
    <w:rsid w:val="00E0064E"/>
    <w:rsid w:val="00E06006"/>
    <w:rsid w:val="00E13C07"/>
    <w:rsid w:val="00E1583F"/>
    <w:rsid w:val="00E17020"/>
    <w:rsid w:val="00E23DDC"/>
    <w:rsid w:val="00E33F38"/>
    <w:rsid w:val="00E35D00"/>
    <w:rsid w:val="00E36834"/>
    <w:rsid w:val="00E408E7"/>
    <w:rsid w:val="00E43E20"/>
    <w:rsid w:val="00E45661"/>
    <w:rsid w:val="00E464F9"/>
    <w:rsid w:val="00E60369"/>
    <w:rsid w:val="00E60A23"/>
    <w:rsid w:val="00E62BEA"/>
    <w:rsid w:val="00E62F2F"/>
    <w:rsid w:val="00E725FB"/>
    <w:rsid w:val="00E7519D"/>
    <w:rsid w:val="00E761E0"/>
    <w:rsid w:val="00E77ADD"/>
    <w:rsid w:val="00E84C03"/>
    <w:rsid w:val="00E85948"/>
    <w:rsid w:val="00E91D15"/>
    <w:rsid w:val="00E93A6C"/>
    <w:rsid w:val="00E96274"/>
    <w:rsid w:val="00EA55C3"/>
    <w:rsid w:val="00EB1691"/>
    <w:rsid w:val="00EB2E0B"/>
    <w:rsid w:val="00EB5899"/>
    <w:rsid w:val="00EB5AEF"/>
    <w:rsid w:val="00EC50F6"/>
    <w:rsid w:val="00EC68E8"/>
    <w:rsid w:val="00ED033D"/>
    <w:rsid w:val="00ED1581"/>
    <w:rsid w:val="00ED56D3"/>
    <w:rsid w:val="00EE595E"/>
    <w:rsid w:val="00EF624C"/>
    <w:rsid w:val="00EF7ECD"/>
    <w:rsid w:val="00F00D0F"/>
    <w:rsid w:val="00F05FA2"/>
    <w:rsid w:val="00F069EA"/>
    <w:rsid w:val="00F07FE6"/>
    <w:rsid w:val="00F10473"/>
    <w:rsid w:val="00F147B6"/>
    <w:rsid w:val="00F1632D"/>
    <w:rsid w:val="00F170EC"/>
    <w:rsid w:val="00F21863"/>
    <w:rsid w:val="00F2369D"/>
    <w:rsid w:val="00F237C5"/>
    <w:rsid w:val="00F24BDC"/>
    <w:rsid w:val="00F24FE6"/>
    <w:rsid w:val="00F25324"/>
    <w:rsid w:val="00F30224"/>
    <w:rsid w:val="00F31F18"/>
    <w:rsid w:val="00F35A2D"/>
    <w:rsid w:val="00F417CD"/>
    <w:rsid w:val="00F41AD6"/>
    <w:rsid w:val="00F4288F"/>
    <w:rsid w:val="00F43B8D"/>
    <w:rsid w:val="00F47FE7"/>
    <w:rsid w:val="00F53051"/>
    <w:rsid w:val="00F60A06"/>
    <w:rsid w:val="00F63661"/>
    <w:rsid w:val="00F67C6B"/>
    <w:rsid w:val="00F70048"/>
    <w:rsid w:val="00F71766"/>
    <w:rsid w:val="00F74F86"/>
    <w:rsid w:val="00F77854"/>
    <w:rsid w:val="00F8083F"/>
    <w:rsid w:val="00F811EF"/>
    <w:rsid w:val="00F82054"/>
    <w:rsid w:val="00F86641"/>
    <w:rsid w:val="00F911B7"/>
    <w:rsid w:val="00FA0B16"/>
    <w:rsid w:val="00FB102C"/>
    <w:rsid w:val="00FB17AB"/>
    <w:rsid w:val="00FB198B"/>
    <w:rsid w:val="00FB2136"/>
    <w:rsid w:val="00FB255F"/>
    <w:rsid w:val="00FB4CAF"/>
    <w:rsid w:val="00FB7321"/>
    <w:rsid w:val="00FC69A3"/>
    <w:rsid w:val="00FC7084"/>
    <w:rsid w:val="00FC7963"/>
    <w:rsid w:val="00FD0F36"/>
    <w:rsid w:val="00FD314C"/>
    <w:rsid w:val="00FD3CBD"/>
    <w:rsid w:val="00FD6154"/>
    <w:rsid w:val="00FD75EC"/>
    <w:rsid w:val="00FE0C01"/>
    <w:rsid w:val="00FE26E9"/>
    <w:rsid w:val="00FE4B05"/>
    <w:rsid w:val="00FF77CF"/>
    <w:rsid w:val="321B8841"/>
    <w:rsid w:val="496F2F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8C06D7"/>
  <w15:chartTrackingRefBased/>
  <w15:docId w15:val="{8BB30544-9623-4253-9D94-7EDA2D69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0273"/>
    <w:pPr>
      <w:widowControl w:val="0"/>
      <w:jc w:val="both"/>
    </w:pPr>
    <w:rPr>
      <w:rFonts w:ascii="Century" w:hAnsi="Century" w:cs="Century"/>
      <w:kern w:val="0"/>
      <w:szCs w:val="21"/>
    </w:rPr>
  </w:style>
  <w:style w:type="paragraph" w:styleId="1">
    <w:name w:val="heading 1"/>
    <w:basedOn w:val="a"/>
    <w:next w:val="a"/>
    <w:link w:val="11"/>
    <w:qFormat/>
    <w:rsid w:val="00F911B7"/>
    <w:pPr>
      <w:keepNext/>
      <w:numPr>
        <w:numId w:val="2"/>
      </w:numPr>
      <w:ind w:right="210"/>
      <w:outlineLvl w:val="0"/>
    </w:pPr>
    <w:rPr>
      <w:rFonts w:asciiTheme="majorHAnsi" w:eastAsiaTheme="majorHAnsi" w:hAnsiTheme="majorHAnsi" w:cstheme="majorBidi"/>
      <w:sz w:val="24"/>
      <w:szCs w:val="24"/>
    </w:rPr>
  </w:style>
  <w:style w:type="paragraph" w:styleId="2">
    <w:name w:val="heading 2"/>
    <w:basedOn w:val="a"/>
    <w:next w:val="a"/>
    <w:link w:val="20"/>
    <w:unhideWhenUsed/>
    <w:qFormat/>
    <w:rsid w:val="00D65AF0"/>
    <w:pPr>
      <w:keepNext/>
      <w:numPr>
        <w:ilvl w:val="1"/>
        <w:numId w:val="2"/>
      </w:numPr>
      <w:adjustRightInd w:val="0"/>
      <w:snapToGrid w:val="0"/>
      <w:spacing w:beforeLines="100" w:before="360" w:afterLines="50" w:after="180" w:line="288" w:lineRule="auto"/>
      <w:ind w:left="709"/>
      <w:outlineLvl w:val="1"/>
    </w:pPr>
    <w:rPr>
      <w:rFonts w:asciiTheme="majorHAnsi" w:eastAsiaTheme="majorHAnsi" w:hAnsiTheme="majorHAnsi" w:cstheme="majorBidi"/>
      <w:b/>
    </w:rPr>
  </w:style>
  <w:style w:type="paragraph" w:styleId="3">
    <w:name w:val="heading 3"/>
    <w:basedOn w:val="a"/>
    <w:next w:val="a"/>
    <w:link w:val="30"/>
    <w:unhideWhenUsed/>
    <w:qFormat/>
    <w:rsid w:val="00D65AF0"/>
    <w:pPr>
      <w:keepNext/>
      <w:numPr>
        <w:ilvl w:val="2"/>
        <w:numId w:val="2"/>
      </w:numPr>
      <w:outlineLvl w:val="2"/>
    </w:pPr>
    <w:rPr>
      <w:rFonts w:asciiTheme="majorHAnsi" w:eastAsiaTheme="majorHAnsi" w:hAnsiTheme="majorHAnsi" w:cstheme="majorBidi"/>
    </w:rPr>
  </w:style>
  <w:style w:type="paragraph" w:styleId="4">
    <w:name w:val="heading 4"/>
    <w:basedOn w:val="a"/>
    <w:next w:val="a"/>
    <w:link w:val="40"/>
    <w:unhideWhenUsed/>
    <w:qFormat/>
    <w:rsid w:val="00A71219"/>
    <w:pPr>
      <w:keepNext/>
      <w:ind w:leftChars="400" w:left="400"/>
      <w:outlineLvl w:val="3"/>
    </w:pPr>
    <w:rPr>
      <w:b/>
      <w:bCs/>
    </w:rPr>
  </w:style>
  <w:style w:type="paragraph" w:styleId="50">
    <w:name w:val="heading 5"/>
    <w:basedOn w:val="4"/>
    <w:next w:val="a0"/>
    <w:link w:val="51"/>
    <w:qFormat/>
    <w:rsid w:val="00927689"/>
    <w:pPr>
      <w:tabs>
        <w:tab w:val="left" w:pos="567"/>
      </w:tabs>
      <w:adjustRightInd w:val="0"/>
      <w:snapToGrid w:val="0"/>
      <w:spacing w:beforeLines="100" w:before="292" w:afterLines="50" w:after="146" w:line="288" w:lineRule="auto"/>
      <w:ind w:leftChars="100" w:left="0" w:rightChars="100" w:right="100"/>
      <w:outlineLvl w:val="4"/>
    </w:pPr>
    <w:rPr>
      <w:rFonts w:ascii="Arial" w:eastAsia="ＭＳ ゴシック" w:hAnsi="Arial" w:cs="Times New Roman"/>
      <w:b w:val="0"/>
      <w:bCs w:val="0"/>
      <w:kern w:val="2"/>
      <w:szCs w:val="24"/>
      <w:lang w:val="x-none" w:eastAsia="x-none"/>
    </w:rPr>
  </w:style>
  <w:style w:type="paragraph" w:styleId="6">
    <w:name w:val="heading 6"/>
    <w:basedOn w:val="50"/>
    <w:next w:val="a0"/>
    <w:link w:val="60"/>
    <w:qFormat/>
    <w:rsid w:val="00927689"/>
    <w:pPr>
      <w:tabs>
        <w:tab w:val="clear" w:pos="567"/>
      </w:tabs>
      <w:ind w:leftChars="135" w:left="991" w:hanging="708"/>
      <w:outlineLvl w:val="5"/>
    </w:pPr>
    <w:rPr>
      <w:bCs/>
    </w:rPr>
  </w:style>
  <w:style w:type="paragraph" w:styleId="7">
    <w:name w:val="heading 7"/>
    <w:basedOn w:val="6"/>
    <w:next w:val="a0"/>
    <w:link w:val="70"/>
    <w:qFormat/>
    <w:rsid w:val="00927689"/>
    <w:pPr>
      <w:spacing w:beforeLines="50" w:before="146"/>
      <w:outlineLvl w:val="6"/>
    </w:pPr>
    <w:rPr>
      <w:rFonts w:asciiTheme="majorHAnsi" w:hAnsiTheme="majorHAns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E0056"/>
    <w:pPr>
      <w:ind w:leftChars="400" w:left="840"/>
    </w:pPr>
  </w:style>
  <w:style w:type="character" w:customStyle="1" w:styleId="11">
    <w:name w:val="見出し 1 (文字)"/>
    <w:basedOn w:val="a1"/>
    <w:link w:val="1"/>
    <w:rsid w:val="00F911B7"/>
    <w:rPr>
      <w:rFonts w:asciiTheme="majorHAnsi" w:eastAsiaTheme="majorHAnsi" w:hAnsiTheme="majorHAnsi" w:cstheme="majorBidi"/>
      <w:kern w:val="0"/>
      <w:sz w:val="24"/>
      <w:szCs w:val="24"/>
    </w:rPr>
  </w:style>
  <w:style w:type="character" w:customStyle="1" w:styleId="20">
    <w:name w:val="見出し 2 (文字)"/>
    <w:basedOn w:val="a1"/>
    <w:link w:val="2"/>
    <w:rsid w:val="00D65AF0"/>
    <w:rPr>
      <w:rFonts w:asciiTheme="majorHAnsi" w:eastAsiaTheme="majorHAnsi" w:hAnsiTheme="majorHAnsi" w:cstheme="majorBidi"/>
      <w:b/>
      <w:kern w:val="0"/>
      <w:szCs w:val="21"/>
    </w:rPr>
  </w:style>
  <w:style w:type="character" w:customStyle="1" w:styleId="30">
    <w:name w:val="見出し 3 (文字)"/>
    <w:basedOn w:val="a1"/>
    <w:link w:val="3"/>
    <w:rsid w:val="00D65AF0"/>
    <w:rPr>
      <w:rFonts w:asciiTheme="majorHAnsi" w:eastAsiaTheme="majorHAnsi" w:hAnsiTheme="majorHAnsi" w:cstheme="majorBidi"/>
      <w:kern w:val="0"/>
      <w:szCs w:val="21"/>
    </w:rPr>
  </w:style>
  <w:style w:type="paragraph" w:styleId="a5">
    <w:name w:val="TOC Heading"/>
    <w:basedOn w:val="1"/>
    <w:next w:val="a"/>
    <w:uiPriority w:val="39"/>
    <w:unhideWhenUsed/>
    <w:qFormat/>
    <w:rsid w:val="00F911B7"/>
    <w:pPr>
      <w:keepLines/>
      <w:widowControl/>
      <w:numPr>
        <w:numId w:val="0"/>
      </w:numPr>
      <w:spacing w:before="240" w:line="259" w:lineRule="auto"/>
      <w:jc w:val="left"/>
      <w:outlineLvl w:val="9"/>
    </w:pPr>
    <w:rPr>
      <w:color w:val="2E74B5" w:themeColor="accent1" w:themeShade="BF"/>
      <w:sz w:val="32"/>
      <w:szCs w:val="32"/>
      <w:lang w:val="ja-JP"/>
    </w:rPr>
  </w:style>
  <w:style w:type="paragraph" w:styleId="12">
    <w:name w:val="toc 1"/>
    <w:basedOn w:val="a"/>
    <w:next w:val="a"/>
    <w:autoRedefine/>
    <w:uiPriority w:val="39"/>
    <w:unhideWhenUsed/>
    <w:rsid w:val="00692A24"/>
    <w:pPr>
      <w:tabs>
        <w:tab w:val="left" w:pos="420"/>
        <w:tab w:val="right" w:leader="dot" w:pos="8494"/>
      </w:tabs>
    </w:pPr>
  </w:style>
  <w:style w:type="paragraph" w:styleId="21">
    <w:name w:val="toc 2"/>
    <w:basedOn w:val="a"/>
    <w:next w:val="a"/>
    <w:autoRedefine/>
    <w:uiPriority w:val="39"/>
    <w:unhideWhenUsed/>
    <w:rsid w:val="00F82054"/>
    <w:pPr>
      <w:ind w:leftChars="100" w:left="210"/>
    </w:pPr>
  </w:style>
  <w:style w:type="paragraph" w:styleId="31">
    <w:name w:val="toc 3"/>
    <w:basedOn w:val="a"/>
    <w:next w:val="a"/>
    <w:autoRedefine/>
    <w:uiPriority w:val="39"/>
    <w:unhideWhenUsed/>
    <w:rsid w:val="005609A6"/>
    <w:pPr>
      <w:tabs>
        <w:tab w:val="left" w:pos="1260"/>
        <w:tab w:val="right" w:leader="dot" w:pos="8494"/>
      </w:tabs>
      <w:ind w:leftChars="200" w:left="420"/>
    </w:pPr>
    <w:rPr>
      <w:rFonts w:asciiTheme="minorEastAsia" w:hAnsiTheme="minorEastAsia"/>
      <w:noProof/>
    </w:rPr>
  </w:style>
  <w:style w:type="character" w:styleId="a6">
    <w:name w:val="Hyperlink"/>
    <w:basedOn w:val="a1"/>
    <w:uiPriority w:val="99"/>
    <w:unhideWhenUsed/>
    <w:rsid w:val="00F82054"/>
    <w:rPr>
      <w:color w:val="0563C1" w:themeColor="hyperlink"/>
      <w:u w:val="single"/>
    </w:rPr>
  </w:style>
  <w:style w:type="paragraph" w:styleId="a7">
    <w:name w:val="header"/>
    <w:basedOn w:val="a"/>
    <w:link w:val="a8"/>
    <w:uiPriority w:val="99"/>
    <w:unhideWhenUsed/>
    <w:rsid w:val="007D566A"/>
    <w:pPr>
      <w:tabs>
        <w:tab w:val="center" w:pos="4252"/>
        <w:tab w:val="right" w:pos="8504"/>
      </w:tabs>
      <w:snapToGrid w:val="0"/>
    </w:pPr>
  </w:style>
  <w:style w:type="character" w:customStyle="1" w:styleId="a8">
    <w:name w:val="ヘッダー (文字)"/>
    <w:basedOn w:val="a1"/>
    <w:link w:val="a7"/>
    <w:uiPriority w:val="99"/>
    <w:rsid w:val="007D566A"/>
    <w:rPr>
      <w:rFonts w:ascii="Century" w:hAnsi="Century" w:cs="Century"/>
      <w:kern w:val="0"/>
      <w:szCs w:val="21"/>
    </w:rPr>
  </w:style>
  <w:style w:type="paragraph" w:styleId="a9">
    <w:name w:val="footer"/>
    <w:basedOn w:val="a"/>
    <w:link w:val="aa"/>
    <w:uiPriority w:val="99"/>
    <w:unhideWhenUsed/>
    <w:rsid w:val="007D566A"/>
    <w:pPr>
      <w:tabs>
        <w:tab w:val="center" w:pos="4252"/>
        <w:tab w:val="right" w:pos="8504"/>
      </w:tabs>
      <w:snapToGrid w:val="0"/>
    </w:pPr>
  </w:style>
  <w:style w:type="character" w:customStyle="1" w:styleId="aa">
    <w:name w:val="フッター (文字)"/>
    <w:basedOn w:val="a1"/>
    <w:link w:val="a9"/>
    <w:uiPriority w:val="99"/>
    <w:rsid w:val="007D566A"/>
    <w:rPr>
      <w:rFonts w:ascii="Century" w:hAnsi="Century" w:cs="Century"/>
      <w:kern w:val="0"/>
      <w:szCs w:val="21"/>
    </w:rPr>
  </w:style>
  <w:style w:type="table" w:styleId="ab">
    <w:name w:val="Table Grid"/>
    <w:basedOn w:val="a2"/>
    <w:uiPriority w:val="39"/>
    <w:rsid w:val="00983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6356D"/>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character" w:customStyle="1" w:styleId="40">
    <w:name w:val="見出し 4 (文字)"/>
    <w:basedOn w:val="a1"/>
    <w:link w:val="4"/>
    <w:uiPriority w:val="9"/>
    <w:rsid w:val="00A71219"/>
    <w:rPr>
      <w:rFonts w:ascii="Century" w:hAnsi="Century" w:cs="Century"/>
      <w:b/>
      <w:bCs/>
      <w:kern w:val="0"/>
      <w:szCs w:val="21"/>
    </w:rPr>
  </w:style>
  <w:style w:type="character" w:styleId="ac">
    <w:name w:val="annotation reference"/>
    <w:basedOn w:val="a1"/>
    <w:uiPriority w:val="99"/>
    <w:semiHidden/>
    <w:unhideWhenUsed/>
    <w:rsid w:val="00B03074"/>
    <w:rPr>
      <w:sz w:val="18"/>
      <w:szCs w:val="18"/>
    </w:rPr>
  </w:style>
  <w:style w:type="paragraph" w:styleId="ad">
    <w:name w:val="annotation text"/>
    <w:basedOn w:val="a"/>
    <w:link w:val="ae"/>
    <w:uiPriority w:val="99"/>
    <w:unhideWhenUsed/>
    <w:rsid w:val="00B03074"/>
    <w:pPr>
      <w:jc w:val="left"/>
    </w:pPr>
  </w:style>
  <w:style w:type="character" w:customStyle="1" w:styleId="ae">
    <w:name w:val="コメント文字列 (文字)"/>
    <w:basedOn w:val="a1"/>
    <w:link w:val="ad"/>
    <w:uiPriority w:val="99"/>
    <w:rsid w:val="00B03074"/>
    <w:rPr>
      <w:rFonts w:ascii="Century" w:hAnsi="Century" w:cs="Century"/>
      <w:kern w:val="0"/>
      <w:szCs w:val="21"/>
    </w:rPr>
  </w:style>
  <w:style w:type="paragraph" w:styleId="af">
    <w:name w:val="annotation subject"/>
    <w:basedOn w:val="ad"/>
    <w:next w:val="ad"/>
    <w:link w:val="af0"/>
    <w:uiPriority w:val="99"/>
    <w:semiHidden/>
    <w:unhideWhenUsed/>
    <w:rsid w:val="00B03074"/>
    <w:rPr>
      <w:b/>
      <w:bCs/>
    </w:rPr>
  </w:style>
  <w:style w:type="character" w:customStyle="1" w:styleId="af0">
    <w:name w:val="コメント内容 (文字)"/>
    <w:basedOn w:val="ae"/>
    <w:link w:val="af"/>
    <w:uiPriority w:val="99"/>
    <w:semiHidden/>
    <w:rsid w:val="00B03074"/>
    <w:rPr>
      <w:rFonts w:ascii="Century" w:hAnsi="Century" w:cs="Century"/>
      <w:b/>
      <w:bCs/>
      <w:kern w:val="0"/>
      <w:szCs w:val="21"/>
    </w:rPr>
  </w:style>
  <w:style w:type="paragraph" w:styleId="af1">
    <w:name w:val="Balloon Text"/>
    <w:basedOn w:val="a"/>
    <w:link w:val="af2"/>
    <w:uiPriority w:val="99"/>
    <w:semiHidden/>
    <w:unhideWhenUsed/>
    <w:rsid w:val="00B03074"/>
    <w:rPr>
      <w:rFonts w:asciiTheme="majorHAnsi" w:eastAsiaTheme="majorEastAsia" w:hAnsiTheme="majorHAnsi" w:cstheme="majorBidi"/>
      <w:sz w:val="18"/>
      <w:szCs w:val="18"/>
    </w:rPr>
  </w:style>
  <w:style w:type="character" w:customStyle="1" w:styleId="af2">
    <w:name w:val="吹き出し (文字)"/>
    <w:basedOn w:val="a1"/>
    <w:link w:val="af1"/>
    <w:uiPriority w:val="99"/>
    <w:semiHidden/>
    <w:rsid w:val="00B03074"/>
    <w:rPr>
      <w:rFonts w:asciiTheme="majorHAnsi" w:eastAsiaTheme="majorEastAsia" w:hAnsiTheme="majorHAnsi" w:cstheme="majorBidi"/>
      <w:kern w:val="0"/>
      <w:sz w:val="18"/>
      <w:szCs w:val="18"/>
    </w:rPr>
  </w:style>
  <w:style w:type="paragraph" w:styleId="af3">
    <w:name w:val="Revision"/>
    <w:hidden/>
    <w:uiPriority w:val="99"/>
    <w:semiHidden/>
    <w:rsid w:val="00E62F2F"/>
    <w:rPr>
      <w:rFonts w:ascii="Century" w:hAnsi="Century" w:cs="Century"/>
      <w:kern w:val="0"/>
      <w:szCs w:val="21"/>
    </w:rPr>
  </w:style>
  <w:style w:type="character" w:styleId="af4">
    <w:name w:val="FollowedHyperlink"/>
    <w:basedOn w:val="a1"/>
    <w:uiPriority w:val="99"/>
    <w:semiHidden/>
    <w:unhideWhenUsed/>
    <w:rsid w:val="00F170EC"/>
    <w:rPr>
      <w:color w:val="954F72" w:themeColor="followedHyperlink"/>
      <w:u w:val="single"/>
    </w:rPr>
  </w:style>
  <w:style w:type="character" w:customStyle="1" w:styleId="51">
    <w:name w:val="見出し 5 (文字)"/>
    <w:basedOn w:val="a1"/>
    <w:link w:val="50"/>
    <w:rsid w:val="00927689"/>
    <w:rPr>
      <w:rFonts w:ascii="Arial" w:eastAsia="ＭＳ ゴシック" w:hAnsi="Arial" w:cs="Times New Roman"/>
      <w:szCs w:val="24"/>
      <w:lang w:val="x-none" w:eastAsia="x-none"/>
    </w:rPr>
  </w:style>
  <w:style w:type="character" w:customStyle="1" w:styleId="60">
    <w:name w:val="見出し 6 (文字)"/>
    <w:basedOn w:val="a1"/>
    <w:link w:val="6"/>
    <w:rsid w:val="00927689"/>
    <w:rPr>
      <w:rFonts w:ascii="Arial" w:eastAsia="ＭＳ ゴシック" w:hAnsi="Arial" w:cs="Times New Roman"/>
      <w:bCs/>
      <w:szCs w:val="24"/>
      <w:lang w:val="x-none" w:eastAsia="x-none"/>
    </w:rPr>
  </w:style>
  <w:style w:type="character" w:customStyle="1" w:styleId="70">
    <w:name w:val="見出し 7 (文字)"/>
    <w:basedOn w:val="a1"/>
    <w:link w:val="7"/>
    <w:rsid w:val="00927689"/>
    <w:rPr>
      <w:rFonts w:asciiTheme="majorHAnsi" w:eastAsia="ＭＳ ゴシック" w:hAnsiTheme="majorHAnsi" w:cs="Times New Roman"/>
      <w:bCs/>
      <w:szCs w:val="24"/>
      <w:lang w:val="x-none" w:eastAsia="x-none"/>
    </w:rPr>
  </w:style>
  <w:style w:type="paragraph" w:styleId="af5">
    <w:name w:val="footnote text"/>
    <w:aliases w:val="F-t,F-t Char"/>
    <w:basedOn w:val="a"/>
    <w:link w:val="af6"/>
    <w:uiPriority w:val="99"/>
    <w:rsid w:val="00927689"/>
    <w:pPr>
      <w:adjustRightInd w:val="0"/>
      <w:snapToGrid w:val="0"/>
      <w:spacing w:line="288" w:lineRule="auto"/>
      <w:jc w:val="left"/>
    </w:pPr>
    <w:rPr>
      <w:rFonts w:eastAsia="ＭＳ 明朝" w:cs="Times New Roman"/>
      <w:kern w:val="2"/>
      <w:szCs w:val="24"/>
      <w:lang w:val="x-none" w:eastAsia="x-none"/>
    </w:rPr>
  </w:style>
  <w:style w:type="character" w:customStyle="1" w:styleId="af6">
    <w:name w:val="脚注文字列 (文字)"/>
    <w:aliases w:val="F-t (文字),F-t Char (文字)"/>
    <w:basedOn w:val="a1"/>
    <w:link w:val="af5"/>
    <w:uiPriority w:val="99"/>
    <w:rsid w:val="00927689"/>
    <w:rPr>
      <w:rFonts w:ascii="Century" w:eastAsia="ＭＳ 明朝" w:hAnsi="Century" w:cs="Times New Roman"/>
      <w:szCs w:val="24"/>
      <w:lang w:val="x-none" w:eastAsia="x-none"/>
    </w:rPr>
  </w:style>
  <w:style w:type="paragraph" w:styleId="a0">
    <w:name w:val="Body Text"/>
    <w:basedOn w:val="a"/>
    <w:link w:val="af7"/>
    <w:qFormat/>
    <w:rsid w:val="00927689"/>
    <w:pPr>
      <w:adjustRightInd w:val="0"/>
      <w:snapToGrid w:val="0"/>
      <w:spacing w:line="288" w:lineRule="auto"/>
      <w:ind w:firstLineChars="100" w:firstLine="100"/>
    </w:pPr>
    <w:rPr>
      <w:rFonts w:eastAsia="ＭＳ 明朝" w:cs="Times New Roman"/>
      <w:kern w:val="2"/>
      <w:szCs w:val="24"/>
      <w:lang w:val="x-none" w:eastAsia="x-none"/>
    </w:rPr>
  </w:style>
  <w:style w:type="character" w:customStyle="1" w:styleId="af7">
    <w:name w:val="本文 (文字)"/>
    <w:basedOn w:val="a1"/>
    <w:link w:val="a0"/>
    <w:rsid w:val="00927689"/>
    <w:rPr>
      <w:rFonts w:ascii="Century" w:eastAsia="ＭＳ 明朝" w:hAnsi="Century" w:cs="Times New Roman"/>
      <w:szCs w:val="24"/>
      <w:lang w:val="x-none" w:eastAsia="x-none"/>
    </w:rPr>
  </w:style>
  <w:style w:type="paragraph" w:customStyle="1" w:styleId="52">
    <w:name w:val="箇条書き5"/>
    <w:basedOn w:val="5"/>
    <w:qFormat/>
    <w:locked/>
    <w:rsid w:val="00927689"/>
    <w:pPr>
      <w:numPr>
        <w:numId w:val="0"/>
      </w:numPr>
      <w:tabs>
        <w:tab w:val="num" w:pos="360"/>
        <w:tab w:val="num" w:pos="573"/>
      </w:tabs>
      <w:adjustRightInd w:val="0"/>
      <w:snapToGrid w:val="0"/>
      <w:spacing w:line="288" w:lineRule="auto"/>
      <w:ind w:left="573" w:hanging="363"/>
      <w:contextualSpacing w:val="0"/>
    </w:pPr>
    <w:rPr>
      <w:rFonts w:eastAsia="ＭＳ 明朝" w:cs="Times New Roman"/>
      <w:kern w:val="2"/>
      <w:szCs w:val="24"/>
    </w:rPr>
  </w:style>
  <w:style w:type="numbering" w:customStyle="1" w:styleId="10">
    <w:name w:val="スタイル1"/>
    <w:uiPriority w:val="99"/>
    <w:rsid w:val="00927689"/>
    <w:pPr>
      <w:numPr>
        <w:numId w:val="10"/>
      </w:numPr>
    </w:pPr>
  </w:style>
  <w:style w:type="character" w:styleId="af8">
    <w:name w:val="footnote reference"/>
    <w:basedOn w:val="a1"/>
    <w:uiPriority w:val="99"/>
    <w:semiHidden/>
    <w:unhideWhenUsed/>
    <w:rsid w:val="00927689"/>
    <w:rPr>
      <w:vertAlign w:val="superscript"/>
    </w:rPr>
  </w:style>
  <w:style w:type="paragraph" w:styleId="5">
    <w:name w:val="List Bullet 5"/>
    <w:basedOn w:val="a"/>
    <w:uiPriority w:val="99"/>
    <w:semiHidden/>
    <w:unhideWhenUsed/>
    <w:rsid w:val="00927689"/>
    <w:pPr>
      <w:numPr>
        <w:numId w:val="10"/>
      </w:numPr>
      <w:contextualSpacing/>
    </w:pPr>
  </w:style>
  <w:style w:type="paragraph" w:styleId="af9">
    <w:name w:val="caption"/>
    <w:basedOn w:val="a"/>
    <w:next w:val="a0"/>
    <w:link w:val="afa"/>
    <w:qFormat/>
    <w:rsid w:val="00FC7963"/>
    <w:pPr>
      <w:adjustRightInd w:val="0"/>
      <w:snapToGrid w:val="0"/>
      <w:jc w:val="center"/>
    </w:pPr>
    <w:rPr>
      <w:rFonts w:eastAsia="ＭＳ 明朝" w:cs="Times New Roman"/>
      <w:b/>
      <w:bCs/>
      <w:kern w:val="2"/>
      <w:lang w:val="x-none" w:eastAsia="x-none"/>
    </w:rPr>
  </w:style>
  <w:style w:type="character" w:customStyle="1" w:styleId="afa">
    <w:name w:val="図表番号 (文字)"/>
    <w:link w:val="af9"/>
    <w:rsid w:val="00FC7963"/>
    <w:rPr>
      <w:rFonts w:ascii="Century" w:eastAsia="ＭＳ 明朝" w:hAnsi="Century" w:cs="Times New Roman"/>
      <w:b/>
      <w:bCs/>
      <w:szCs w:val="21"/>
      <w:lang w:val="x-none" w:eastAsia="x-none"/>
    </w:rPr>
  </w:style>
  <w:style w:type="paragraph" w:customStyle="1" w:styleId="afb">
    <w:name w:val="出所"/>
    <w:basedOn w:val="a"/>
    <w:next w:val="a0"/>
    <w:link w:val="afc"/>
    <w:qFormat/>
    <w:rsid w:val="00FC7963"/>
    <w:pPr>
      <w:adjustRightInd w:val="0"/>
      <w:snapToGrid w:val="0"/>
      <w:spacing w:line="280" w:lineRule="exact"/>
      <w:ind w:left="540" w:hangingChars="300" w:hanging="540"/>
      <w:jc w:val="left"/>
    </w:pPr>
    <w:rPr>
      <w:rFonts w:eastAsia="ＭＳ 明朝" w:cs="Times New Roman"/>
      <w:kern w:val="2"/>
      <w:sz w:val="18"/>
      <w:szCs w:val="24"/>
      <w:lang w:val="x-none" w:eastAsia="x-none"/>
    </w:rPr>
  </w:style>
  <w:style w:type="character" w:customStyle="1" w:styleId="afc">
    <w:name w:val="出所 (文字) (文字)"/>
    <w:link w:val="afb"/>
    <w:rsid w:val="00FC7963"/>
    <w:rPr>
      <w:rFonts w:ascii="Century" w:eastAsia="ＭＳ 明朝" w:hAnsi="Century" w:cs="Times New Roman"/>
      <w:sz w:val="18"/>
      <w:szCs w:val="24"/>
      <w:lang w:val="x-none" w:eastAsia="x-none"/>
    </w:rPr>
  </w:style>
  <w:style w:type="table" w:customStyle="1" w:styleId="13">
    <w:name w:val="表 (格子)1"/>
    <w:basedOn w:val="a2"/>
    <w:next w:val="ab"/>
    <w:uiPriority w:val="59"/>
    <w:rsid w:val="00FC7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表 (格子)2"/>
    <w:basedOn w:val="a2"/>
    <w:next w:val="ab"/>
    <w:uiPriority w:val="59"/>
    <w:rsid w:val="00FC7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手引き_スタイル標準"/>
    <w:basedOn w:val="a4"/>
    <w:link w:val="afe"/>
    <w:qFormat/>
    <w:rsid w:val="00FC7963"/>
    <w:pPr>
      <w:tabs>
        <w:tab w:val="left" w:pos="8225"/>
      </w:tabs>
      <w:ind w:leftChars="0" w:left="0"/>
    </w:pPr>
    <w:rPr>
      <w:rFonts w:ascii="HG丸ｺﾞｼｯｸM-PRO" w:eastAsia="HG丸ｺﾞｼｯｸM-PRO" w:hAnsi="ＭＳ Ｐゴシック" w:cs="Times New Roman"/>
      <w:kern w:val="2"/>
      <w:sz w:val="22"/>
      <w:szCs w:val="22"/>
    </w:rPr>
  </w:style>
  <w:style w:type="character" w:customStyle="1" w:styleId="afe">
    <w:name w:val="手引き_スタイル標準 (文字)"/>
    <w:basedOn w:val="a1"/>
    <w:link w:val="afd"/>
    <w:rsid w:val="00FC7963"/>
    <w:rPr>
      <w:rFonts w:ascii="HG丸ｺﾞｼｯｸM-PRO" w:eastAsia="HG丸ｺﾞｼｯｸM-PRO" w:hAnsi="ＭＳ Ｐゴシック" w:cs="Times New Roman"/>
      <w:sz w:val="22"/>
    </w:rPr>
  </w:style>
  <w:style w:type="table" w:customStyle="1" w:styleId="32">
    <w:name w:val="表 (格子)3"/>
    <w:basedOn w:val="a2"/>
    <w:next w:val="ab"/>
    <w:uiPriority w:val="59"/>
    <w:rsid w:val="00FC7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未解決のメンション1"/>
    <w:basedOn w:val="a1"/>
    <w:uiPriority w:val="99"/>
    <w:semiHidden/>
    <w:unhideWhenUsed/>
    <w:rsid w:val="00104FF4"/>
    <w:rPr>
      <w:color w:val="605E5C"/>
      <w:shd w:val="clear" w:color="auto" w:fill="E1DFDD"/>
    </w:rPr>
  </w:style>
  <w:style w:type="paragraph" w:styleId="aff">
    <w:name w:val="Closing"/>
    <w:basedOn w:val="a"/>
    <w:link w:val="aff0"/>
    <w:uiPriority w:val="99"/>
    <w:unhideWhenUsed/>
    <w:rsid w:val="00CB3827"/>
    <w:pPr>
      <w:jc w:val="right"/>
    </w:pPr>
    <w:rPr>
      <w:rFonts w:asciiTheme="majorHAnsi" w:eastAsiaTheme="majorHAnsi" w:hAnsiTheme="majorHAnsi"/>
    </w:rPr>
  </w:style>
  <w:style w:type="character" w:customStyle="1" w:styleId="aff0">
    <w:name w:val="結語 (文字)"/>
    <w:basedOn w:val="a1"/>
    <w:link w:val="aff"/>
    <w:uiPriority w:val="99"/>
    <w:rsid w:val="00CB3827"/>
    <w:rPr>
      <w:rFonts w:asciiTheme="majorHAnsi" w:eastAsiaTheme="majorHAnsi" w:hAnsiTheme="majorHAnsi" w:cs="Century"/>
      <w:kern w:val="0"/>
      <w:szCs w:val="21"/>
    </w:rPr>
  </w:style>
  <w:style w:type="character" w:customStyle="1" w:styleId="23">
    <w:name w:val="未解決のメンション2"/>
    <w:basedOn w:val="a1"/>
    <w:uiPriority w:val="99"/>
    <w:semiHidden/>
    <w:unhideWhenUsed/>
    <w:rsid w:val="009E6C59"/>
    <w:rPr>
      <w:color w:val="605E5C"/>
      <w:shd w:val="clear" w:color="auto" w:fill="E1DFDD"/>
    </w:rPr>
  </w:style>
  <w:style w:type="character" w:styleId="aff1">
    <w:name w:val="Unresolved Mention"/>
    <w:basedOn w:val="a1"/>
    <w:uiPriority w:val="99"/>
    <w:semiHidden/>
    <w:unhideWhenUsed/>
    <w:rsid w:val="00390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0306">
      <w:bodyDiv w:val="1"/>
      <w:marLeft w:val="0"/>
      <w:marRight w:val="0"/>
      <w:marTop w:val="0"/>
      <w:marBottom w:val="0"/>
      <w:divBdr>
        <w:top w:val="none" w:sz="0" w:space="0" w:color="auto"/>
        <w:left w:val="none" w:sz="0" w:space="0" w:color="auto"/>
        <w:bottom w:val="none" w:sz="0" w:space="0" w:color="auto"/>
        <w:right w:val="none" w:sz="0" w:space="0" w:color="auto"/>
      </w:divBdr>
    </w:div>
    <w:div w:id="179664225">
      <w:bodyDiv w:val="1"/>
      <w:marLeft w:val="0"/>
      <w:marRight w:val="0"/>
      <w:marTop w:val="0"/>
      <w:marBottom w:val="0"/>
      <w:divBdr>
        <w:top w:val="none" w:sz="0" w:space="0" w:color="auto"/>
        <w:left w:val="none" w:sz="0" w:space="0" w:color="auto"/>
        <w:bottom w:val="none" w:sz="0" w:space="0" w:color="auto"/>
        <w:right w:val="none" w:sz="0" w:space="0" w:color="auto"/>
      </w:divBdr>
    </w:div>
    <w:div w:id="200754104">
      <w:bodyDiv w:val="1"/>
      <w:marLeft w:val="0"/>
      <w:marRight w:val="0"/>
      <w:marTop w:val="0"/>
      <w:marBottom w:val="0"/>
      <w:divBdr>
        <w:top w:val="none" w:sz="0" w:space="0" w:color="auto"/>
        <w:left w:val="none" w:sz="0" w:space="0" w:color="auto"/>
        <w:bottom w:val="none" w:sz="0" w:space="0" w:color="auto"/>
        <w:right w:val="none" w:sz="0" w:space="0" w:color="auto"/>
      </w:divBdr>
    </w:div>
    <w:div w:id="300379651">
      <w:bodyDiv w:val="1"/>
      <w:marLeft w:val="0"/>
      <w:marRight w:val="0"/>
      <w:marTop w:val="0"/>
      <w:marBottom w:val="0"/>
      <w:divBdr>
        <w:top w:val="none" w:sz="0" w:space="0" w:color="auto"/>
        <w:left w:val="none" w:sz="0" w:space="0" w:color="auto"/>
        <w:bottom w:val="none" w:sz="0" w:space="0" w:color="auto"/>
        <w:right w:val="none" w:sz="0" w:space="0" w:color="auto"/>
      </w:divBdr>
    </w:div>
    <w:div w:id="358896540">
      <w:bodyDiv w:val="1"/>
      <w:marLeft w:val="0"/>
      <w:marRight w:val="0"/>
      <w:marTop w:val="0"/>
      <w:marBottom w:val="0"/>
      <w:divBdr>
        <w:top w:val="none" w:sz="0" w:space="0" w:color="auto"/>
        <w:left w:val="none" w:sz="0" w:space="0" w:color="auto"/>
        <w:bottom w:val="none" w:sz="0" w:space="0" w:color="auto"/>
        <w:right w:val="none" w:sz="0" w:space="0" w:color="auto"/>
      </w:divBdr>
    </w:div>
    <w:div w:id="547885939">
      <w:bodyDiv w:val="1"/>
      <w:marLeft w:val="0"/>
      <w:marRight w:val="0"/>
      <w:marTop w:val="0"/>
      <w:marBottom w:val="0"/>
      <w:divBdr>
        <w:top w:val="none" w:sz="0" w:space="0" w:color="auto"/>
        <w:left w:val="none" w:sz="0" w:space="0" w:color="auto"/>
        <w:bottom w:val="none" w:sz="0" w:space="0" w:color="auto"/>
        <w:right w:val="none" w:sz="0" w:space="0" w:color="auto"/>
      </w:divBdr>
    </w:div>
    <w:div w:id="609048484">
      <w:bodyDiv w:val="1"/>
      <w:marLeft w:val="0"/>
      <w:marRight w:val="0"/>
      <w:marTop w:val="0"/>
      <w:marBottom w:val="0"/>
      <w:divBdr>
        <w:top w:val="none" w:sz="0" w:space="0" w:color="auto"/>
        <w:left w:val="none" w:sz="0" w:space="0" w:color="auto"/>
        <w:bottom w:val="none" w:sz="0" w:space="0" w:color="auto"/>
        <w:right w:val="none" w:sz="0" w:space="0" w:color="auto"/>
      </w:divBdr>
      <w:divsChild>
        <w:div w:id="1746487565">
          <w:marLeft w:val="677"/>
          <w:marRight w:val="0"/>
          <w:marTop w:val="67"/>
          <w:marBottom w:val="0"/>
          <w:divBdr>
            <w:top w:val="none" w:sz="0" w:space="0" w:color="auto"/>
            <w:left w:val="none" w:sz="0" w:space="0" w:color="auto"/>
            <w:bottom w:val="none" w:sz="0" w:space="0" w:color="auto"/>
            <w:right w:val="none" w:sz="0" w:space="0" w:color="auto"/>
          </w:divBdr>
        </w:div>
        <w:div w:id="496306564">
          <w:marLeft w:val="677"/>
          <w:marRight w:val="0"/>
          <w:marTop w:val="67"/>
          <w:marBottom w:val="0"/>
          <w:divBdr>
            <w:top w:val="none" w:sz="0" w:space="0" w:color="auto"/>
            <w:left w:val="none" w:sz="0" w:space="0" w:color="auto"/>
            <w:bottom w:val="none" w:sz="0" w:space="0" w:color="auto"/>
            <w:right w:val="none" w:sz="0" w:space="0" w:color="auto"/>
          </w:divBdr>
        </w:div>
        <w:div w:id="290866295">
          <w:marLeft w:val="677"/>
          <w:marRight w:val="0"/>
          <w:marTop w:val="67"/>
          <w:marBottom w:val="0"/>
          <w:divBdr>
            <w:top w:val="none" w:sz="0" w:space="0" w:color="auto"/>
            <w:left w:val="none" w:sz="0" w:space="0" w:color="auto"/>
            <w:bottom w:val="none" w:sz="0" w:space="0" w:color="auto"/>
            <w:right w:val="none" w:sz="0" w:space="0" w:color="auto"/>
          </w:divBdr>
        </w:div>
      </w:divsChild>
    </w:div>
    <w:div w:id="752627209">
      <w:bodyDiv w:val="1"/>
      <w:marLeft w:val="0"/>
      <w:marRight w:val="0"/>
      <w:marTop w:val="0"/>
      <w:marBottom w:val="0"/>
      <w:divBdr>
        <w:top w:val="none" w:sz="0" w:space="0" w:color="auto"/>
        <w:left w:val="none" w:sz="0" w:space="0" w:color="auto"/>
        <w:bottom w:val="none" w:sz="0" w:space="0" w:color="auto"/>
        <w:right w:val="none" w:sz="0" w:space="0" w:color="auto"/>
      </w:divBdr>
    </w:div>
    <w:div w:id="762917692">
      <w:bodyDiv w:val="1"/>
      <w:marLeft w:val="0"/>
      <w:marRight w:val="0"/>
      <w:marTop w:val="0"/>
      <w:marBottom w:val="0"/>
      <w:divBdr>
        <w:top w:val="none" w:sz="0" w:space="0" w:color="auto"/>
        <w:left w:val="none" w:sz="0" w:space="0" w:color="auto"/>
        <w:bottom w:val="none" w:sz="0" w:space="0" w:color="auto"/>
        <w:right w:val="none" w:sz="0" w:space="0" w:color="auto"/>
      </w:divBdr>
    </w:div>
    <w:div w:id="772438155">
      <w:bodyDiv w:val="1"/>
      <w:marLeft w:val="0"/>
      <w:marRight w:val="0"/>
      <w:marTop w:val="0"/>
      <w:marBottom w:val="0"/>
      <w:divBdr>
        <w:top w:val="none" w:sz="0" w:space="0" w:color="auto"/>
        <w:left w:val="none" w:sz="0" w:space="0" w:color="auto"/>
        <w:bottom w:val="none" w:sz="0" w:space="0" w:color="auto"/>
        <w:right w:val="none" w:sz="0" w:space="0" w:color="auto"/>
      </w:divBdr>
    </w:div>
    <w:div w:id="791561790">
      <w:bodyDiv w:val="1"/>
      <w:marLeft w:val="0"/>
      <w:marRight w:val="0"/>
      <w:marTop w:val="0"/>
      <w:marBottom w:val="0"/>
      <w:divBdr>
        <w:top w:val="none" w:sz="0" w:space="0" w:color="auto"/>
        <w:left w:val="none" w:sz="0" w:space="0" w:color="auto"/>
        <w:bottom w:val="none" w:sz="0" w:space="0" w:color="auto"/>
        <w:right w:val="none" w:sz="0" w:space="0" w:color="auto"/>
      </w:divBdr>
    </w:div>
    <w:div w:id="870610662">
      <w:bodyDiv w:val="1"/>
      <w:marLeft w:val="0"/>
      <w:marRight w:val="0"/>
      <w:marTop w:val="0"/>
      <w:marBottom w:val="0"/>
      <w:divBdr>
        <w:top w:val="none" w:sz="0" w:space="0" w:color="auto"/>
        <w:left w:val="none" w:sz="0" w:space="0" w:color="auto"/>
        <w:bottom w:val="none" w:sz="0" w:space="0" w:color="auto"/>
        <w:right w:val="none" w:sz="0" w:space="0" w:color="auto"/>
      </w:divBdr>
    </w:div>
    <w:div w:id="1020282601">
      <w:bodyDiv w:val="1"/>
      <w:marLeft w:val="0"/>
      <w:marRight w:val="0"/>
      <w:marTop w:val="0"/>
      <w:marBottom w:val="0"/>
      <w:divBdr>
        <w:top w:val="none" w:sz="0" w:space="0" w:color="auto"/>
        <w:left w:val="none" w:sz="0" w:space="0" w:color="auto"/>
        <w:bottom w:val="none" w:sz="0" w:space="0" w:color="auto"/>
        <w:right w:val="none" w:sz="0" w:space="0" w:color="auto"/>
      </w:divBdr>
    </w:div>
    <w:div w:id="1202018788">
      <w:bodyDiv w:val="1"/>
      <w:marLeft w:val="0"/>
      <w:marRight w:val="0"/>
      <w:marTop w:val="0"/>
      <w:marBottom w:val="0"/>
      <w:divBdr>
        <w:top w:val="none" w:sz="0" w:space="0" w:color="auto"/>
        <w:left w:val="none" w:sz="0" w:space="0" w:color="auto"/>
        <w:bottom w:val="none" w:sz="0" w:space="0" w:color="auto"/>
        <w:right w:val="none" w:sz="0" w:space="0" w:color="auto"/>
      </w:divBdr>
    </w:div>
    <w:div w:id="1261138098">
      <w:bodyDiv w:val="1"/>
      <w:marLeft w:val="0"/>
      <w:marRight w:val="0"/>
      <w:marTop w:val="0"/>
      <w:marBottom w:val="0"/>
      <w:divBdr>
        <w:top w:val="none" w:sz="0" w:space="0" w:color="auto"/>
        <w:left w:val="none" w:sz="0" w:space="0" w:color="auto"/>
        <w:bottom w:val="none" w:sz="0" w:space="0" w:color="auto"/>
        <w:right w:val="none" w:sz="0" w:space="0" w:color="auto"/>
      </w:divBdr>
      <w:divsChild>
        <w:div w:id="1332833613">
          <w:marLeft w:val="274"/>
          <w:marRight w:val="0"/>
          <w:marTop w:val="0"/>
          <w:marBottom w:val="0"/>
          <w:divBdr>
            <w:top w:val="none" w:sz="0" w:space="0" w:color="auto"/>
            <w:left w:val="none" w:sz="0" w:space="0" w:color="auto"/>
            <w:bottom w:val="none" w:sz="0" w:space="0" w:color="auto"/>
            <w:right w:val="none" w:sz="0" w:space="0" w:color="auto"/>
          </w:divBdr>
        </w:div>
      </w:divsChild>
    </w:div>
    <w:div w:id="1289237036">
      <w:bodyDiv w:val="1"/>
      <w:marLeft w:val="0"/>
      <w:marRight w:val="0"/>
      <w:marTop w:val="0"/>
      <w:marBottom w:val="0"/>
      <w:divBdr>
        <w:top w:val="none" w:sz="0" w:space="0" w:color="auto"/>
        <w:left w:val="none" w:sz="0" w:space="0" w:color="auto"/>
        <w:bottom w:val="none" w:sz="0" w:space="0" w:color="auto"/>
        <w:right w:val="none" w:sz="0" w:space="0" w:color="auto"/>
      </w:divBdr>
    </w:div>
    <w:div w:id="1390034516">
      <w:bodyDiv w:val="1"/>
      <w:marLeft w:val="0"/>
      <w:marRight w:val="0"/>
      <w:marTop w:val="0"/>
      <w:marBottom w:val="0"/>
      <w:divBdr>
        <w:top w:val="none" w:sz="0" w:space="0" w:color="auto"/>
        <w:left w:val="none" w:sz="0" w:space="0" w:color="auto"/>
        <w:bottom w:val="none" w:sz="0" w:space="0" w:color="auto"/>
        <w:right w:val="none" w:sz="0" w:space="0" w:color="auto"/>
      </w:divBdr>
    </w:div>
    <w:div w:id="1390228169">
      <w:bodyDiv w:val="1"/>
      <w:marLeft w:val="0"/>
      <w:marRight w:val="0"/>
      <w:marTop w:val="0"/>
      <w:marBottom w:val="0"/>
      <w:divBdr>
        <w:top w:val="none" w:sz="0" w:space="0" w:color="auto"/>
        <w:left w:val="none" w:sz="0" w:space="0" w:color="auto"/>
        <w:bottom w:val="none" w:sz="0" w:space="0" w:color="auto"/>
        <w:right w:val="none" w:sz="0" w:space="0" w:color="auto"/>
      </w:divBdr>
    </w:div>
    <w:div w:id="1422945408">
      <w:bodyDiv w:val="1"/>
      <w:marLeft w:val="0"/>
      <w:marRight w:val="0"/>
      <w:marTop w:val="0"/>
      <w:marBottom w:val="0"/>
      <w:divBdr>
        <w:top w:val="none" w:sz="0" w:space="0" w:color="auto"/>
        <w:left w:val="none" w:sz="0" w:space="0" w:color="auto"/>
        <w:bottom w:val="none" w:sz="0" w:space="0" w:color="auto"/>
        <w:right w:val="none" w:sz="0" w:space="0" w:color="auto"/>
      </w:divBdr>
    </w:div>
    <w:div w:id="1492407394">
      <w:bodyDiv w:val="1"/>
      <w:marLeft w:val="0"/>
      <w:marRight w:val="0"/>
      <w:marTop w:val="0"/>
      <w:marBottom w:val="0"/>
      <w:divBdr>
        <w:top w:val="none" w:sz="0" w:space="0" w:color="auto"/>
        <w:left w:val="none" w:sz="0" w:space="0" w:color="auto"/>
        <w:bottom w:val="none" w:sz="0" w:space="0" w:color="auto"/>
        <w:right w:val="none" w:sz="0" w:space="0" w:color="auto"/>
      </w:divBdr>
    </w:div>
    <w:div w:id="1508524448">
      <w:bodyDiv w:val="1"/>
      <w:marLeft w:val="0"/>
      <w:marRight w:val="0"/>
      <w:marTop w:val="0"/>
      <w:marBottom w:val="0"/>
      <w:divBdr>
        <w:top w:val="none" w:sz="0" w:space="0" w:color="auto"/>
        <w:left w:val="none" w:sz="0" w:space="0" w:color="auto"/>
        <w:bottom w:val="none" w:sz="0" w:space="0" w:color="auto"/>
        <w:right w:val="none" w:sz="0" w:space="0" w:color="auto"/>
      </w:divBdr>
    </w:div>
    <w:div w:id="1592620105">
      <w:bodyDiv w:val="1"/>
      <w:marLeft w:val="0"/>
      <w:marRight w:val="0"/>
      <w:marTop w:val="0"/>
      <w:marBottom w:val="0"/>
      <w:divBdr>
        <w:top w:val="none" w:sz="0" w:space="0" w:color="auto"/>
        <w:left w:val="none" w:sz="0" w:space="0" w:color="auto"/>
        <w:bottom w:val="none" w:sz="0" w:space="0" w:color="auto"/>
        <w:right w:val="none" w:sz="0" w:space="0" w:color="auto"/>
      </w:divBdr>
    </w:div>
    <w:div w:id="1745294506">
      <w:bodyDiv w:val="1"/>
      <w:marLeft w:val="0"/>
      <w:marRight w:val="0"/>
      <w:marTop w:val="0"/>
      <w:marBottom w:val="0"/>
      <w:divBdr>
        <w:top w:val="none" w:sz="0" w:space="0" w:color="auto"/>
        <w:left w:val="none" w:sz="0" w:space="0" w:color="auto"/>
        <w:bottom w:val="none" w:sz="0" w:space="0" w:color="auto"/>
        <w:right w:val="none" w:sz="0" w:space="0" w:color="auto"/>
      </w:divBdr>
    </w:div>
    <w:div w:id="1792551028">
      <w:bodyDiv w:val="1"/>
      <w:marLeft w:val="0"/>
      <w:marRight w:val="0"/>
      <w:marTop w:val="0"/>
      <w:marBottom w:val="0"/>
      <w:divBdr>
        <w:top w:val="none" w:sz="0" w:space="0" w:color="auto"/>
        <w:left w:val="none" w:sz="0" w:space="0" w:color="auto"/>
        <w:bottom w:val="none" w:sz="0" w:space="0" w:color="auto"/>
        <w:right w:val="none" w:sz="0" w:space="0" w:color="auto"/>
      </w:divBdr>
    </w:div>
    <w:div w:id="1805612323">
      <w:bodyDiv w:val="1"/>
      <w:marLeft w:val="0"/>
      <w:marRight w:val="0"/>
      <w:marTop w:val="0"/>
      <w:marBottom w:val="0"/>
      <w:divBdr>
        <w:top w:val="none" w:sz="0" w:space="0" w:color="auto"/>
        <w:left w:val="none" w:sz="0" w:space="0" w:color="auto"/>
        <w:bottom w:val="none" w:sz="0" w:space="0" w:color="auto"/>
        <w:right w:val="none" w:sz="0" w:space="0" w:color="auto"/>
      </w:divBdr>
    </w:div>
    <w:div w:id="1810318171">
      <w:bodyDiv w:val="1"/>
      <w:marLeft w:val="0"/>
      <w:marRight w:val="0"/>
      <w:marTop w:val="0"/>
      <w:marBottom w:val="0"/>
      <w:divBdr>
        <w:top w:val="none" w:sz="0" w:space="0" w:color="auto"/>
        <w:left w:val="none" w:sz="0" w:space="0" w:color="auto"/>
        <w:bottom w:val="none" w:sz="0" w:space="0" w:color="auto"/>
        <w:right w:val="none" w:sz="0" w:space="0" w:color="auto"/>
      </w:divBdr>
    </w:div>
    <w:div w:id="1887453463">
      <w:bodyDiv w:val="1"/>
      <w:marLeft w:val="0"/>
      <w:marRight w:val="0"/>
      <w:marTop w:val="0"/>
      <w:marBottom w:val="0"/>
      <w:divBdr>
        <w:top w:val="none" w:sz="0" w:space="0" w:color="auto"/>
        <w:left w:val="none" w:sz="0" w:space="0" w:color="auto"/>
        <w:bottom w:val="none" w:sz="0" w:space="0" w:color="auto"/>
        <w:right w:val="none" w:sz="0" w:space="0" w:color="auto"/>
      </w:divBdr>
    </w:div>
    <w:div w:id="1930698985">
      <w:bodyDiv w:val="1"/>
      <w:marLeft w:val="0"/>
      <w:marRight w:val="0"/>
      <w:marTop w:val="0"/>
      <w:marBottom w:val="0"/>
      <w:divBdr>
        <w:top w:val="none" w:sz="0" w:space="0" w:color="auto"/>
        <w:left w:val="none" w:sz="0" w:space="0" w:color="auto"/>
        <w:bottom w:val="none" w:sz="0" w:space="0" w:color="auto"/>
        <w:right w:val="none" w:sz="0" w:space="0" w:color="auto"/>
      </w:divBdr>
      <w:divsChild>
        <w:div w:id="187332625">
          <w:marLeft w:val="547"/>
          <w:marRight w:val="0"/>
          <w:marTop w:val="0"/>
          <w:marBottom w:val="0"/>
          <w:divBdr>
            <w:top w:val="none" w:sz="0" w:space="0" w:color="auto"/>
            <w:left w:val="none" w:sz="0" w:space="0" w:color="auto"/>
            <w:bottom w:val="none" w:sz="0" w:space="0" w:color="auto"/>
            <w:right w:val="none" w:sz="0" w:space="0" w:color="auto"/>
          </w:divBdr>
        </w:div>
        <w:div w:id="2125422785">
          <w:marLeft w:val="1138"/>
          <w:marRight w:val="0"/>
          <w:marTop w:val="0"/>
          <w:marBottom w:val="0"/>
          <w:divBdr>
            <w:top w:val="none" w:sz="0" w:space="0" w:color="auto"/>
            <w:left w:val="none" w:sz="0" w:space="0" w:color="auto"/>
            <w:bottom w:val="none" w:sz="0" w:space="0" w:color="auto"/>
            <w:right w:val="none" w:sz="0" w:space="0" w:color="auto"/>
          </w:divBdr>
        </w:div>
      </w:divsChild>
    </w:div>
    <w:div w:id="1979142061">
      <w:bodyDiv w:val="1"/>
      <w:marLeft w:val="0"/>
      <w:marRight w:val="0"/>
      <w:marTop w:val="0"/>
      <w:marBottom w:val="0"/>
      <w:divBdr>
        <w:top w:val="none" w:sz="0" w:space="0" w:color="auto"/>
        <w:left w:val="none" w:sz="0" w:space="0" w:color="auto"/>
        <w:bottom w:val="none" w:sz="0" w:space="0" w:color="auto"/>
        <w:right w:val="none" w:sz="0" w:space="0" w:color="auto"/>
      </w:divBdr>
    </w:div>
    <w:div w:id="1985741727">
      <w:bodyDiv w:val="1"/>
      <w:marLeft w:val="0"/>
      <w:marRight w:val="0"/>
      <w:marTop w:val="0"/>
      <w:marBottom w:val="0"/>
      <w:divBdr>
        <w:top w:val="none" w:sz="0" w:space="0" w:color="auto"/>
        <w:left w:val="none" w:sz="0" w:space="0" w:color="auto"/>
        <w:bottom w:val="none" w:sz="0" w:space="0" w:color="auto"/>
        <w:right w:val="none" w:sz="0" w:space="0" w:color="auto"/>
      </w:divBdr>
    </w:div>
    <w:div w:id="2035617416">
      <w:bodyDiv w:val="1"/>
      <w:marLeft w:val="0"/>
      <w:marRight w:val="0"/>
      <w:marTop w:val="0"/>
      <w:marBottom w:val="0"/>
      <w:divBdr>
        <w:top w:val="none" w:sz="0" w:space="0" w:color="auto"/>
        <w:left w:val="none" w:sz="0" w:space="0" w:color="auto"/>
        <w:bottom w:val="none" w:sz="0" w:space="0" w:color="auto"/>
        <w:right w:val="none" w:sz="0" w:space="0" w:color="auto"/>
      </w:divBdr>
    </w:div>
    <w:div w:id="214612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image" Target="media/image23.emf"/><Relationship Id="rId21" Type="http://schemas.openxmlformats.org/officeDocument/2006/relationships/image" Target="media/image7.emf"/><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jpeg"/><Relationship Id="rId29" Type="http://schemas.openxmlformats.org/officeDocument/2006/relationships/image" Target="media/image13.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8/08/relationships/commentsExtensible" Target="commentsExtensible.xml"/><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emf"/><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footer" Target="footer2.xml"/><Relationship Id="rId28" Type="http://schemas.openxmlformats.org/officeDocument/2006/relationships/image" Target="media/image12.emf"/><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4.emf"/><Relationship Id="rId35" Type="http://schemas.openxmlformats.org/officeDocument/2006/relationships/image" Target="media/image19.jpe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s>
</file>

<file path=word/_rels/footnotes.xml.rels><?xml version="1.0" encoding="UTF-8" standalone="yes"?>
<Relationships xmlns="http://schemas.openxmlformats.org/package/2006/relationships"><Relationship Id="rId2" Type="http://schemas.openxmlformats.org/officeDocument/2006/relationships/hyperlink" Target="https://www.meti.go.jp/meti_lib/report/2021FY/000138.pdf" TargetMode="External"/><Relationship Id="rId1" Type="http://schemas.openxmlformats.org/officeDocument/2006/relationships/hyperlink" Target="https://www.chusho.meti.go.jp/keiei/kyoka/"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1">
      <a:majorFont>
        <a:latin typeface="Meiryo UI"/>
        <a:ea typeface="Meiryo UI"/>
        <a:cs typeface=""/>
      </a:majorFont>
      <a:minorFont>
        <a:latin typeface="Meiryo UI"/>
        <a:ea typeface="Meiryo U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9156189-c85b-4d61-9956-43cafdc2a27f" xsi:nil="true"/>
    <lcf76f155ced4ddcb4097134ff3c332f xmlns="90194858-377b-47ae-9a55-43d71c0f91a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8F43F34A6875C2418EA52556876FE66C" ma:contentTypeVersion="12" ma:contentTypeDescription="新しいドキュメントを作成します。" ma:contentTypeScope="" ma:versionID="d541cc6e59f719105998ff378094eec4">
  <xsd:schema xmlns:xsd="http://www.w3.org/2001/XMLSchema" xmlns:xs="http://www.w3.org/2001/XMLSchema" xmlns:p="http://schemas.microsoft.com/office/2006/metadata/properties" xmlns:ns2="90194858-377b-47ae-9a55-43d71c0f91a2" xmlns:ns3="89156189-c85b-4d61-9956-43cafdc2a27f" targetNamespace="http://schemas.microsoft.com/office/2006/metadata/properties" ma:root="true" ma:fieldsID="1c15e9dbd7fcc9873eb746dbbc69a5e2" ns2:_="" ns3:_="">
    <xsd:import namespace="90194858-377b-47ae-9a55-43d71c0f91a2"/>
    <xsd:import namespace="89156189-c85b-4d61-9956-43cafdc2a27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4858-377b-47ae-9a55-43d71c0f91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079c317c-d538-4ed4-85e0-1d22358aeb3d"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156189-c85b-4d61-9956-43cafdc2a27f"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TaxCatchAll" ma:index="16" nillable="true" ma:displayName="Taxonomy Catch All Column" ma:hidden="true" ma:list="{89613383-05d2-48f1-81a7-595d456d5dbe}" ma:internalName="TaxCatchAll" ma:showField="CatchAllData" ma:web="89156189-c85b-4d61-9956-43cafdc2a2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BE4081-6C26-4143-90B3-798E8C9AA93C}">
  <ds:schemaRefs>
    <ds:schemaRef ds:uri="http://schemas.microsoft.com/sharepoint/v3/contenttype/forms"/>
  </ds:schemaRefs>
</ds:datastoreItem>
</file>

<file path=customXml/itemProps2.xml><?xml version="1.0" encoding="utf-8"?>
<ds:datastoreItem xmlns:ds="http://schemas.openxmlformats.org/officeDocument/2006/customXml" ds:itemID="{C95263C0-56D0-4948-9FD2-0A3009AF00A2}">
  <ds:schemaRefs>
    <ds:schemaRef ds:uri="http://schemas.openxmlformats.org/officeDocument/2006/bibliography"/>
  </ds:schemaRefs>
</ds:datastoreItem>
</file>

<file path=customXml/itemProps3.xml><?xml version="1.0" encoding="utf-8"?>
<ds:datastoreItem xmlns:ds="http://schemas.openxmlformats.org/officeDocument/2006/customXml" ds:itemID="{1DA620AC-3B3C-4978-BAED-F64B0BC35F82}">
  <ds:schemaRefs>
    <ds:schemaRef ds:uri="http://schemas.microsoft.com/office/2006/metadata/properties"/>
    <ds:schemaRef ds:uri="http://schemas.microsoft.com/office/infopath/2007/PartnerControls"/>
    <ds:schemaRef ds:uri="89156189-c85b-4d61-9956-43cafdc2a27f"/>
    <ds:schemaRef ds:uri="90194858-377b-47ae-9a55-43d71c0f91a2"/>
  </ds:schemaRefs>
</ds:datastoreItem>
</file>

<file path=customXml/itemProps4.xml><?xml version="1.0" encoding="utf-8"?>
<ds:datastoreItem xmlns:ds="http://schemas.openxmlformats.org/officeDocument/2006/customXml" ds:itemID="{1A84F329-B749-4BA4-9CC5-524857CEFC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4858-377b-47ae-9a55-43d71c0f91a2"/>
    <ds:schemaRef ds:uri="89156189-c85b-4d61-9956-43cafdc2a2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67</Pages>
  <Words>7961</Words>
  <Characters>45384</Characters>
  <Application>Microsoft Office Word</Application>
  <DocSecurity>0</DocSecurity>
  <Lines>378</Lines>
  <Paragraphs>106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岡本　俊一</dc:creator>
  <cp:keywords/>
  <dc:description/>
  <cp:lastModifiedBy>obayashi masaki</cp:lastModifiedBy>
  <cp:revision>61</cp:revision>
  <dcterms:created xsi:type="dcterms:W3CDTF">2023-03-22T04:01:00Z</dcterms:created>
  <dcterms:modified xsi:type="dcterms:W3CDTF">2023-03-24T04:21:00Z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0x0101008F43F34A6875C2418EA52556876FE66C</vt:lpwstr>
  </property>
  <property fmtid="{D5CDD505-2E9C-101B-9397-08002B2CF9AE}" pid="3" name="MSIP_Label_babb27ca-7868-470c-8d5b-74df37759162_Enabled">
    <vt:lpwstr>true</vt:lpwstr>
  </property>
  <property fmtid="{D5CDD505-2E9C-101B-9397-08002B2CF9AE}" pid="4" name="MSIP_Label_babb27ca-7868-470c-8d5b-74df37759162_SetDate">
    <vt:lpwstr>2023-03-17T08:41:33Z</vt:lpwstr>
  </property>
  <property fmtid="{D5CDD505-2E9C-101B-9397-08002B2CF9AE}" pid="5" name="MSIP_Label_babb27ca-7868-470c-8d5b-74df37759162_Method">
    <vt:lpwstr>Privileged</vt:lpwstr>
  </property>
  <property fmtid="{D5CDD505-2E9C-101B-9397-08002B2CF9AE}" pid="6" name="MSIP_Label_babb27ca-7868-470c-8d5b-74df37759162_Name">
    <vt:lpwstr>babb27ca-7868-470c-8d5b-74df37759162</vt:lpwstr>
  </property>
  <property fmtid="{D5CDD505-2E9C-101B-9397-08002B2CF9AE}" pid="7" name="MSIP_Label_babb27ca-7868-470c-8d5b-74df37759162_SiteId">
    <vt:lpwstr>bdda4ca5-4ffd-4f47-9e0d-ce56ad194b37</vt:lpwstr>
  </property>
  <property fmtid="{D5CDD505-2E9C-101B-9397-08002B2CF9AE}" pid="8" name="MSIP_Label_babb27ca-7868-470c-8d5b-74df37759162_ActionId">
    <vt:lpwstr>0c915e80-559e-4b17-bc67-df7ea953380b</vt:lpwstr>
  </property>
  <property fmtid="{D5CDD505-2E9C-101B-9397-08002B2CF9AE}" pid="9" name="MSIP_Label_babb27ca-7868-470c-8d5b-74df37759162_ContentBits">
    <vt:lpwstr>0</vt:lpwstr>
  </property>
</Properties>
</file>